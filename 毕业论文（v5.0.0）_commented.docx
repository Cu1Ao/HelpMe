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黑体"/>
        </w:rPr>
      </w:pPr>
      <w:r w:rsidRPr="00A45500">
        <w:rPr>
          <w:rFonts w:eastAsia="黑体"/>
        </w:rPr>
        <w:t>分类号：</w:t>
      </w:r>
      <w:r w:rsidRPr="00A45500">
        <w:rPr>
          <w:rFonts w:eastAsia="黑体"/>
        </w:rPr>
        <w:t xml:space="preserve">                                      </w:t>
      </w:r>
      <w:r w:rsidRPr="00A45500">
        <w:rPr>
          <w:rFonts w:eastAsia="黑体"/>
        </w:rPr>
        <w:t>密级：</w:t>
      </w:r>
      <w:r w:rsidRPr="00A45500">
        <w:rPr>
          <w:rFonts w:eastAsia="黑体"/>
        </w:rPr>
        <w:t xml:space="preserve"> </w:t>
      </w:r>
    </w:p>
    <w:p w14:paraId="31362CDB" w14:textId="77777777" w:rsidR="00C010DA" w:rsidRPr="00A45500" w:rsidRDefault="00C010DA" w:rsidP="00C010DA">
      <w:pPr>
        <w:ind w:firstLine="880"/>
        <w:rPr>
          <w:rFonts w:eastAsia="黑体"/>
          <w:sz w:val="28"/>
        </w:rPr>
      </w:pPr>
      <w:r w:rsidRPr="00A45500">
        <w:rPr>
          <w:rFonts w:eastAsia="黑体"/>
          <w:spacing w:val="100"/>
        </w:rPr>
        <w:t>UDC</w:t>
      </w:r>
      <w:r w:rsidRPr="00A45500">
        <w:rPr>
          <w:rFonts w:eastAsia="黑体"/>
          <w:spacing w:val="100"/>
        </w:rPr>
        <w:t>：</w:t>
      </w:r>
      <w:r w:rsidRPr="00A45500">
        <w:rPr>
          <w:rFonts w:eastAsia="黑体"/>
        </w:rPr>
        <w:t xml:space="preserve">                                     </w:t>
      </w:r>
      <w:r w:rsidRPr="00A45500">
        <w:rPr>
          <w:rFonts w:eastAsia="黑体"/>
        </w:rPr>
        <w:t>学号：</w:t>
      </w:r>
      <w:r w:rsidRPr="00A45500">
        <w:rPr>
          <w:rFonts w:eastAsia="黑体"/>
          <w:sz w:val="28"/>
        </w:rPr>
        <w:t xml:space="preserve"> </w:t>
      </w:r>
    </w:p>
    <w:p w14:paraId="0663A959" w14:textId="77777777" w:rsidR="00C010DA" w:rsidRPr="00A45500" w:rsidRDefault="00C010DA" w:rsidP="00C010DA">
      <w:pPr>
        <w:spacing w:line="480" w:lineRule="auto"/>
        <w:ind w:firstLine="720"/>
        <w:jc w:val="center"/>
        <w:rPr>
          <w:rFonts w:eastAsia="黑体"/>
          <w:sz w:val="36"/>
        </w:rPr>
      </w:pPr>
    </w:p>
    <w:p w14:paraId="3864825D" w14:textId="77777777" w:rsidR="00C010DA" w:rsidRPr="00A45500" w:rsidRDefault="00C010DA" w:rsidP="00C010DA">
      <w:pPr>
        <w:spacing w:line="800" w:lineRule="exact"/>
        <w:ind w:firstLine="640"/>
        <w:jc w:val="center"/>
        <w:rPr>
          <w:rFonts w:eastAsia="黑体"/>
          <w:sz w:val="32"/>
        </w:rPr>
      </w:pPr>
      <w:r w:rsidRPr="00A45500">
        <w:rPr>
          <w:rFonts w:eastAsia="黑体"/>
          <w:sz w:val="32"/>
        </w:rPr>
        <w:t>南</w:t>
      </w:r>
      <w:r w:rsidRPr="00A45500">
        <w:rPr>
          <w:rFonts w:eastAsia="黑体"/>
          <w:sz w:val="32"/>
        </w:rPr>
        <w:t xml:space="preserve"> </w:t>
      </w:r>
      <w:r w:rsidRPr="00A45500">
        <w:rPr>
          <w:rFonts w:eastAsia="黑体"/>
          <w:sz w:val="32"/>
        </w:rPr>
        <w:t>昌</w:t>
      </w:r>
      <w:r w:rsidRPr="00A45500">
        <w:rPr>
          <w:rFonts w:eastAsia="黑体"/>
          <w:sz w:val="32"/>
        </w:rPr>
        <w:t xml:space="preserve"> </w:t>
      </w:r>
      <w:r w:rsidRPr="00A45500">
        <w:rPr>
          <w:rFonts w:eastAsia="黑体"/>
          <w:sz w:val="32"/>
        </w:rPr>
        <w:t>大</w:t>
      </w:r>
      <w:r w:rsidRPr="00A45500">
        <w:rPr>
          <w:rFonts w:eastAsia="黑体"/>
          <w:sz w:val="32"/>
        </w:rPr>
        <w:t xml:space="preserve"> </w:t>
      </w:r>
      <w:r w:rsidRPr="00A45500">
        <w:rPr>
          <w:rFonts w:eastAsia="黑体"/>
          <w:sz w:val="32"/>
        </w:rPr>
        <w:t>学</w:t>
      </w:r>
      <w:r w:rsidRPr="00A45500">
        <w:rPr>
          <w:rFonts w:eastAsia="黑体"/>
          <w:sz w:val="32"/>
        </w:rPr>
        <w:t xml:space="preserve"> </w:t>
      </w:r>
      <w:r w:rsidRPr="00A45500">
        <w:rPr>
          <w:rFonts w:eastAsia="黑体"/>
          <w:sz w:val="32"/>
        </w:rPr>
        <w:t>硕</w:t>
      </w:r>
      <w:r w:rsidRPr="00A45500">
        <w:rPr>
          <w:rFonts w:eastAsia="黑体" w:hint="eastAsia"/>
          <w:sz w:val="32"/>
        </w:rPr>
        <w:t xml:space="preserve"> </w:t>
      </w:r>
      <w:r w:rsidRPr="00A45500">
        <w:rPr>
          <w:rFonts w:eastAsia="黑体"/>
          <w:sz w:val="32"/>
        </w:rPr>
        <w:t>士</w:t>
      </w:r>
      <w:r w:rsidRPr="00A45500">
        <w:rPr>
          <w:rFonts w:eastAsia="黑体"/>
          <w:sz w:val="32"/>
        </w:rPr>
        <w:t xml:space="preserve"> </w:t>
      </w:r>
      <w:proofErr w:type="gramStart"/>
      <w:r w:rsidRPr="00A45500">
        <w:rPr>
          <w:rFonts w:eastAsia="黑体"/>
          <w:sz w:val="32"/>
        </w:rPr>
        <w:t>研</w:t>
      </w:r>
      <w:proofErr w:type="gramEnd"/>
      <w:r w:rsidRPr="00A45500">
        <w:rPr>
          <w:rFonts w:eastAsia="黑体"/>
          <w:sz w:val="32"/>
        </w:rPr>
        <w:t xml:space="preserve"> </w:t>
      </w:r>
      <w:r w:rsidRPr="00A45500">
        <w:rPr>
          <w:rFonts w:eastAsia="黑体"/>
          <w:sz w:val="32"/>
        </w:rPr>
        <w:t>究</w:t>
      </w:r>
      <w:r w:rsidRPr="00A45500">
        <w:rPr>
          <w:rFonts w:eastAsia="黑体"/>
          <w:sz w:val="32"/>
        </w:rPr>
        <w:t xml:space="preserve"> </w:t>
      </w:r>
      <w:r w:rsidRPr="00A45500">
        <w:rPr>
          <w:rFonts w:eastAsia="黑体"/>
          <w:sz w:val="32"/>
        </w:rPr>
        <w:t>生</w:t>
      </w:r>
      <w:r w:rsidRPr="00A45500">
        <w:rPr>
          <w:rFonts w:eastAsia="黑体"/>
          <w:sz w:val="32"/>
        </w:rPr>
        <w:t xml:space="preserve"> </w:t>
      </w:r>
    </w:p>
    <w:p w14:paraId="02EA0B1F" w14:textId="77777777" w:rsidR="00C010DA" w:rsidRPr="00A45500" w:rsidRDefault="00C010DA" w:rsidP="00C010DA">
      <w:pPr>
        <w:spacing w:line="800" w:lineRule="exact"/>
        <w:ind w:firstLine="960"/>
        <w:jc w:val="center"/>
        <w:rPr>
          <w:rFonts w:eastAsia="黑体"/>
          <w:sz w:val="48"/>
        </w:rPr>
      </w:pPr>
      <w:r w:rsidRPr="00A45500">
        <w:rPr>
          <w:rFonts w:eastAsia="黑体"/>
          <w:sz w:val="48"/>
        </w:rPr>
        <w:t>学</w:t>
      </w:r>
      <w:r w:rsidRPr="00A45500">
        <w:rPr>
          <w:rFonts w:eastAsia="黑体"/>
          <w:sz w:val="48"/>
        </w:rPr>
        <w:t xml:space="preserve"> </w:t>
      </w:r>
      <w:r w:rsidRPr="00A45500">
        <w:rPr>
          <w:rFonts w:eastAsia="黑体"/>
          <w:sz w:val="48"/>
        </w:rPr>
        <w:t>位</w:t>
      </w:r>
      <w:r w:rsidRPr="00A45500">
        <w:rPr>
          <w:rFonts w:eastAsia="黑体"/>
          <w:sz w:val="48"/>
        </w:rPr>
        <w:t xml:space="preserve"> </w:t>
      </w:r>
      <w:r w:rsidRPr="00A45500">
        <w:rPr>
          <w:rFonts w:eastAsia="黑体"/>
          <w:sz w:val="48"/>
        </w:rPr>
        <w:t>论</w:t>
      </w:r>
      <w:r w:rsidRPr="00A45500">
        <w:rPr>
          <w:rFonts w:eastAsia="黑体"/>
          <w:sz w:val="48"/>
        </w:rPr>
        <w:t xml:space="preserve"> </w:t>
      </w:r>
      <w:r w:rsidRPr="00A45500">
        <w:rPr>
          <w:rFonts w:eastAsia="黑体"/>
          <w:sz w:val="48"/>
        </w:rPr>
        <w:t>文</w:t>
      </w:r>
    </w:p>
    <w:p w14:paraId="67B955DD" w14:textId="77777777" w:rsidR="00C010DA" w:rsidRPr="00A45500" w:rsidRDefault="00C010DA" w:rsidP="00C010DA">
      <w:pPr>
        <w:spacing w:line="480" w:lineRule="auto"/>
        <w:ind w:firstLine="723"/>
        <w:jc w:val="center"/>
        <w:rPr>
          <w:rFonts w:eastAsia="黑体"/>
          <w:b/>
          <w:bCs/>
          <w:sz w:val="36"/>
        </w:rPr>
      </w:pPr>
    </w:p>
    <w:p w14:paraId="4C1FE291" w14:textId="77777777" w:rsidR="00C010DA" w:rsidRPr="00A45500" w:rsidRDefault="00C010DA" w:rsidP="00C010DA">
      <w:pPr>
        <w:spacing w:line="440" w:lineRule="exact"/>
        <w:ind w:firstLine="723"/>
        <w:jc w:val="center"/>
        <w:rPr>
          <w:rFonts w:eastAsia="黑体"/>
          <w:b/>
          <w:bCs/>
          <w:sz w:val="36"/>
        </w:rPr>
      </w:pPr>
      <w:r w:rsidRPr="00A45500">
        <w:rPr>
          <w:rFonts w:eastAsia="黑体" w:hint="eastAsia"/>
          <w:b/>
          <w:bCs/>
          <w:sz w:val="36"/>
        </w:rPr>
        <w:t>基于</w:t>
      </w:r>
      <w:r w:rsidRPr="00A45500">
        <w:rPr>
          <w:rFonts w:eastAsia="黑体" w:hint="eastAsia"/>
          <w:b/>
          <w:bCs/>
          <w:sz w:val="36"/>
        </w:rPr>
        <w:t>RISC-V</w:t>
      </w:r>
      <w:r w:rsidRPr="00A45500">
        <w:rPr>
          <w:rFonts w:eastAsia="黑体"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ins w:id="0" w:author="Xu Zichen" w:date="2022-04-04T21:14:00Z">
        <w:r w:rsidR="006B15DA">
          <w:rPr>
            <w:rFonts w:hint="eastAsia"/>
            <w:sz w:val="28"/>
          </w:rPr>
          <w:t xml:space="preserve"> </w:t>
        </w:r>
        <w:r w:rsidR="006B15DA">
          <w:rPr>
            <w:sz w:val="28"/>
          </w:rPr>
          <w:t xml:space="preserve">  </w:t>
        </w:r>
      </w:ins>
      <w:proofErr w:type="gramStart"/>
      <w:r w:rsidRPr="00A45500">
        <w:rPr>
          <w:rFonts w:hint="eastAsia"/>
          <w:sz w:val="28"/>
        </w:rPr>
        <w:t>傲</w:t>
      </w:r>
      <w:proofErr w:type="gramEnd"/>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宋体"/>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仿宋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仿宋_GB2312"/>
          <w:sz w:val="32"/>
        </w:rPr>
      </w:pPr>
      <w:r w:rsidRPr="00A45500">
        <w:rPr>
          <w:rFonts w:eastAsia="仿宋_GB2312"/>
          <w:sz w:val="32"/>
        </w:rPr>
        <w:lastRenderedPageBreak/>
        <w:t>书脊</w:t>
      </w:r>
      <w:r w:rsidRPr="00A45500">
        <w:rPr>
          <w:rFonts w:eastAsia="仿宋_GB2312" w:hint="eastAsia"/>
          <w:sz w:val="32"/>
        </w:rPr>
        <w:t>(</w:t>
      </w:r>
      <w:r w:rsidRPr="00A45500">
        <w:rPr>
          <w:rFonts w:eastAsia="仿宋_GB2312" w:hint="eastAsia"/>
          <w:sz w:val="32"/>
        </w:rPr>
        <w:t>提交论文电子版时，此页请删除</w:t>
      </w:r>
      <w:r w:rsidRPr="00A45500">
        <w:rPr>
          <w:rFonts w:eastAsia="仿宋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仿宋_GB2312"/>
                <w:b/>
                <w:bCs/>
                <w:sz w:val="28"/>
                <w:szCs w:val="28"/>
              </w:rPr>
            </w:pPr>
          </w:p>
          <w:p w14:paraId="6B8B95AA" w14:textId="4A07DB91"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sz w:val="28"/>
                <w:szCs w:val="28"/>
              </w:rPr>
              <w:t>中</w:t>
            </w:r>
            <w:r w:rsidR="00053F19" w:rsidRPr="00053F19">
              <w:rPr>
                <w:rFonts w:eastAsia="仿宋_GB2312" w:hint="eastAsia"/>
                <w:b/>
                <w:bCs/>
                <w:sz w:val="28"/>
                <w:szCs w:val="28"/>
              </w:rPr>
              <w:t>基于</w:t>
            </w:r>
            <w:r w:rsidR="00053F19" w:rsidRPr="00053F19">
              <w:rPr>
                <w:rFonts w:eastAsia="仿宋_GB2312" w:hint="eastAsia"/>
                <w:b/>
                <w:bCs/>
                <w:sz w:val="28"/>
                <w:szCs w:val="28"/>
              </w:rPr>
              <w:t>R</w:t>
            </w:r>
            <w:r w:rsidR="00B7326D">
              <w:rPr>
                <w:rFonts w:eastAsia="仿宋_GB2312"/>
                <w:b/>
                <w:bCs/>
                <w:sz w:val="28"/>
                <w:szCs w:val="28"/>
              </w:rPr>
              <w:t xml:space="preserve"> </w:t>
            </w:r>
            <w:r w:rsidR="00053F19" w:rsidRPr="00053F19">
              <w:rPr>
                <w:rFonts w:eastAsia="仿宋_GB2312" w:hint="eastAsia"/>
                <w:b/>
                <w:bCs/>
                <w:sz w:val="28"/>
                <w:szCs w:val="28"/>
              </w:rPr>
              <w:t>I</w:t>
            </w:r>
            <w:r w:rsidR="00B7326D">
              <w:rPr>
                <w:rFonts w:eastAsia="仿宋_GB2312"/>
                <w:b/>
                <w:bCs/>
                <w:sz w:val="28"/>
                <w:szCs w:val="28"/>
              </w:rPr>
              <w:t xml:space="preserve"> </w:t>
            </w:r>
            <w:r w:rsidR="00053F19" w:rsidRPr="00053F19">
              <w:rPr>
                <w:rFonts w:eastAsia="仿宋_GB2312" w:hint="eastAsia"/>
                <w:b/>
                <w:bCs/>
                <w:sz w:val="28"/>
                <w:szCs w:val="28"/>
              </w:rPr>
              <w:t>SC</w:t>
            </w:r>
            <w:r w:rsidR="00B7326D">
              <w:rPr>
                <w:rFonts w:eastAsia="仿宋_GB2312"/>
                <w:b/>
                <w:bCs/>
                <w:sz w:val="28"/>
                <w:szCs w:val="28"/>
              </w:rPr>
              <w:t xml:space="preserve"> </w:t>
            </w:r>
            <w:r w:rsidR="00053F19" w:rsidRPr="00053F19">
              <w:rPr>
                <w:rFonts w:eastAsia="仿宋_GB2312" w:hint="eastAsia"/>
                <w:b/>
                <w:bCs/>
                <w:sz w:val="28"/>
                <w:szCs w:val="28"/>
              </w:rPr>
              <w:t>-</w:t>
            </w:r>
            <w:r w:rsidR="00B7326D">
              <w:rPr>
                <w:rFonts w:eastAsia="仿宋_GB2312"/>
                <w:b/>
                <w:bCs/>
                <w:sz w:val="28"/>
                <w:szCs w:val="28"/>
              </w:rPr>
              <w:t xml:space="preserve"> </w:t>
            </w:r>
            <w:r w:rsidR="00053F19" w:rsidRPr="00053F19">
              <w:rPr>
                <w:rFonts w:eastAsia="仿宋_GB2312" w:hint="eastAsia"/>
                <w:b/>
                <w:bCs/>
                <w:sz w:val="28"/>
                <w:szCs w:val="28"/>
              </w:rPr>
              <w:t>V</w:t>
            </w:r>
            <w:r w:rsidR="00053F19" w:rsidRPr="00053F19">
              <w:rPr>
                <w:rFonts w:eastAsia="仿宋_GB2312" w:hint="eastAsia"/>
                <w:b/>
                <w:bCs/>
                <w:sz w:val="28"/>
                <w:szCs w:val="28"/>
              </w:rPr>
              <w:t>架构的容器化可重现方法研究</w:t>
            </w:r>
          </w:p>
          <w:p w14:paraId="64F9812F" w14:textId="77777777" w:rsidR="00C010DA" w:rsidRPr="00A45500" w:rsidRDefault="00C010DA" w:rsidP="00127F00">
            <w:pPr>
              <w:spacing w:line="320" w:lineRule="exact"/>
              <w:ind w:firstLine="643"/>
              <w:jc w:val="center"/>
              <w:rPr>
                <w:rFonts w:eastAsia="仿宋_GB2312"/>
                <w:b/>
                <w:sz w:val="32"/>
                <w:szCs w:val="32"/>
              </w:rPr>
            </w:pPr>
          </w:p>
          <w:p w14:paraId="52DDCD9A" w14:textId="4F187422" w:rsidR="00C010DA" w:rsidRPr="00A45500" w:rsidRDefault="00D25F9D" w:rsidP="00265234">
            <w:pPr>
              <w:spacing w:line="320" w:lineRule="exact"/>
              <w:ind w:firstLineChars="0" w:firstLine="0"/>
              <w:rPr>
                <w:rFonts w:eastAsia="仿宋_GB2312" w:hint="eastAsia"/>
                <w:b/>
                <w:sz w:val="32"/>
                <w:szCs w:val="32"/>
              </w:rPr>
            </w:pPr>
            <w:proofErr w:type="gramStart"/>
            <w:r>
              <w:rPr>
                <w:rFonts w:eastAsia="仿宋_GB2312" w:hint="eastAsia"/>
                <w:b/>
                <w:sz w:val="32"/>
                <w:szCs w:val="32"/>
              </w:rPr>
              <w:t>崔</w:t>
            </w:r>
            <w:proofErr w:type="gramEnd"/>
            <w:r>
              <w:rPr>
                <w:rFonts w:eastAsia="仿宋_GB2312" w:hint="eastAsia"/>
                <w:b/>
                <w:sz w:val="32"/>
                <w:szCs w:val="32"/>
              </w:rPr>
              <w:t>傲</w:t>
            </w:r>
          </w:p>
          <w:p w14:paraId="22256B82" w14:textId="77777777" w:rsidR="00C010DA" w:rsidRPr="00A45500" w:rsidRDefault="00C010DA" w:rsidP="00127F00">
            <w:pPr>
              <w:spacing w:line="320" w:lineRule="exact"/>
              <w:ind w:firstLine="562"/>
              <w:jc w:val="center"/>
              <w:rPr>
                <w:rFonts w:eastAsia="仿宋_GB2312"/>
                <w:b/>
                <w:bCs/>
                <w:sz w:val="28"/>
                <w:szCs w:val="28"/>
              </w:rPr>
            </w:pPr>
          </w:p>
          <w:p w14:paraId="025FB4CE" w14:textId="422176A9" w:rsidR="00C010DA" w:rsidRPr="00A45500" w:rsidRDefault="00C010DA" w:rsidP="00D25F9D">
            <w:pPr>
              <w:spacing w:line="320" w:lineRule="exact"/>
              <w:ind w:firstLineChars="0" w:firstLine="0"/>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0063058C">
              <w:rPr>
                <w:rFonts w:eastAsia="仿宋_GB2312" w:hint="eastAsia"/>
                <w:b/>
                <w:bCs/>
                <w:sz w:val="28"/>
                <w:szCs w:val="28"/>
              </w:rPr>
              <w:t>南</w:t>
            </w:r>
            <w:r w:rsidRPr="00A45500">
              <w:rPr>
                <w:rFonts w:eastAsia="仿宋_GB2312"/>
                <w:b/>
                <w:bCs/>
                <w:sz w:val="28"/>
                <w:szCs w:val="28"/>
              </w:rPr>
              <w:t>昌大学</w:t>
            </w:r>
          </w:p>
          <w:p w14:paraId="2CA8024D" w14:textId="77777777" w:rsidR="00C010DA" w:rsidRPr="00A45500" w:rsidRDefault="00C010DA" w:rsidP="00127F00">
            <w:pPr>
              <w:spacing w:line="320" w:lineRule="exact"/>
              <w:ind w:firstLine="562"/>
              <w:rPr>
                <w:rFonts w:eastAsia="仿宋_GB2312"/>
                <w:b/>
                <w:bCs/>
                <w:sz w:val="28"/>
                <w:szCs w:val="28"/>
              </w:rPr>
            </w:pPr>
          </w:p>
          <w:p w14:paraId="446D180B" w14:textId="77777777" w:rsidR="00C010DA" w:rsidRPr="00A45500" w:rsidRDefault="00C010DA" w:rsidP="00127F00">
            <w:pPr>
              <w:spacing w:line="320" w:lineRule="exact"/>
              <w:ind w:firstLine="562"/>
              <w:rPr>
                <w:rFonts w:eastAsia="仿宋_GB2312"/>
                <w:b/>
                <w:bCs/>
                <w:sz w:val="28"/>
                <w:szCs w:val="28"/>
              </w:rPr>
            </w:pPr>
          </w:p>
          <w:p w14:paraId="28404732" w14:textId="77777777" w:rsidR="00C010DA" w:rsidRPr="00A45500" w:rsidRDefault="00C010DA" w:rsidP="00127F00">
            <w:pPr>
              <w:spacing w:line="320" w:lineRule="exact"/>
              <w:ind w:firstLine="562"/>
              <w:rPr>
                <w:rFonts w:eastAsia="仿宋_GB2312"/>
                <w:b/>
                <w:bCs/>
                <w:sz w:val="28"/>
                <w:szCs w:val="28"/>
              </w:rPr>
            </w:pPr>
          </w:p>
        </w:tc>
      </w:tr>
    </w:tbl>
    <w:p w14:paraId="7E862D7B" w14:textId="23D1B610" w:rsidR="00C010DA" w:rsidRPr="00A45500" w:rsidRDefault="00C010DA" w:rsidP="00C010DA">
      <w:pPr>
        <w:spacing w:line="300" w:lineRule="auto"/>
        <w:ind w:firstLine="562"/>
        <w:jc w:val="center"/>
        <w:rPr>
          <w:rFonts w:eastAsia="仿宋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仿宋_GB2312" w:eastAsia="仿宋_GB2312"/>
          <w:b/>
          <w:bCs/>
          <w:sz w:val="36"/>
        </w:rPr>
      </w:pPr>
      <w:r w:rsidRPr="00A45500">
        <w:rPr>
          <w:rFonts w:ascii="仿宋_GB2312" w:eastAsia="仿宋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宋体" w:hAnsi="宋体" w:hint="eastAsia"/>
          <w:u w:val="single"/>
        </w:rPr>
        <w:t>南昌大学</w:t>
      </w:r>
      <w:r w:rsidRPr="00A45500">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宋体" w:hAnsi="宋体"/>
        </w:rPr>
      </w:pPr>
    </w:p>
    <w:p w14:paraId="4F8B8592" w14:textId="77777777" w:rsidR="00C010DA" w:rsidRPr="00A45500" w:rsidRDefault="00C010DA" w:rsidP="00C010DA">
      <w:pPr>
        <w:snapToGrid w:val="0"/>
        <w:ind w:firstLineChars="0" w:firstLine="0"/>
        <w:rPr>
          <w:rFonts w:ascii="宋体" w:hAnsi="宋体"/>
        </w:rPr>
      </w:pPr>
      <w:r w:rsidRPr="00A45500">
        <w:rPr>
          <w:rFonts w:ascii="宋体" w:hAnsi="宋体" w:hint="eastAsia"/>
        </w:rPr>
        <w:t>学位论文作者签名（手写）：               签字日期：      年   月   日</w:t>
      </w:r>
    </w:p>
    <w:p w14:paraId="368FFF4B" w14:textId="77777777" w:rsidR="00C010DA" w:rsidRPr="00A45500" w:rsidRDefault="00C010DA" w:rsidP="00C010DA">
      <w:pPr>
        <w:snapToGrid w:val="0"/>
        <w:ind w:firstLineChars="0" w:firstLine="0"/>
        <w:rPr>
          <w:rFonts w:ascii="仿宋_GB2312" w:eastAsia="仿宋_GB2312"/>
          <w:u w:val="single"/>
        </w:rPr>
      </w:pPr>
    </w:p>
    <w:p w14:paraId="4D419E23" w14:textId="77777777" w:rsidR="00C010DA" w:rsidRPr="00A45500" w:rsidRDefault="00C010DA" w:rsidP="00C010DA">
      <w:pPr>
        <w:snapToGrid w:val="0"/>
        <w:spacing w:afterLines="50" w:after="156"/>
        <w:ind w:firstLineChars="0" w:firstLine="0"/>
        <w:jc w:val="center"/>
        <w:rPr>
          <w:rFonts w:ascii="仿宋_GB2312" w:eastAsia="仿宋_GB2312"/>
          <w:sz w:val="28"/>
          <w:szCs w:val="28"/>
        </w:rPr>
      </w:pPr>
      <w:r w:rsidRPr="00A45500">
        <w:rPr>
          <w:rFonts w:ascii="仿宋_GB2312" w:eastAsia="仿宋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宋体" w:hAnsi="宋体"/>
        </w:rPr>
      </w:pPr>
    </w:p>
    <w:p w14:paraId="5A424806"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签字日期：     年    月    日          签字日期：     年    月    日</w:t>
      </w:r>
    </w:p>
    <w:p w14:paraId="3BD1E745" w14:textId="77777777" w:rsidR="00C010DA" w:rsidRPr="00A45500"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宋体" w:hAnsi="宋体"/>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宋体" w:hAnsi="宋体" w:hint="eastAsia"/>
        </w:rPr>
        <w:t>□公开  □保密（向校学位办申请获批准为“保密”，</w:t>
      </w:r>
      <w:r w:rsidRPr="00A45500">
        <w:rPr>
          <w:rFonts w:ascii="宋体" w:hAnsi="宋体" w:hint="eastAsia"/>
          <w:u w:val="single"/>
        </w:rPr>
        <w:t xml:space="preserve">      </w:t>
      </w:r>
      <w:r w:rsidRPr="00A45500">
        <w:rPr>
          <w:rFonts w:ascii="宋体" w:hAnsi="宋体" w:hint="eastAsia"/>
        </w:rPr>
        <w:t>年</w:t>
      </w:r>
      <w:r w:rsidRPr="00A45500">
        <w:rPr>
          <w:rFonts w:ascii="宋体" w:hAnsi="宋体" w:hint="eastAsia"/>
          <w:u w:val="single"/>
        </w:rPr>
        <w:t xml:space="preserve">   </w:t>
      </w:r>
      <w:r w:rsidRPr="00A45500">
        <w:rPr>
          <w:rFonts w:ascii="宋体" w:hAnsi="宋体"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6C4AADB5" w:rsidR="005A10B1" w:rsidRPr="00A45500" w:rsidRDefault="0015167E" w:rsidP="0085635F">
      <w:pPr>
        <w:ind w:firstLine="480"/>
      </w:pPr>
      <w:r w:rsidRPr="00A45500">
        <w:rPr>
          <w:rFonts w:hint="eastAsia"/>
        </w:rPr>
        <w:t>通过记录</w:t>
      </w:r>
      <w:ins w:id="1" w:author="Xu Zichen" w:date="2022-04-04T21:14:00Z">
        <w:r w:rsidR="006B15DA">
          <w:rPr>
            <w:rFonts w:hint="eastAsia"/>
          </w:rPr>
          <w:t>、</w:t>
        </w:r>
      </w:ins>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ins w:id="2" w:author="Xu Zichen" w:date="2022-04-04T21:16:00Z">
        <w:r w:rsidR="006B15DA">
          <w:rPr>
            <w:rFonts w:hint="eastAsia"/>
          </w:rPr>
          <w:t>编译、</w:t>
        </w:r>
      </w:ins>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场景下</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ins w:id="3" w:author="Xu Zichen" w:date="2022-04-04T21:16:00Z">
        <w:r w:rsidR="006B15DA">
          <w:rPr>
            <w:rFonts w:hint="eastAsia"/>
          </w:rPr>
          <w:t>关键技术难题</w:t>
        </w:r>
      </w:ins>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08D16634" w14:textId="1A848D69" w:rsidR="00CF75CC" w:rsidRPr="00A45500" w:rsidRDefault="008365D8" w:rsidP="0085635F">
      <w:pPr>
        <w:ind w:firstLine="480"/>
      </w:pPr>
      <w:r w:rsidRPr="00A45500">
        <w:rPr>
          <w:rFonts w:hint="eastAsia"/>
        </w:rPr>
        <w:t>首先</w:t>
      </w:r>
      <w:r w:rsidR="00D82B67" w:rsidRPr="00A45500">
        <w:rPr>
          <w:rFonts w:hint="eastAsia"/>
        </w:rPr>
        <w:t>，</w:t>
      </w:r>
      <w:commentRangeStart w:id="4"/>
      <w:r w:rsidR="007C68AE" w:rsidRPr="00A45500">
        <w:rPr>
          <w:rFonts w:hint="eastAsia"/>
        </w:rPr>
        <w:t>研究</w:t>
      </w:r>
      <w:r w:rsidR="003A2425" w:rsidRPr="00A45500">
        <w:rPr>
          <w:rFonts w:hint="eastAsia"/>
        </w:rPr>
        <w:t>现有</w:t>
      </w:r>
      <w:r w:rsidR="001A3218" w:rsidRPr="00A45500">
        <w:rPr>
          <w:rFonts w:hint="eastAsia"/>
        </w:rPr>
        <w:t>记录重放和确定性执行</w:t>
      </w:r>
      <w:r w:rsidR="00824B2F" w:rsidRPr="00A45500">
        <w:rPr>
          <w:rFonts w:hint="eastAsia"/>
        </w:rPr>
        <w:t>技术，探索</w:t>
      </w:r>
      <w:r w:rsidR="00EC7BD1" w:rsidRPr="00A45500">
        <w:rPr>
          <w:rFonts w:hint="eastAsia"/>
        </w:rPr>
        <w:t>二者</w:t>
      </w:r>
      <w:r w:rsidR="001A3218" w:rsidRPr="00A45500">
        <w:rPr>
          <w:rFonts w:hint="eastAsia"/>
        </w:rPr>
        <w:t>的局限性，分析用户进程执行过程中的不确定性来源，并</w:t>
      </w:r>
      <w:r w:rsidR="00A36A66" w:rsidRPr="00A45500">
        <w:rPr>
          <w:rFonts w:hint="eastAsia"/>
        </w:rPr>
        <w:t>就相关问题的国内外研究现状展开调查与分析</w:t>
      </w:r>
      <w:r w:rsidR="00061CF9" w:rsidRPr="00A45500">
        <w:rPr>
          <w:rFonts w:hint="eastAsia"/>
        </w:rPr>
        <w:t>。</w:t>
      </w:r>
      <w:commentRangeEnd w:id="4"/>
      <w:r w:rsidR="00F05D68">
        <w:rPr>
          <w:rStyle w:val="afff7"/>
        </w:rPr>
        <w:commentReference w:id="4"/>
      </w:r>
    </w:p>
    <w:p w14:paraId="7075557A" w14:textId="7FE3EFE3" w:rsidR="00C61EDC" w:rsidRPr="00A45500" w:rsidRDefault="0089722C" w:rsidP="0085635F">
      <w:pPr>
        <w:ind w:firstLine="480"/>
      </w:pPr>
      <w:r w:rsidRPr="00A45500">
        <w:rPr>
          <w:rFonts w:hint="eastAsia"/>
        </w:rPr>
        <w:t>其次，</w:t>
      </w:r>
      <w:commentRangeStart w:id="5"/>
      <w:r w:rsidR="00366859" w:rsidRPr="00A45500">
        <w:rPr>
          <w:rFonts w:hint="eastAsia"/>
        </w:rPr>
        <w:t>结合</w:t>
      </w:r>
      <w:r w:rsidR="00820804" w:rsidRPr="00A45500">
        <w:rPr>
          <w:rFonts w:hint="eastAsia"/>
        </w:rPr>
        <w:t>记录重放、确定性执行</w:t>
      </w:r>
      <w:r w:rsidR="009002B6" w:rsidRPr="00A45500">
        <w:rPr>
          <w:rFonts w:hint="eastAsia"/>
        </w:rPr>
        <w:t>等工作中的</w:t>
      </w:r>
      <w:r w:rsidR="008E2886" w:rsidRPr="00A45500">
        <w:rPr>
          <w:rFonts w:hint="eastAsia"/>
        </w:rPr>
        <w:t>部分先进技术，提出一种用户进程的</w:t>
      </w:r>
      <w:r w:rsidR="00680D67" w:rsidRPr="00A45500">
        <w:rPr>
          <w:rFonts w:hint="eastAsia"/>
        </w:rPr>
        <w:t>确定性执行方法</w:t>
      </w:r>
      <w:commentRangeEnd w:id="5"/>
      <w:r w:rsidR="00F05D68">
        <w:rPr>
          <w:rStyle w:val="afff7"/>
        </w:rPr>
        <w:commentReference w:id="5"/>
      </w:r>
      <w:r w:rsidR="00680D67" w:rsidRPr="00A45500">
        <w:rPr>
          <w:rFonts w:hint="eastAsia"/>
        </w:rPr>
        <w:t>。</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ins w:id="6" w:author="Xu Zichen" w:date="2022-04-04T21:23:00Z">
        <w:r w:rsidR="00F05D68">
          <w:rPr>
            <w:rFonts w:hint="eastAsia"/>
          </w:rPr>
          <w:t>结合</w:t>
        </w:r>
      </w:ins>
      <w:r w:rsidR="00B0563E" w:rsidRPr="00A45500">
        <w:rPr>
          <w:rFonts w:hint="eastAsia"/>
        </w:rPr>
        <w:t>L</w:t>
      </w:r>
      <w:r w:rsidR="00B0563E" w:rsidRPr="00A45500">
        <w:t>XC</w:t>
      </w:r>
      <w:r w:rsidR="00FD4D3B" w:rsidRPr="00A45500">
        <w:rPr>
          <w:rFonts w:hint="eastAsia"/>
        </w:rPr>
        <w:t>容器</w:t>
      </w:r>
      <w:del w:id="7" w:author="Xu Zichen" w:date="2022-04-04T21:23:00Z">
        <w:r w:rsidR="003E2F96" w:rsidRPr="00A45500" w:rsidDel="00F05D68">
          <w:rPr>
            <w:rFonts w:hint="eastAsia"/>
          </w:rPr>
          <w:delText>为进程提供</w:delText>
        </w:r>
      </w:del>
      <w:ins w:id="8" w:author="Xu Zichen" w:date="2022-04-04T21:23:00Z">
        <w:r w:rsidR="00F05D68">
          <w:rPr>
            <w:rFonts w:hint="eastAsia"/>
          </w:rPr>
          <w:t>构成</w:t>
        </w:r>
      </w:ins>
      <w:r w:rsidR="003E2F96" w:rsidRPr="00A45500">
        <w:rPr>
          <w:rFonts w:hint="eastAsia"/>
        </w:rPr>
        <w:t>确定性的</w:t>
      </w:r>
      <w:ins w:id="9" w:author="Xu Zichen" w:date="2022-04-04T21:23:00Z">
        <w:r w:rsidR="00F05D68">
          <w:rPr>
            <w:rFonts w:hint="eastAsia"/>
          </w:rPr>
          <w:t>独立</w:t>
        </w:r>
      </w:ins>
      <w:r w:rsidR="003E2F96" w:rsidRPr="00A45500">
        <w:rPr>
          <w:rFonts w:hint="eastAsia"/>
        </w:rPr>
        <w:t>执行环境</w:t>
      </w:r>
      <w:r w:rsidR="009D3474" w:rsidRPr="00A45500">
        <w:rPr>
          <w:rFonts w:hint="eastAsia"/>
        </w:rPr>
        <w:t>，</w:t>
      </w:r>
      <w:ins w:id="10" w:author="Xu Zichen" w:date="2022-04-04T21:23:00Z">
        <w:r w:rsidR="0098366C">
          <w:rPr>
            <w:rFonts w:hint="eastAsia"/>
          </w:rPr>
          <w:t>进一步</w:t>
        </w:r>
      </w:ins>
      <w:r w:rsidR="00166C2F" w:rsidRPr="00A45500">
        <w:rPr>
          <w:rFonts w:hint="eastAsia"/>
        </w:rPr>
        <w:t>优化</w:t>
      </w:r>
      <w:r w:rsidR="00971056" w:rsidRPr="00A45500">
        <w:rPr>
          <w:rFonts w:hint="eastAsia"/>
        </w:rPr>
        <w:t>多</w:t>
      </w:r>
      <w:r w:rsidR="00B7139A" w:rsidRPr="00A45500">
        <w:rPr>
          <w:rFonts w:hint="eastAsia"/>
        </w:rPr>
        <w:t>线程</w:t>
      </w:r>
      <w:del w:id="11" w:author="Xu Zichen" w:date="2022-04-04T21:23:00Z">
        <w:r w:rsidR="00BB7D18" w:rsidRPr="00A45500" w:rsidDel="0098366C">
          <w:rPr>
            <w:rFonts w:hint="eastAsia"/>
          </w:rPr>
          <w:delText>程序</w:delText>
        </w:r>
      </w:del>
      <w:r w:rsidR="00BB7D18" w:rsidRPr="00A45500">
        <w:rPr>
          <w:rFonts w:hint="eastAsia"/>
        </w:rPr>
        <w:t>的</w:t>
      </w:r>
      <w:r w:rsidR="00C624C4" w:rsidRPr="00A45500">
        <w:rPr>
          <w:rFonts w:hint="eastAsia"/>
        </w:rPr>
        <w:t>访存竞争</w:t>
      </w:r>
      <w:ins w:id="12" w:author="Xu Zichen" w:date="2022-04-04T21:23:00Z">
        <w:r w:rsidR="0098366C">
          <w:rPr>
            <w:rFonts w:hint="eastAsia"/>
          </w:rPr>
          <w:t>消解，实现</w:t>
        </w:r>
      </w:ins>
      <w:del w:id="13" w:author="Xu Zichen" w:date="2022-04-04T21:23:00Z">
        <w:r w:rsidR="00C624C4" w:rsidRPr="00A45500" w:rsidDel="0098366C">
          <w:rPr>
            <w:rFonts w:hint="eastAsia"/>
          </w:rPr>
          <w:delText>和</w:delText>
        </w:r>
      </w:del>
      <w:r w:rsidR="00C624C4" w:rsidRPr="00A45500">
        <w:rPr>
          <w:rFonts w:hint="eastAsia"/>
        </w:rPr>
        <w:t>线程</w:t>
      </w:r>
      <w:ins w:id="14" w:author="Xu Zichen" w:date="2022-04-04T21:24:00Z">
        <w:r w:rsidR="0098366C">
          <w:rPr>
            <w:rFonts w:hint="eastAsia"/>
          </w:rPr>
          <w:t>确定性</w:t>
        </w:r>
      </w:ins>
      <w:r w:rsidR="00A57ADE" w:rsidRPr="00A45500">
        <w:rPr>
          <w:rFonts w:hint="eastAsia"/>
        </w:rPr>
        <w:t>调度</w:t>
      </w:r>
      <w:del w:id="15" w:author="Xu Zichen" w:date="2022-04-04T21:24:00Z">
        <w:r w:rsidR="00C624C4" w:rsidRPr="00A45500" w:rsidDel="0098366C">
          <w:rPr>
            <w:rFonts w:hint="eastAsia"/>
          </w:rPr>
          <w:delText>机制</w:delText>
        </w:r>
      </w:del>
      <w:r w:rsidR="00C624C4" w:rsidRPr="00A45500">
        <w:rPr>
          <w:rFonts w:hint="eastAsia"/>
        </w:rPr>
        <w:t>，</w:t>
      </w:r>
      <w:r w:rsidR="009D3474" w:rsidRPr="00A45500">
        <w:rPr>
          <w:rFonts w:hint="eastAsia"/>
        </w:rPr>
        <w:t>保证用户进程的确定性执行。</w:t>
      </w:r>
      <w:ins w:id="16" w:author="Xu Zichen" w:date="2022-04-04T21:24:00Z">
        <w:r w:rsidR="0098366C">
          <w:rPr>
            <w:rFonts w:hint="eastAsia"/>
          </w:rPr>
          <w:t>实验证明，</w:t>
        </w:r>
      </w:ins>
      <w:r w:rsidR="009D3474" w:rsidRPr="00A45500">
        <w:rPr>
          <w:rFonts w:hint="eastAsia"/>
        </w:rPr>
        <w:t>相较于</w:t>
      </w:r>
      <w:del w:id="17" w:author="Xu Zichen" w:date="2022-04-04T21:24:00Z">
        <w:r w:rsidR="009D3474" w:rsidRPr="00A45500" w:rsidDel="0098366C">
          <w:rPr>
            <w:rFonts w:hint="eastAsia"/>
          </w:rPr>
          <w:delText>使用</w:delText>
        </w:r>
        <w:r w:rsidR="00ED24ED" w:rsidRPr="00A45500" w:rsidDel="0098366C">
          <w:rPr>
            <w:rFonts w:hint="eastAsia"/>
          </w:rPr>
          <w:delText>之前</w:delText>
        </w:r>
        <w:r w:rsidR="009D3474" w:rsidRPr="00A45500" w:rsidDel="0098366C">
          <w:rPr>
            <w:rFonts w:hint="eastAsia"/>
          </w:rPr>
          <w:delText>记录重放的</w:delText>
        </w:r>
      </w:del>
      <w:ins w:id="18" w:author="Xu Zichen" w:date="2022-04-04T21:24:00Z">
        <w:r w:rsidR="0098366C">
          <w:rPr>
            <w:rFonts w:hint="eastAsia"/>
          </w:rPr>
          <w:t>传统</w:t>
        </w:r>
      </w:ins>
      <w:r w:rsidR="009D3474" w:rsidRPr="00A45500">
        <w:rPr>
          <w:rFonts w:hint="eastAsia"/>
        </w:rPr>
        <w:t>方法</w:t>
      </w:r>
      <w:r w:rsidR="006D3B53" w:rsidRPr="00A45500">
        <w:rPr>
          <w:rFonts w:hint="eastAsia"/>
        </w:rPr>
        <w:t>，</w:t>
      </w:r>
      <w:r w:rsidR="00E271E6">
        <w:rPr>
          <w:rFonts w:hint="eastAsia"/>
        </w:rPr>
        <w:t>本文</w:t>
      </w:r>
      <w:r w:rsidR="005F39C7">
        <w:rPr>
          <w:rFonts w:hint="eastAsia"/>
        </w:rPr>
        <w:t>方案</w:t>
      </w:r>
      <w:r w:rsidR="0098366C">
        <w:rPr>
          <w:rFonts w:hint="eastAsia"/>
        </w:rPr>
        <w:t>在</w:t>
      </w:r>
      <w:r w:rsidR="009D3474" w:rsidRPr="00A45500">
        <w:rPr>
          <w:rFonts w:hint="eastAsia"/>
        </w:rPr>
        <w:t>性能损耗</w:t>
      </w:r>
      <w:r w:rsidR="0098366C">
        <w:rPr>
          <w:rFonts w:hint="eastAsia"/>
        </w:rPr>
        <w:t>降低上表现显著</w:t>
      </w:r>
      <w:r w:rsidR="009D3474" w:rsidRPr="00A45500">
        <w:rPr>
          <w:rFonts w:hint="eastAsia"/>
        </w:rPr>
        <w:t>。</w:t>
      </w:r>
    </w:p>
    <w:p w14:paraId="1C3140EA" w14:textId="0BEA968C" w:rsidR="003E239F" w:rsidRPr="00A45500" w:rsidRDefault="0098366C" w:rsidP="003E239F">
      <w:pPr>
        <w:ind w:firstLine="480"/>
      </w:pPr>
      <w:r>
        <w:rPr>
          <w:rFonts w:hint="eastAsia"/>
        </w:rPr>
        <w:t>在确定性执行工作基础上</w:t>
      </w:r>
      <w:r w:rsidR="00EB5A5F" w:rsidRPr="00A45500">
        <w:rPr>
          <w:rFonts w:hint="eastAsia"/>
        </w:rPr>
        <w:t>，</w:t>
      </w:r>
      <w:ins w:id="19" w:author="Xu Zichen" w:date="2022-04-04T21:25:00Z">
        <w:r>
          <w:rPr>
            <w:rFonts w:hint="eastAsia"/>
          </w:rPr>
          <w:t>通过</w:t>
        </w:r>
        <w:r>
          <w:rPr>
            <w:rFonts w:hint="eastAsia"/>
          </w:rPr>
          <w:t>XXX</w:t>
        </w:r>
      </w:ins>
      <w:r w:rsidR="001F1DBD" w:rsidRPr="00A45500">
        <w:rPr>
          <w:rFonts w:hint="eastAsia"/>
        </w:rPr>
        <w:t>容器技术</w:t>
      </w:r>
      <w:r w:rsidR="00703260" w:rsidRPr="00A45500">
        <w:rPr>
          <w:rFonts w:hint="eastAsia"/>
        </w:rPr>
        <w:t>，</w:t>
      </w:r>
      <w:ins w:id="20" w:author="Xu Zichen" w:date="2022-04-04T21:26:00Z">
        <w:r>
          <w:rPr>
            <w:rFonts w:hint="eastAsia"/>
          </w:rPr>
          <w:t>将</w:t>
        </w:r>
        <w:r>
          <w:rPr>
            <w:rFonts w:hint="eastAsia"/>
          </w:rPr>
          <w:t>XXX</w:t>
        </w:r>
        <w:r>
          <w:rPr>
            <w:rFonts w:hint="eastAsia"/>
          </w:rPr>
          <w:t>移植到</w:t>
        </w:r>
      </w:ins>
      <w:del w:id="21" w:author="Xu Zichen" w:date="2022-04-04T21:26:00Z">
        <w:r w:rsidR="003E239F" w:rsidRPr="00A45500" w:rsidDel="0098366C">
          <w:rPr>
            <w:rFonts w:hint="eastAsia"/>
          </w:rPr>
          <w:delText>在</w:delText>
        </w:r>
      </w:del>
      <w:r w:rsidR="003E239F" w:rsidRPr="00A45500">
        <w:rPr>
          <w:rFonts w:hint="eastAsia"/>
        </w:rPr>
        <w:t>RISC-V</w:t>
      </w:r>
      <w:r w:rsidR="003E239F" w:rsidRPr="00A45500">
        <w:rPr>
          <w:rFonts w:hint="eastAsia"/>
        </w:rPr>
        <w:t>架构下</w:t>
      </w:r>
      <w:r>
        <w:rPr>
          <w:rFonts w:hint="eastAsia"/>
        </w:rPr>
        <w:t>，</w:t>
      </w:r>
      <w:r w:rsidR="003E239F" w:rsidRPr="00A45500">
        <w:rPr>
          <w:rFonts w:hint="eastAsia"/>
        </w:rPr>
        <w:t>实现用户进程确定性</w:t>
      </w:r>
      <w:r w:rsidR="00D06D49" w:rsidRPr="00A45500">
        <w:rPr>
          <w:rFonts w:hint="eastAsia"/>
        </w:rPr>
        <w:t>执行</w:t>
      </w:r>
      <w:r w:rsidR="0021064D" w:rsidRPr="00A45500">
        <w:rPr>
          <w:rFonts w:hint="eastAsia"/>
        </w:rPr>
        <w:t>方法的</w:t>
      </w:r>
      <w:r w:rsidR="008720C7" w:rsidRPr="00A45500">
        <w:rPr>
          <w:rFonts w:hint="eastAsia"/>
        </w:rPr>
        <w:t>部署与优化。</w:t>
      </w:r>
      <w:r>
        <w:rPr>
          <w:rFonts w:hint="eastAsia"/>
        </w:rPr>
        <w:t>通过</w:t>
      </w:r>
      <w:r w:rsidR="003E239F" w:rsidRPr="00A45500">
        <w:rPr>
          <w:rFonts w:hint="eastAsia"/>
        </w:rPr>
        <w:t>Docker</w:t>
      </w:r>
      <w:r w:rsidR="003E239F" w:rsidRPr="00A45500">
        <w:rPr>
          <w:rFonts w:hint="eastAsia"/>
        </w:rPr>
        <w:t>对确定性抽象进行封装，实现与</w:t>
      </w:r>
      <w:r w:rsidR="003E239F" w:rsidRPr="00A45500">
        <w:rPr>
          <w:rFonts w:hint="eastAsia"/>
        </w:rPr>
        <w:t>LXC</w:t>
      </w:r>
      <w:r w:rsidR="003E239F" w:rsidRPr="00A45500">
        <w:rPr>
          <w:rFonts w:hint="eastAsia"/>
        </w:rPr>
        <w:t>嵌套的二层容器，消除底层微架构对可移植性的影响，同时隔绝了来自文件系统的不确定性影响；在容器内部，</w:t>
      </w:r>
      <w:r>
        <w:rPr>
          <w:rFonts w:hint="eastAsia"/>
        </w:rPr>
        <w:t>采用</w:t>
      </w:r>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r>
        <w:rPr>
          <w:rFonts w:hint="eastAsia"/>
        </w:rPr>
        <w:t>方法</w:t>
      </w:r>
      <w:r w:rsidR="003E239F" w:rsidRPr="00A45500">
        <w:rPr>
          <w:rFonts w:hint="eastAsia"/>
        </w:rPr>
        <w:t>避免了对程序和操作系统内核的修改，减少了部署和维护的成本，同时更好的保证了用户进程的确定性。</w:t>
      </w:r>
    </w:p>
    <w:p w14:paraId="1E71C806" w14:textId="78431824" w:rsidR="00AB0B98" w:rsidRPr="00A45500" w:rsidRDefault="0098366C" w:rsidP="003E239F">
      <w:pPr>
        <w:ind w:firstLine="480"/>
      </w:pPr>
      <w:r>
        <w:rPr>
          <w:rFonts w:hint="eastAsia"/>
        </w:rPr>
        <w:t>整体方法的系统原型基于</w:t>
      </w:r>
      <w:r>
        <w:rPr>
          <w:rFonts w:hint="eastAsia"/>
        </w:rPr>
        <w:t>GEM</w:t>
      </w:r>
      <w:r>
        <w:t>5</w:t>
      </w:r>
      <w:r>
        <w:rPr>
          <w:rFonts w:hint="eastAsia"/>
        </w:rPr>
        <w:t>平台，实现了</w:t>
      </w:r>
      <w:r w:rsidR="003E239F" w:rsidRPr="00A45500">
        <w:rPr>
          <w:rFonts w:hint="eastAsia"/>
        </w:rPr>
        <w:t>RISC-V</w:t>
      </w:r>
      <w:r>
        <w:rPr>
          <w:rFonts w:hint="eastAsia"/>
        </w:rPr>
        <w:t>指令集与程序重现方法重演。为了验证所提方法的有效性，</w:t>
      </w:r>
      <w:r w:rsidR="003E239F" w:rsidRPr="00A45500">
        <w:rPr>
          <w:rFonts w:hint="eastAsia"/>
        </w:rPr>
        <w:t>设计</w:t>
      </w:r>
      <w:r>
        <w:rPr>
          <w:rFonts w:hint="eastAsia"/>
        </w:rPr>
        <w:t>并实现了一整套</w:t>
      </w:r>
      <w:r w:rsidR="003E239F" w:rsidRPr="00A45500">
        <w:rPr>
          <w:rFonts w:hint="eastAsia"/>
        </w:rPr>
        <w:t>容器化可重现</w:t>
      </w:r>
      <w:r>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通过与</w:t>
      </w:r>
      <w:r w:rsidR="003E239F" w:rsidRPr="00A45500">
        <w:rPr>
          <w:rFonts w:hint="eastAsia"/>
        </w:rPr>
        <w:t>现有的记录重放工具进行比较表明，容器化可重现方案</w:t>
      </w:r>
      <w:r w:rsidR="002D58A6" w:rsidRPr="00A45500">
        <w:rPr>
          <w:rFonts w:hint="eastAsia"/>
        </w:rPr>
        <w:t>能够</w:t>
      </w:r>
      <w:commentRangeStart w:id="22"/>
      <w:r w:rsidR="005D406E" w:rsidRPr="00A45500">
        <w:rPr>
          <w:rFonts w:hint="eastAsia"/>
        </w:rPr>
        <w:t>实现更加通用的确定性，</w:t>
      </w:r>
      <w:r w:rsidR="009816A3" w:rsidRPr="00A45500">
        <w:rPr>
          <w:rFonts w:hint="eastAsia"/>
        </w:rPr>
        <w:t>同时</w:t>
      </w:r>
      <w:r w:rsidR="003E239F" w:rsidRPr="00A45500">
        <w:rPr>
          <w:rFonts w:hint="eastAsia"/>
        </w:rPr>
        <w:t>具有更小的额外性能开销。</w:t>
      </w:r>
      <w:commentRangeEnd w:id="22"/>
      <w:r w:rsidR="008E27E0">
        <w:rPr>
          <w:rStyle w:val="afff7"/>
        </w:rPr>
        <w:commentReference w:id="22"/>
      </w:r>
    </w:p>
    <w:p w14:paraId="523CD3A9" w14:textId="77777777" w:rsidR="004B7301" w:rsidRPr="00A45500" w:rsidRDefault="004B7301" w:rsidP="003E239F">
      <w:pPr>
        <w:ind w:firstLine="480"/>
      </w:pPr>
    </w:p>
    <w:p w14:paraId="0124213B" w14:textId="7796285B" w:rsidR="00D922D8" w:rsidRPr="00A45500" w:rsidRDefault="00D922D8" w:rsidP="006178E9">
      <w:pPr>
        <w:pStyle w:val="affb"/>
      </w:pPr>
      <w:r w:rsidRPr="00A45500">
        <w:rPr>
          <w:b/>
        </w:rPr>
        <w:lastRenderedPageBreak/>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621B73D4" w14:textId="77777777" w:rsidR="00D922D8" w:rsidRPr="00A45500" w:rsidRDefault="00D922D8">
      <w:pPr>
        <w:ind w:firstLineChars="149" w:firstLine="358"/>
      </w:pPr>
    </w:p>
    <w:p w14:paraId="0DD0D54E" w14:textId="77777777" w:rsidR="00D922D8" w:rsidRPr="00A45500" w:rsidRDefault="00D922D8">
      <w:pPr>
        <w:spacing w:before="480" w:after="360"/>
        <w:ind w:firstLine="643"/>
        <w:jc w:val="center"/>
        <w:rPr>
          <w:b/>
          <w:bCs/>
          <w:sz w:val="32"/>
          <w:szCs w:val="32"/>
        </w:rPr>
        <w:sectPr w:rsidR="00D922D8" w:rsidRPr="00A45500">
          <w:headerReference w:type="even" r:id="rId20"/>
          <w:headerReference w:type="default" r:id="rId21"/>
          <w:footerReference w:type="even" r:id="rId22"/>
          <w:footerReference w:type="default" r:id="rId23"/>
          <w:headerReference w:type="first" r:id="rId24"/>
          <w:footerReference w:type="first" r:id="rId25"/>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6"/>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0C0E4432" w14:textId="34578071" w:rsidR="00EA578C" w:rsidRPr="00A45500"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99905731" w:history="1">
        <w:r w:rsidR="00EA578C" w:rsidRPr="00A45500">
          <w:rPr>
            <w:rStyle w:val="a5"/>
            <w:noProof/>
            <w:color w:val="auto"/>
          </w:rPr>
          <w:t>第</w:t>
        </w:r>
        <w:r w:rsidR="00EA578C" w:rsidRPr="00A45500">
          <w:rPr>
            <w:rStyle w:val="a5"/>
            <w:noProof/>
            <w:color w:val="auto"/>
          </w:rPr>
          <w:t>1</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引言</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_Toc99905731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1A5AE3D8" w14:textId="50F411B6" w:rsidR="00EA578C" w:rsidRPr="00A45500" w:rsidRDefault="00EF625E">
      <w:pPr>
        <w:pStyle w:val="TOC2"/>
        <w:ind w:left="480"/>
        <w:rPr>
          <w:rFonts w:asciiTheme="minorHAnsi" w:eastAsiaTheme="minorEastAsia" w:hAnsiTheme="minorHAnsi" w:cstheme="minorBidi"/>
          <w:noProof/>
          <w:sz w:val="21"/>
          <w:szCs w:val="22"/>
        </w:rPr>
      </w:pPr>
      <w:hyperlink w:anchor="_Toc99905732" w:history="1">
        <w:r w:rsidR="00EA578C" w:rsidRPr="00A45500">
          <w:rPr>
            <w:rStyle w:val="a5"/>
            <w:noProof/>
            <w:color w:val="auto"/>
          </w:rPr>
          <w:t xml:space="preserve">1.1 </w:t>
        </w:r>
        <w:r w:rsidR="00EA578C" w:rsidRPr="00A45500">
          <w:rPr>
            <w:rStyle w:val="a5"/>
            <w:noProof/>
            <w:color w:val="auto"/>
          </w:rPr>
          <w:t>研究背景与意义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_Toc99905732 \h </w:instrText>
        </w:r>
        <w:r w:rsidR="00EA578C" w:rsidRPr="00A45500">
          <w:rPr>
            <w:noProof/>
            <w:webHidden/>
          </w:rPr>
        </w:r>
        <w:r w:rsidR="00EA578C" w:rsidRPr="00A45500">
          <w:rPr>
            <w:noProof/>
            <w:webHidden/>
          </w:rPr>
          <w:fldChar w:fldCharType="separate"/>
        </w:r>
        <w:r w:rsidR="00EA578C" w:rsidRPr="00A45500">
          <w:rPr>
            <w:noProof/>
            <w:webHidden/>
          </w:rPr>
          <w:t>1</w:t>
        </w:r>
        <w:r w:rsidR="00EA578C" w:rsidRPr="00A45500">
          <w:rPr>
            <w:noProof/>
            <w:webHidden/>
          </w:rPr>
          <w:fldChar w:fldCharType="end"/>
        </w:r>
      </w:hyperlink>
    </w:p>
    <w:p w14:paraId="2BE3995B" w14:textId="7E3F17BF" w:rsidR="00EA578C" w:rsidRPr="00A45500" w:rsidRDefault="00EF625E">
      <w:pPr>
        <w:pStyle w:val="TOC2"/>
        <w:ind w:left="480"/>
        <w:rPr>
          <w:rFonts w:asciiTheme="minorHAnsi" w:eastAsiaTheme="minorEastAsia" w:hAnsiTheme="minorHAnsi" w:cstheme="minorBidi"/>
          <w:noProof/>
          <w:sz w:val="21"/>
          <w:szCs w:val="22"/>
        </w:rPr>
      </w:pPr>
      <w:hyperlink w:anchor="_Toc99905733" w:history="1">
        <w:r w:rsidR="00EA578C" w:rsidRPr="00A45500">
          <w:rPr>
            <w:rStyle w:val="a5"/>
            <w:noProof/>
            <w:color w:val="auto"/>
          </w:rPr>
          <w:t xml:space="preserve">1.2 </w:t>
        </w:r>
        <w:r w:rsidR="00EA578C" w:rsidRPr="00A45500">
          <w:rPr>
            <w:rStyle w:val="a5"/>
            <w:noProof/>
            <w:color w:val="auto"/>
          </w:rPr>
          <w:t>国内外研究现状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_Toc99905733 \h </w:instrText>
        </w:r>
        <w:r w:rsidR="00EA578C" w:rsidRPr="00A45500">
          <w:rPr>
            <w:noProof/>
            <w:webHidden/>
          </w:rPr>
        </w:r>
        <w:r w:rsidR="00EA578C" w:rsidRPr="00A45500">
          <w:rPr>
            <w:noProof/>
            <w:webHidden/>
          </w:rPr>
          <w:fldChar w:fldCharType="separate"/>
        </w:r>
        <w:r w:rsidR="00EA578C" w:rsidRPr="00A45500">
          <w:rPr>
            <w:noProof/>
            <w:webHidden/>
          </w:rPr>
          <w:t>2</w:t>
        </w:r>
        <w:r w:rsidR="00EA578C" w:rsidRPr="00A45500">
          <w:rPr>
            <w:noProof/>
            <w:webHidden/>
          </w:rPr>
          <w:fldChar w:fldCharType="end"/>
        </w:r>
      </w:hyperlink>
    </w:p>
    <w:p w14:paraId="557F0143" w14:textId="7B80EC75"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34" w:history="1">
        <w:r w:rsidR="00EA578C" w:rsidRPr="00A45500">
          <w:rPr>
            <w:rStyle w:val="a5"/>
            <w:noProof/>
            <w:color w:val="auto"/>
          </w:rPr>
          <w:t>1.2.1 RISC-V</w:t>
        </w:r>
        <w:r w:rsidR="00EA578C" w:rsidRPr="00A45500">
          <w:rPr>
            <w:rStyle w:val="a5"/>
            <w:noProof/>
            <w:color w:val="auto"/>
          </w:rPr>
          <w:t>指令集研究现状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_Toc99905734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046052F1" w14:textId="0D34ABE1"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35" w:history="1">
        <w:r w:rsidR="00EA578C" w:rsidRPr="00A45500">
          <w:rPr>
            <w:rStyle w:val="a5"/>
            <w:noProof/>
            <w:color w:val="auto"/>
          </w:rPr>
          <w:t xml:space="preserve">1.2.2 </w:t>
        </w:r>
        <w:r w:rsidR="00EA578C" w:rsidRPr="00A45500">
          <w:rPr>
            <w:rStyle w:val="a5"/>
            <w:noProof/>
            <w:color w:val="auto"/>
          </w:rPr>
          <w:t>基于记录重放的可重现性研究现状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_Toc99905735 \h </w:instrText>
        </w:r>
        <w:r w:rsidR="00EA578C" w:rsidRPr="00A45500">
          <w:rPr>
            <w:noProof/>
            <w:webHidden/>
          </w:rPr>
        </w:r>
        <w:r w:rsidR="00EA578C" w:rsidRPr="00A45500">
          <w:rPr>
            <w:noProof/>
            <w:webHidden/>
          </w:rPr>
          <w:fldChar w:fldCharType="separate"/>
        </w:r>
        <w:r w:rsidR="00EA578C" w:rsidRPr="00A45500">
          <w:rPr>
            <w:noProof/>
            <w:webHidden/>
          </w:rPr>
          <w:t>3</w:t>
        </w:r>
        <w:r w:rsidR="00EA578C" w:rsidRPr="00A45500">
          <w:rPr>
            <w:noProof/>
            <w:webHidden/>
          </w:rPr>
          <w:fldChar w:fldCharType="end"/>
        </w:r>
      </w:hyperlink>
    </w:p>
    <w:p w14:paraId="7E5A94BB" w14:textId="76D9F198"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36" w:history="1">
        <w:r w:rsidR="00EA578C" w:rsidRPr="00A45500">
          <w:rPr>
            <w:rStyle w:val="a5"/>
            <w:noProof/>
            <w:color w:val="auto"/>
          </w:rPr>
          <w:t xml:space="preserve">1.2.3 </w:t>
        </w:r>
        <w:r w:rsidR="00EA578C" w:rsidRPr="00A45500">
          <w:rPr>
            <w:rStyle w:val="a5"/>
            <w:noProof/>
            <w:color w:val="auto"/>
          </w:rPr>
          <w:t>基于确定性执行的可重现性研究现状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_Toc99905736 \h </w:instrText>
        </w:r>
        <w:r w:rsidR="00EA578C" w:rsidRPr="00A45500">
          <w:rPr>
            <w:noProof/>
            <w:webHidden/>
          </w:rPr>
        </w:r>
        <w:r w:rsidR="00EA578C" w:rsidRPr="00A45500">
          <w:rPr>
            <w:noProof/>
            <w:webHidden/>
          </w:rPr>
          <w:fldChar w:fldCharType="separate"/>
        </w:r>
        <w:r w:rsidR="00EA578C" w:rsidRPr="00A45500">
          <w:rPr>
            <w:noProof/>
            <w:webHidden/>
          </w:rPr>
          <w:t>5</w:t>
        </w:r>
        <w:r w:rsidR="00EA578C" w:rsidRPr="00A45500">
          <w:rPr>
            <w:noProof/>
            <w:webHidden/>
          </w:rPr>
          <w:fldChar w:fldCharType="end"/>
        </w:r>
      </w:hyperlink>
    </w:p>
    <w:p w14:paraId="7408B813" w14:textId="73E90FEA"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37" w:history="1">
        <w:r w:rsidR="00EA578C" w:rsidRPr="00A45500">
          <w:rPr>
            <w:rStyle w:val="a5"/>
            <w:noProof/>
            <w:color w:val="auto"/>
          </w:rPr>
          <w:t xml:space="preserve">1.2.4 </w:t>
        </w:r>
        <w:r w:rsidR="00EA578C" w:rsidRPr="00A45500">
          <w:rPr>
            <w:rStyle w:val="a5"/>
            <w:noProof/>
            <w:color w:val="auto"/>
          </w:rPr>
          <w:t>基于虚拟机和容器的可重现性研究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_Toc99905737 \h </w:instrText>
        </w:r>
        <w:r w:rsidR="00EA578C" w:rsidRPr="00A45500">
          <w:rPr>
            <w:noProof/>
            <w:webHidden/>
          </w:rPr>
        </w:r>
        <w:r w:rsidR="00EA578C" w:rsidRPr="00A45500">
          <w:rPr>
            <w:noProof/>
            <w:webHidden/>
          </w:rPr>
          <w:fldChar w:fldCharType="separate"/>
        </w:r>
        <w:r w:rsidR="00EA578C" w:rsidRPr="00A45500">
          <w:rPr>
            <w:noProof/>
            <w:webHidden/>
          </w:rPr>
          <w:t>6</w:t>
        </w:r>
        <w:r w:rsidR="00EA578C" w:rsidRPr="00A45500">
          <w:rPr>
            <w:noProof/>
            <w:webHidden/>
          </w:rPr>
          <w:fldChar w:fldCharType="end"/>
        </w:r>
      </w:hyperlink>
    </w:p>
    <w:p w14:paraId="0D8AB1B5" w14:textId="147FC6DF" w:rsidR="00EA578C" w:rsidRPr="00A45500" w:rsidRDefault="00EF625E">
      <w:pPr>
        <w:pStyle w:val="TOC2"/>
        <w:ind w:left="480"/>
        <w:rPr>
          <w:rFonts w:asciiTheme="minorHAnsi" w:eastAsiaTheme="minorEastAsia" w:hAnsiTheme="minorHAnsi" w:cstheme="minorBidi"/>
          <w:noProof/>
          <w:sz w:val="21"/>
          <w:szCs w:val="22"/>
        </w:rPr>
      </w:pPr>
      <w:hyperlink w:anchor="_Toc99905738" w:history="1">
        <w:r w:rsidR="00EA578C" w:rsidRPr="00A45500">
          <w:rPr>
            <w:rStyle w:val="a5"/>
            <w:noProof/>
            <w:color w:val="auto"/>
          </w:rPr>
          <w:t xml:space="preserve">1.3 </w:t>
        </w:r>
        <w:r w:rsidR="00EA578C" w:rsidRPr="00A45500">
          <w:rPr>
            <w:rStyle w:val="a5"/>
            <w:noProof/>
            <w:color w:val="auto"/>
          </w:rPr>
          <w:t>主要研究内容</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_Toc99905738 \h </w:instrText>
        </w:r>
        <w:r w:rsidR="00EA578C" w:rsidRPr="00A45500">
          <w:rPr>
            <w:noProof/>
            <w:webHidden/>
          </w:rPr>
        </w:r>
        <w:r w:rsidR="00EA578C" w:rsidRPr="00A45500">
          <w:rPr>
            <w:noProof/>
            <w:webHidden/>
          </w:rPr>
          <w:fldChar w:fldCharType="separate"/>
        </w:r>
        <w:r w:rsidR="00EA578C" w:rsidRPr="00A45500">
          <w:rPr>
            <w:noProof/>
            <w:webHidden/>
          </w:rPr>
          <w:t>7</w:t>
        </w:r>
        <w:r w:rsidR="00EA578C" w:rsidRPr="00A45500">
          <w:rPr>
            <w:noProof/>
            <w:webHidden/>
          </w:rPr>
          <w:fldChar w:fldCharType="end"/>
        </w:r>
      </w:hyperlink>
    </w:p>
    <w:p w14:paraId="1CD02986" w14:textId="59F12653" w:rsidR="00EA578C" w:rsidRPr="00A45500" w:rsidRDefault="00EF625E">
      <w:pPr>
        <w:pStyle w:val="TOC2"/>
        <w:ind w:left="480"/>
        <w:rPr>
          <w:rFonts w:asciiTheme="minorHAnsi" w:eastAsiaTheme="minorEastAsia" w:hAnsiTheme="minorHAnsi" w:cstheme="minorBidi"/>
          <w:noProof/>
          <w:sz w:val="21"/>
          <w:szCs w:val="22"/>
        </w:rPr>
      </w:pPr>
      <w:hyperlink w:anchor="_Toc99905739" w:history="1">
        <w:r w:rsidR="00EA578C" w:rsidRPr="00A45500">
          <w:rPr>
            <w:rStyle w:val="a5"/>
            <w:noProof/>
            <w:color w:val="auto"/>
          </w:rPr>
          <w:t xml:space="preserve">1.4 </w:t>
        </w:r>
        <w:r w:rsidR="00EA578C" w:rsidRPr="00A45500">
          <w:rPr>
            <w:rStyle w:val="a5"/>
            <w:noProof/>
            <w:color w:val="auto"/>
          </w:rPr>
          <w:t>组织结构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_Toc99905739 \h </w:instrText>
        </w:r>
        <w:r w:rsidR="00EA578C" w:rsidRPr="00A45500">
          <w:rPr>
            <w:noProof/>
            <w:webHidden/>
          </w:rPr>
        </w:r>
        <w:r w:rsidR="00EA578C" w:rsidRPr="00A45500">
          <w:rPr>
            <w:noProof/>
            <w:webHidden/>
          </w:rPr>
          <w:fldChar w:fldCharType="separate"/>
        </w:r>
        <w:r w:rsidR="00EA578C" w:rsidRPr="00A45500">
          <w:rPr>
            <w:noProof/>
            <w:webHidden/>
          </w:rPr>
          <w:t>9</w:t>
        </w:r>
        <w:r w:rsidR="00EA578C" w:rsidRPr="00A45500">
          <w:rPr>
            <w:noProof/>
            <w:webHidden/>
          </w:rPr>
          <w:fldChar w:fldCharType="end"/>
        </w:r>
      </w:hyperlink>
    </w:p>
    <w:p w14:paraId="78D5B911" w14:textId="6A643932"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40" w:history="1">
        <w:r w:rsidR="00EA578C" w:rsidRPr="00A45500">
          <w:rPr>
            <w:rStyle w:val="a5"/>
            <w:noProof/>
            <w:color w:val="auto"/>
          </w:rPr>
          <w:t>第</w:t>
        </w:r>
        <w:r w:rsidR="00EA578C" w:rsidRPr="00A45500">
          <w:rPr>
            <w:rStyle w:val="a5"/>
            <w:noProof/>
            <w:color w:val="auto"/>
          </w:rPr>
          <w:t>2</w:t>
        </w:r>
        <w:r w:rsidR="00EA578C" w:rsidRPr="00A45500">
          <w:rPr>
            <w:rStyle w:val="a5"/>
            <w:noProof/>
            <w:color w:val="auto"/>
          </w:rPr>
          <w:t>章</w:t>
        </w:r>
        <w:r w:rsidR="00EA578C" w:rsidRPr="00A45500">
          <w:rPr>
            <w:rStyle w:val="a5"/>
            <w:noProof/>
            <w:color w:val="auto"/>
          </w:rPr>
          <w:t xml:space="preserve"> RISC-V</w:t>
        </w:r>
        <w:r w:rsidR="00EA578C" w:rsidRPr="00A45500">
          <w:rPr>
            <w:rStyle w:val="a5"/>
            <w:noProof/>
            <w:color w:val="auto"/>
          </w:rPr>
          <w:t>指令集与可重现性研究</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_Toc99905740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3A29B4A4" w14:textId="241B5525" w:rsidR="00EA578C" w:rsidRPr="00A45500" w:rsidRDefault="00EF625E">
      <w:pPr>
        <w:pStyle w:val="TOC2"/>
        <w:ind w:left="480"/>
        <w:rPr>
          <w:rFonts w:asciiTheme="minorHAnsi" w:eastAsiaTheme="minorEastAsia" w:hAnsiTheme="minorHAnsi" w:cstheme="minorBidi"/>
          <w:noProof/>
          <w:sz w:val="21"/>
          <w:szCs w:val="22"/>
        </w:rPr>
      </w:pPr>
      <w:hyperlink w:anchor="_Toc99905741" w:history="1">
        <w:r w:rsidR="00EA578C" w:rsidRPr="00A45500">
          <w:rPr>
            <w:rStyle w:val="a5"/>
            <w:noProof/>
            <w:color w:val="auto"/>
          </w:rPr>
          <w:t>2.1 RISC-V</w:t>
        </w:r>
        <w:r w:rsidR="00EA578C" w:rsidRPr="00A45500">
          <w:rPr>
            <w:rStyle w:val="a5"/>
            <w:noProof/>
            <w:color w:val="auto"/>
          </w:rPr>
          <w:t>指令架构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_Toc99905741 \h </w:instrText>
        </w:r>
        <w:r w:rsidR="00EA578C" w:rsidRPr="00A45500">
          <w:rPr>
            <w:noProof/>
            <w:webHidden/>
          </w:rPr>
        </w:r>
        <w:r w:rsidR="00EA578C" w:rsidRPr="00A45500">
          <w:rPr>
            <w:noProof/>
            <w:webHidden/>
          </w:rPr>
          <w:fldChar w:fldCharType="separate"/>
        </w:r>
        <w:r w:rsidR="00EA578C" w:rsidRPr="00A45500">
          <w:rPr>
            <w:noProof/>
            <w:webHidden/>
          </w:rPr>
          <w:t>10</w:t>
        </w:r>
        <w:r w:rsidR="00EA578C" w:rsidRPr="00A45500">
          <w:rPr>
            <w:noProof/>
            <w:webHidden/>
          </w:rPr>
          <w:fldChar w:fldCharType="end"/>
        </w:r>
      </w:hyperlink>
    </w:p>
    <w:p w14:paraId="6D03CDF8" w14:textId="1DA7B7AF"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2" w:history="1">
        <w:r w:rsidR="00EA578C" w:rsidRPr="00A45500">
          <w:rPr>
            <w:rStyle w:val="a5"/>
            <w:noProof/>
            <w:color w:val="auto"/>
          </w:rPr>
          <w:t>2.1.1 RISC-V</w:t>
        </w:r>
        <w:r w:rsidR="00EA578C" w:rsidRPr="00A45500">
          <w:rPr>
            <w:rStyle w:val="a5"/>
            <w:noProof/>
            <w:color w:val="auto"/>
          </w:rPr>
          <w:t>基础指令集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_Toc99905742 \h </w:instrText>
        </w:r>
        <w:r w:rsidR="00EA578C" w:rsidRPr="00A45500">
          <w:rPr>
            <w:noProof/>
            <w:webHidden/>
          </w:rPr>
        </w:r>
        <w:r w:rsidR="00EA578C" w:rsidRPr="00A45500">
          <w:rPr>
            <w:noProof/>
            <w:webHidden/>
          </w:rPr>
          <w:fldChar w:fldCharType="separate"/>
        </w:r>
        <w:r w:rsidR="00EA578C" w:rsidRPr="00A45500">
          <w:rPr>
            <w:noProof/>
            <w:webHidden/>
          </w:rPr>
          <w:t>11</w:t>
        </w:r>
        <w:r w:rsidR="00EA578C" w:rsidRPr="00A45500">
          <w:rPr>
            <w:noProof/>
            <w:webHidden/>
          </w:rPr>
          <w:fldChar w:fldCharType="end"/>
        </w:r>
      </w:hyperlink>
    </w:p>
    <w:p w14:paraId="46018D7E" w14:textId="111003CE"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3" w:history="1">
        <w:r w:rsidR="00EA578C" w:rsidRPr="00A45500">
          <w:rPr>
            <w:rStyle w:val="a5"/>
            <w:noProof/>
            <w:color w:val="auto"/>
          </w:rPr>
          <w:t>2.1.2 RISC-V</w:t>
        </w:r>
        <w:r w:rsidR="00EA578C" w:rsidRPr="00A45500">
          <w:rPr>
            <w:rStyle w:val="a5"/>
            <w:noProof/>
            <w:color w:val="auto"/>
          </w:rPr>
          <w:t>扩展指令集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_Toc99905743 \h </w:instrText>
        </w:r>
        <w:r w:rsidR="00EA578C" w:rsidRPr="00A45500">
          <w:rPr>
            <w:noProof/>
            <w:webHidden/>
          </w:rPr>
        </w:r>
        <w:r w:rsidR="00EA578C" w:rsidRPr="00A45500">
          <w:rPr>
            <w:noProof/>
            <w:webHidden/>
          </w:rPr>
          <w:fldChar w:fldCharType="separate"/>
        </w:r>
        <w:r w:rsidR="00EA578C" w:rsidRPr="00A45500">
          <w:rPr>
            <w:noProof/>
            <w:webHidden/>
          </w:rPr>
          <w:t>13</w:t>
        </w:r>
        <w:r w:rsidR="00EA578C" w:rsidRPr="00A45500">
          <w:rPr>
            <w:noProof/>
            <w:webHidden/>
          </w:rPr>
          <w:fldChar w:fldCharType="end"/>
        </w:r>
      </w:hyperlink>
    </w:p>
    <w:p w14:paraId="449DF1EA" w14:textId="12233764"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4" w:history="1">
        <w:r w:rsidR="00EA578C" w:rsidRPr="00A45500">
          <w:rPr>
            <w:rStyle w:val="a5"/>
            <w:noProof/>
            <w:color w:val="auto"/>
          </w:rPr>
          <w:t>2.1.3 RV32/64</w:t>
        </w:r>
        <w:r w:rsidR="00EA578C" w:rsidRPr="00A45500">
          <w:rPr>
            <w:rStyle w:val="a5"/>
            <w:noProof/>
            <w:color w:val="auto"/>
          </w:rPr>
          <w:t>特权架构</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_Toc99905744 \h </w:instrText>
        </w:r>
        <w:r w:rsidR="00EA578C" w:rsidRPr="00A45500">
          <w:rPr>
            <w:noProof/>
            <w:webHidden/>
          </w:rPr>
        </w:r>
        <w:r w:rsidR="00EA578C" w:rsidRPr="00A45500">
          <w:rPr>
            <w:noProof/>
            <w:webHidden/>
          </w:rPr>
          <w:fldChar w:fldCharType="separate"/>
        </w:r>
        <w:r w:rsidR="00EA578C" w:rsidRPr="00A45500">
          <w:rPr>
            <w:noProof/>
            <w:webHidden/>
          </w:rPr>
          <w:t>14</w:t>
        </w:r>
        <w:r w:rsidR="00EA578C" w:rsidRPr="00A45500">
          <w:rPr>
            <w:noProof/>
            <w:webHidden/>
          </w:rPr>
          <w:fldChar w:fldCharType="end"/>
        </w:r>
      </w:hyperlink>
    </w:p>
    <w:p w14:paraId="7A56815C" w14:textId="20AFFC13" w:rsidR="00EA578C" w:rsidRPr="00A45500" w:rsidRDefault="00EF625E">
      <w:pPr>
        <w:pStyle w:val="TOC2"/>
        <w:ind w:left="480"/>
        <w:rPr>
          <w:rFonts w:asciiTheme="minorHAnsi" w:eastAsiaTheme="minorEastAsia" w:hAnsiTheme="minorHAnsi" w:cstheme="minorBidi"/>
          <w:noProof/>
          <w:sz w:val="21"/>
          <w:szCs w:val="22"/>
        </w:rPr>
      </w:pPr>
      <w:hyperlink w:anchor="_Toc99905745" w:history="1">
        <w:r w:rsidR="00EA578C" w:rsidRPr="00A45500">
          <w:rPr>
            <w:rStyle w:val="a5"/>
            <w:noProof/>
            <w:color w:val="auto"/>
          </w:rPr>
          <w:t xml:space="preserve">2.2 </w:t>
        </w:r>
        <w:r w:rsidR="00EA578C" w:rsidRPr="00A45500">
          <w:rPr>
            <w:rStyle w:val="a5"/>
            <w:noProof/>
            <w:color w:val="auto"/>
          </w:rPr>
          <w:t>可重现性技术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_Toc99905745 \h </w:instrText>
        </w:r>
        <w:r w:rsidR="00EA578C" w:rsidRPr="00A45500">
          <w:rPr>
            <w:noProof/>
            <w:webHidden/>
          </w:rPr>
        </w:r>
        <w:r w:rsidR="00EA578C" w:rsidRPr="00A45500">
          <w:rPr>
            <w:noProof/>
            <w:webHidden/>
          </w:rPr>
          <w:fldChar w:fldCharType="separate"/>
        </w:r>
        <w:r w:rsidR="00EA578C" w:rsidRPr="00A45500">
          <w:rPr>
            <w:noProof/>
            <w:webHidden/>
          </w:rPr>
          <w:t>16</w:t>
        </w:r>
        <w:r w:rsidR="00EA578C" w:rsidRPr="00A45500">
          <w:rPr>
            <w:noProof/>
            <w:webHidden/>
          </w:rPr>
          <w:fldChar w:fldCharType="end"/>
        </w:r>
      </w:hyperlink>
    </w:p>
    <w:p w14:paraId="63ADA114" w14:textId="24B14DD6"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6" w:history="1">
        <w:r w:rsidR="00EA578C" w:rsidRPr="00A45500">
          <w:rPr>
            <w:rStyle w:val="a5"/>
            <w:noProof/>
            <w:color w:val="auto"/>
          </w:rPr>
          <w:t xml:space="preserve">2.2.1 </w:t>
        </w:r>
        <w:r w:rsidR="00EA578C" w:rsidRPr="00A45500">
          <w:rPr>
            <w:rStyle w:val="a5"/>
            <w:noProof/>
            <w:color w:val="auto"/>
          </w:rPr>
          <w:t>不确定因素来源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_Toc99905746 \h </w:instrText>
        </w:r>
        <w:r w:rsidR="00EA578C" w:rsidRPr="00A45500">
          <w:rPr>
            <w:noProof/>
            <w:webHidden/>
          </w:rPr>
        </w:r>
        <w:r w:rsidR="00EA578C" w:rsidRPr="00A45500">
          <w:rPr>
            <w:noProof/>
            <w:webHidden/>
          </w:rPr>
          <w:fldChar w:fldCharType="separate"/>
        </w:r>
        <w:r w:rsidR="00EA578C" w:rsidRPr="00A45500">
          <w:rPr>
            <w:noProof/>
            <w:webHidden/>
          </w:rPr>
          <w:t>18</w:t>
        </w:r>
        <w:r w:rsidR="00EA578C" w:rsidRPr="00A45500">
          <w:rPr>
            <w:noProof/>
            <w:webHidden/>
          </w:rPr>
          <w:fldChar w:fldCharType="end"/>
        </w:r>
      </w:hyperlink>
    </w:p>
    <w:p w14:paraId="17096372" w14:textId="457967B6"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7" w:history="1">
        <w:r w:rsidR="00EA578C" w:rsidRPr="00A45500">
          <w:rPr>
            <w:rStyle w:val="a5"/>
            <w:noProof/>
            <w:color w:val="auto"/>
          </w:rPr>
          <w:t xml:space="preserve">2.2.2 </w:t>
        </w:r>
        <w:r w:rsidR="00EA578C" w:rsidRPr="00A45500">
          <w:rPr>
            <w:rStyle w:val="a5"/>
            <w:noProof/>
            <w:color w:val="auto"/>
          </w:rPr>
          <w:t>追踪进程系统调用</w:t>
        </w:r>
        <w:r w:rsidR="00EA578C" w:rsidRPr="00A45500">
          <w:rPr>
            <w:rStyle w:val="a5"/>
            <w:noProof/>
            <w:color w:val="auto"/>
          </w:rPr>
          <w:t>ptrace</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_Toc99905747 \h </w:instrText>
        </w:r>
        <w:r w:rsidR="00EA578C" w:rsidRPr="00A45500">
          <w:rPr>
            <w:noProof/>
            <w:webHidden/>
          </w:rPr>
        </w:r>
        <w:r w:rsidR="00EA578C" w:rsidRPr="00A45500">
          <w:rPr>
            <w:noProof/>
            <w:webHidden/>
          </w:rPr>
          <w:fldChar w:fldCharType="separate"/>
        </w:r>
        <w:r w:rsidR="00EA578C" w:rsidRPr="00A45500">
          <w:rPr>
            <w:noProof/>
            <w:webHidden/>
          </w:rPr>
          <w:t>19</w:t>
        </w:r>
        <w:r w:rsidR="00EA578C" w:rsidRPr="00A45500">
          <w:rPr>
            <w:noProof/>
            <w:webHidden/>
          </w:rPr>
          <w:fldChar w:fldCharType="end"/>
        </w:r>
      </w:hyperlink>
    </w:p>
    <w:p w14:paraId="5E38C475" w14:textId="2887440A"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48" w:history="1">
        <w:r w:rsidR="00EA578C" w:rsidRPr="00A45500">
          <w:rPr>
            <w:rStyle w:val="a5"/>
            <w:noProof/>
            <w:color w:val="auto"/>
          </w:rPr>
          <w:t xml:space="preserve">2.2.3 </w:t>
        </w:r>
        <w:r w:rsidR="00EA578C" w:rsidRPr="00A45500">
          <w:rPr>
            <w:rStyle w:val="a5"/>
            <w:noProof/>
            <w:color w:val="auto"/>
          </w:rPr>
          <w:t>容器化技术</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_Toc99905748 \h </w:instrText>
        </w:r>
        <w:r w:rsidR="00EA578C" w:rsidRPr="00A45500">
          <w:rPr>
            <w:noProof/>
            <w:webHidden/>
          </w:rPr>
        </w:r>
        <w:r w:rsidR="00EA578C" w:rsidRPr="00A45500">
          <w:rPr>
            <w:noProof/>
            <w:webHidden/>
          </w:rPr>
          <w:fldChar w:fldCharType="separate"/>
        </w:r>
        <w:r w:rsidR="00EA578C" w:rsidRPr="00A45500">
          <w:rPr>
            <w:noProof/>
            <w:webHidden/>
          </w:rPr>
          <w:t>20</w:t>
        </w:r>
        <w:r w:rsidR="00EA578C" w:rsidRPr="00A45500">
          <w:rPr>
            <w:noProof/>
            <w:webHidden/>
          </w:rPr>
          <w:fldChar w:fldCharType="end"/>
        </w:r>
      </w:hyperlink>
    </w:p>
    <w:p w14:paraId="42D5B79C" w14:textId="078C361B" w:rsidR="00EA578C" w:rsidRPr="00A45500" w:rsidRDefault="00EF625E">
      <w:pPr>
        <w:pStyle w:val="TOC2"/>
        <w:ind w:left="480"/>
        <w:rPr>
          <w:rFonts w:asciiTheme="minorHAnsi" w:eastAsiaTheme="minorEastAsia" w:hAnsiTheme="minorHAnsi" w:cstheme="minorBidi"/>
          <w:noProof/>
          <w:sz w:val="21"/>
          <w:szCs w:val="22"/>
        </w:rPr>
      </w:pPr>
      <w:hyperlink w:anchor="_Toc99905749" w:history="1">
        <w:r w:rsidR="00EA578C" w:rsidRPr="00A45500">
          <w:rPr>
            <w:rStyle w:val="a5"/>
            <w:noProof/>
            <w:color w:val="auto"/>
          </w:rPr>
          <w:t xml:space="preserve">2.3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_Toc99905749 \h </w:instrText>
        </w:r>
        <w:r w:rsidR="00EA578C" w:rsidRPr="00A45500">
          <w:rPr>
            <w:noProof/>
            <w:webHidden/>
          </w:rPr>
        </w:r>
        <w:r w:rsidR="00EA578C" w:rsidRPr="00A45500">
          <w:rPr>
            <w:noProof/>
            <w:webHidden/>
          </w:rPr>
          <w:fldChar w:fldCharType="separate"/>
        </w:r>
        <w:r w:rsidR="00EA578C" w:rsidRPr="00A45500">
          <w:rPr>
            <w:noProof/>
            <w:webHidden/>
          </w:rPr>
          <w:t>21</w:t>
        </w:r>
        <w:r w:rsidR="00EA578C" w:rsidRPr="00A45500">
          <w:rPr>
            <w:noProof/>
            <w:webHidden/>
          </w:rPr>
          <w:fldChar w:fldCharType="end"/>
        </w:r>
      </w:hyperlink>
    </w:p>
    <w:p w14:paraId="1BF1C639" w14:textId="6CC7E9FE"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50" w:history="1">
        <w:r w:rsidR="00EA578C" w:rsidRPr="00A45500">
          <w:rPr>
            <w:rStyle w:val="a5"/>
            <w:noProof/>
            <w:color w:val="auto"/>
          </w:rPr>
          <w:t>第</w:t>
        </w:r>
        <w:r w:rsidR="00EA578C" w:rsidRPr="00A45500">
          <w:rPr>
            <w:rStyle w:val="a5"/>
            <w:noProof/>
            <w:color w:val="auto"/>
          </w:rPr>
          <w:t>3</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容器化可重现方法设计与实现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_Toc99905750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254E376D" w14:textId="64DE0634" w:rsidR="00EA578C" w:rsidRPr="00A45500" w:rsidRDefault="00EF625E">
      <w:pPr>
        <w:pStyle w:val="TOC2"/>
        <w:ind w:left="480"/>
        <w:rPr>
          <w:rFonts w:asciiTheme="minorHAnsi" w:eastAsiaTheme="minorEastAsia" w:hAnsiTheme="minorHAnsi" w:cstheme="minorBidi"/>
          <w:noProof/>
          <w:sz w:val="21"/>
          <w:szCs w:val="22"/>
        </w:rPr>
      </w:pPr>
      <w:hyperlink w:anchor="_Toc99905751" w:history="1">
        <w:r w:rsidR="00EA578C" w:rsidRPr="00A45500">
          <w:rPr>
            <w:rStyle w:val="a5"/>
            <w:noProof/>
            <w:color w:val="auto"/>
          </w:rPr>
          <w:t xml:space="preserve">3.1 </w:t>
        </w:r>
        <w:r w:rsidR="00EA578C" w:rsidRPr="00A45500">
          <w:rPr>
            <w:rStyle w:val="a5"/>
            <w:noProof/>
            <w:color w:val="auto"/>
          </w:rPr>
          <w:t>可重现方法设计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_Toc99905751 \h </w:instrText>
        </w:r>
        <w:r w:rsidR="00EA578C" w:rsidRPr="00A45500">
          <w:rPr>
            <w:noProof/>
            <w:webHidden/>
          </w:rPr>
        </w:r>
        <w:r w:rsidR="00EA578C" w:rsidRPr="00A45500">
          <w:rPr>
            <w:noProof/>
            <w:webHidden/>
          </w:rPr>
          <w:fldChar w:fldCharType="separate"/>
        </w:r>
        <w:r w:rsidR="00EA578C" w:rsidRPr="00A45500">
          <w:rPr>
            <w:noProof/>
            <w:webHidden/>
          </w:rPr>
          <w:t>22</w:t>
        </w:r>
        <w:r w:rsidR="00EA578C" w:rsidRPr="00A45500">
          <w:rPr>
            <w:noProof/>
            <w:webHidden/>
          </w:rPr>
          <w:fldChar w:fldCharType="end"/>
        </w:r>
      </w:hyperlink>
    </w:p>
    <w:p w14:paraId="44B10559" w14:textId="02CCB405"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2" w:history="1">
        <w:r w:rsidR="00EA578C" w:rsidRPr="00A45500">
          <w:rPr>
            <w:rStyle w:val="a5"/>
            <w:noProof/>
            <w:color w:val="auto"/>
          </w:rPr>
          <w:t xml:space="preserve">3.1.1 </w:t>
        </w:r>
        <w:r w:rsidR="00EA578C" w:rsidRPr="00A45500">
          <w:rPr>
            <w:rStyle w:val="a5"/>
            <w:noProof/>
            <w:color w:val="auto"/>
          </w:rPr>
          <w:t>数据竞争</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_Toc99905752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5626FC60" w14:textId="7DACDF91"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3" w:history="1">
        <w:r w:rsidR="00EA578C" w:rsidRPr="00A45500">
          <w:rPr>
            <w:rStyle w:val="a5"/>
            <w:noProof/>
            <w:color w:val="auto"/>
          </w:rPr>
          <w:t xml:space="preserve">3.2.2 </w:t>
        </w:r>
        <w:r w:rsidR="00EA578C" w:rsidRPr="00A45500">
          <w:rPr>
            <w:rStyle w:val="a5"/>
            <w:noProof/>
            <w:color w:val="auto"/>
          </w:rPr>
          <w:t>系统调用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_Toc99905753 \h </w:instrText>
        </w:r>
        <w:r w:rsidR="00EA578C" w:rsidRPr="00A45500">
          <w:rPr>
            <w:noProof/>
            <w:webHidden/>
          </w:rPr>
        </w:r>
        <w:r w:rsidR="00EA578C" w:rsidRPr="00A45500">
          <w:rPr>
            <w:noProof/>
            <w:webHidden/>
          </w:rPr>
          <w:fldChar w:fldCharType="separate"/>
        </w:r>
        <w:r w:rsidR="00EA578C" w:rsidRPr="00A45500">
          <w:rPr>
            <w:noProof/>
            <w:webHidden/>
          </w:rPr>
          <w:t>23</w:t>
        </w:r>
        <w:r w:rsidR="00EA578C" w:rsidRPr="00A45500">
          <w:rPr>
            <w:noProof/>
            <w:webHidden/>
          </w:rPr>
          <w:fldChar w:fldCharType="end"/>
        </w:r>
      </w:hyperlink>
    </w:p>
    <w:p w14:paraId="30ACCEEF" w14:textId="0A0FF0FA"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4" w:history="1">
        <w:r w:rsidR="00EA578C" w:rsidRPr="00A45500">
          <w:rPr>
            <w:rStyle w:val="a5"/>
            <w:noProof/>
            <w:color w:val="auto"/>
          </w:rPr>
          <w:t xml:space="preserve">3.2.3 </w:t>
        </w:r>
        <w:r w:rsidR="00EA578C" w:rsidRPr="00A45500">
          <w:rPr>
            <w:rStyle w:val="a5"/>
            <w:noProof/>
            <w:color w:val="auto"/>
          </w:rPr>
          <w:t>信号</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_Toc99905754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708B7B6A" w14:textId="0887205D"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5" w:history="1">
        <w:r w:rsidR="00EA578C" w:rsidRPr="00A45500">
          <w:rPr>
            <w:rStyle w:val="a5"/>
            <w:noProof/>
            <w:color w:val="auto"/>
          </w:rPr>
          <w:t xml:space="preserve">3.2.4 </w:t>
        </w:r>
        <w:r w:rsidR="00EA578C" w:rsidRPr="00A45500">
          <w:rPr>
            <w:rStyle w:val="a5"/>
            <w:noProof/>
            <w:color w:val="auto"/>
          </w:rPr>
          <w:t>共享内存</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_Toc99905755 \h </w:instrText>
        </w:r>
        <w:r w:rsidR="00EA578C" w:rsidRPr="00A45500">
          <w:rPr>
            <w:noProof/>
            <w:webHidden/>
          </w:rPr>
        </w:r>
        <w:r w:rsidR="00EA578C" w:rsidRPr="00A45500">
          <w:rPr>
            <w:noProof/>
            <w:webHidden/>
          </w:rPr>
          <w:fldChar w:fldCharType="separate"/>
        </w:r>
        <w:r w:rsidR="00EA578C" w:rsidRPr="00A45500">
          <w:rPr>
            <w:noProof/>
            <w:webHidden/>
          </w:rPr>
          <w:t>25</w:t>
        </w:r>
        <w:r w:rsidR="00EA578C" w:rsidRPr="00A45500">
          <w:rPr>
            <w:noProof/>
            <w:webHidden/>
          </w:rPr>
          <w:fldChar w:fldCharType="end"/>
        </w:r>
      </w:hyperlink>
    </w:p>
    <w:p w14:paraId="320A947C" w14:textId="3BBC4D4F" w:rsidR="00EA578C" w:rsidRPr="00A45500" w:rsidRDefault="00EF625E">
      <w:pPr>
        <w:pStyle w:val="TOC2"/>
        <w:ind w:left="480"/>
        <w:rPr>
          <w:rFonts w:asciiTheme="minorHAnsi" w:eastAsiaTheme="minorEastAsia" w:hAnsiTheme="minorHAnsi" w:cstheme="minorBidi"/>
          <w:noProof/>
          <w:sz w:val="21"/>
          <w:szCs w:val="22"/>
        </w:rPr>
      </w:pPr>
      <w:hyperlink w:anchor="_Toc99905756" w:history="1">
        <w:r w:rsidR="00EA578C" w:rsidRPr="00A45500">
          <w:rPr>
            <w:rStyle w:val="a5"/>
            <w:noProof/>
            <w:color w:val="auto"/>
          </w:rPr>
          <w:t xml:space="preserve">3.2 </w:t>
        </w:r>
        <w:r w:rsidR="00EA578C" w:rsidRPr="00A45500">
          <w:rPr>
            <w:rStyle w:val="a5"/>
            <w:noProof/>
            <w:color w:val="auto"/>
          </w:rPr>
          <w:t>系统调用拦截优化</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_Toc99905756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5AEF2001" w14:textId="147B8C22"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7" w:history="1">
        <w:r w:rsidR="00EA578C" w:rsidRPr="00A45500">
          <w:rPr>
            <w:rStyle w:val="a5"/>
            <w:noProof/>
            <w:color w:val="auto"/>
          </w:rPr>
          <w:t xml:space="preserve">3.2.1 </w:t>
        </w:r>
        <w:r w:rsidR="00EA578C" w:rsidRPr="00A45500">
          <w:rPr>
            <w:rStyle w:val="a5"/>
            <w:noProof/>
            <w:color w:val="auto"/>
          </w:rPr>
          <w:t>拦截系统调用库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_Toc99905757 \h </w:instrText>
        </w:r>
        <w:r w:rsidR="00EA578C" w:rsidRPr="00A45500">
          <w:rPr>
            <w:noProof/>
            <w:webHidden/>
          </w:rPr>
        </w:r>
        <w:r w:rsidR="00EA578C" w:rsidRPr="00A45500">
          <w:rPr>
            <w:noProof/>
            <w:webHidden/>
          </w:rPr>
          <w:fldChar w:fldCharType="separate"/>
        </w:r>
        <w:r w:rsidR="00EA578C" w:rsidRPr="00A45500">
          <w:rPr>
            <w:noProof/>
            <w:webHidden/>
          </w:rPr>
          <w:t>26</w:t>
        </w:r>
        <w:r w:rsidR="00EA578C" w:rsidRPr="00A45500">
          <w:rPr>
            <w:noProof/>
            <w:webHidden/>
          </w:rPr>
          <w:fldChar w:fldCharType="end"/>
        </w:r>
      </w:hyperlink>
    </w:p>
    <w:p w14:paraId="22ABA0BB" w14:textId="4686450B"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8" w:history="1">
        <w:r w:rsidR="00EA578C" w:rsidRPr="00A45500">
          <w:rPr>
            <w:rStyle w:val="a5"/>
            <w:noProof/>
            <w:color w:val="auto"/>
          </w:rPr>
          <w:t xml:space="preserve">3.2.2 </w:t>
        </w:r>
        <w:r w:rsidR="00EA578C" w:rsidRPr="00A45500">
          <w:rPr>
            <w:rStyle w:val="a5"/>
            <w:noProof/>
            <w:color w:val="auto"/>
          </w:rPr>
          <w:t>选择性拦截</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_Toc99905758 \h </w:instrText>
        </w:r>
        <w:r w:rsidR="00EA578C" w:rsidRPr="00A45500">
          <w:rPr>
            <w:noProof/>
            <w:webHidden/>
          </w:rPr>
        </w:r>
        <w:r w:rsidR="00EA578C" w:rsidRPr="00A45500">
          <w:rPr>
            <w:noProof/>
            <w:webHidden/>
          </w:rPr>
          <w:fldChar w:fldCharType="separate"/>
        </w:r>
        <w:r w:rsidR="00EA578C" w:rsidRPr="00A45500">
          <w:rPr>
            <w:noProof/>
            <w:webHidden/>
          </w:rPr>
          <w:t>27</w:t>
        </w:r>
        <w:r w:rsidR="00EA578C" w:rsidRPr="00A45500">
          <w:rPr>
            <w:noProof/>
            <w:webHidden/>
          </w:rPr>
          <w:fldChar w:fldCharType="end"/>
        </w:r>
      </w:hyperlink>
    </w:p>
    <w:p w14:paraId="2D41DBA9" w14:textId="0CAA7650"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59" w:history="1">
        <w:r w:rsidR="00EA578C" w:rsidRPr="00A45500">
          <w:rPr>
            <w:rStyle w:val="a5"/>
            <w:noProof/>
            <w:color w:val="auto"/>
          </w:rPr>
          <w:t xml:space="preserve">3.2.3 </w:t>
        </w:r>
        <w:r w:rsidR="00EA578C" w:rsidRPr="00A45500">
          <w:rPr>
            <w:rStyle w:val="a5"/>
            <w:noProof/>
            <w:color w:val="auto"/>
          </w:rPr>
          <w:t>检查系统调用阻塞</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_Toc99905759 \h </w:instrText>
        </w:r>
        <w:r w:rsidR="00EA578C" w:rsidRPr="00A45500">
          <w:rPr>
            <w:noProof/>
            <w:webHidden/>
          </w:rPr>
        </w:r>
        <w:r w:rsidR="00EA578C" w:rsidRPr="00A45500">
          <w:rPr>
            <w:noProof/>
            <w:webHidden/>
          </w:rPr>
          <w:fldChar w:fldCharType="separate"/>
        </w:r>
        <w:r w:rsidR="00EA578C" w:rsidRPr="00A45500">
          <w:rPr>
            <w:noProof/>
            <w:webHidden/>
          </w:rPr>
          <w:t>28</w:t>
        </w:r>
        <w:r w:rsidR="00EA578C" w:rsidRPr="00A45500">
          <w:rPr>
            <w:noProof/>
            <w:webHidden/>
          </w:rPr>
          <w:fldChar w:fldCharType="end"/>
        </w:r>
      </w:hyperlink>
    </w:p>
    <w:p w14:paraId="52949EF0" w14:textId="24023E42" w:rsidR="00EA578C" w:rsidRPr="00A45500" w:rsidRDefault="00EF625E">
      <w:pPr>
        <w:pStyle w:val="TOC2"/>
        <w:ind w:left="480"/>
        <w:rPr>
          <w:rFonts w:asciiTheme="minorHAnsi" w:eastAsiaTheme="minorEastAsia" w:hAnsiTheme="minorHAnsi" w:cstheme="minorBidi"/>
          <w:noProof/>
          <w:sz w:val="21"/>
          <w:szCs w:val="22"/>
        </w:rPr>
      </w:pPr>
      <w:hyperlink w:anchor="_Toc99905760" w:history="1">
        <w:r w:rsidR="00EA578C" w:rsidRPr="00A45500">
          <w:rPr>
            <w:rStyle w:val="a5"/>
            <w:noProof/>
            <w:color w:val="auto"/>
          </w:rPr>
          <w:t>3.3</w:t>
        </w:r>
        <w:r w:rsidR="00EA578C" w:rsidRPr="00A45500">
          <w:rPr>
            <w:rStyle w:val="a5"/>
            <w:noProof/>
            <w:color w:val="auto"/>
          </w:rPr>
          <w:t>容器化设计</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_Toc99905760 \h </w:instrText>
        </w:r>
        <w:r w:rsidR="00EA578C" w:rsidRPr="00A45500">
          <w:rPr>
            <w:noProof/>
            <w:webHidden/>
          </w:rPr>
        </w:r>
        <w:r w:rsidR="00EA578C" w:rsidRPr="00A45500">
          <w:rPr>
            <w:noProof/>
            <w:webHidden/>
          </w:rPr>
          <w:fldChar w:fldCharType="separate"/>
        </w:r>
        <w:r w:rsidR="00EA578C" w:rsidRPr="00A45500">
          <w:rPr>
            <w:noProof/>
            <w:webHidden/>
          </w:rPr>
          <w:t>29</w:t>
        </w:r>
        <w:r w:rsidR="00EA578C" w:rsidRPr="00A45500">
          <w:rPr>
            <w:noProof/>
            <w:webHidden/>
          </w:rPr>
          <w:fldChar w:fldCharType="end"/>
        </w:r>
      </w:hyperlink>
    </w:p>
    <w:p w14:paraId="2AA22E09" w14:textId="0CB787F0"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61" w:history="1">
        <w:r w:rsidR="00EA578C" w:rsidRPr="00A45500">
          <w:rPr>
            <w:rStyle w:val="a5"/>
            <w:noProof/>
            <w:color w:val="auto"/>
          </w:rPr>
          <w:t xml:space="preserve">3.3.1 </w:t>
        </w:r>
        <w:r w:rsidR="00EA578C" w:rsidRPr="00A45500">
          <w:rPr>
            <w:rStyle w:val="a5"/>
            <w:noProof/>
            <w:color w:val="auto"/>
          </w:rPr>
          <w:t>进程标识符</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_Toc99905761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2ACCE8BC" w14:textId="36519C82"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62" w:history="1">
        <w:r w:rsidR="00EA578C" w:rsidRPr="00A45500">
          <w:rPr>
            <w:rStyle w:val="a5"/>
            <w:noProof/>
            <w:color w:val="auto"/>
          </w:rPr>
          <w:t xml:space="preserve">3.3.2 </w:t>
        </w:r>
        <w:r w:rsidR="00EA578C" w:rsidRPr="00A45500">
          <w:rPr>
            <w:rStyle w:val="a5"/>
            <w:noProof/>
            <w:color w:val="auto"/>
          </w:rPr>
          <w:t>文件系统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_Toc99905762 \h </w:instrText>
        </w:r>
        <w:r w:rsidR="00EA578C" w:rsidRPr="00A45500">
          <w:rPr>
            <w:noProof/>
            <w:webHidden/>
          </w:rPr>
        </w:r>
        <w:r w:rsidR="00EA578C" w:rsidRPr="00A45500">
          <w:rPr>
            <w:noProof/>
            <w:webHidden/>
          </w:rPr>
          <w:fldChar w:fldCharType="separate"/>
        </w:r>
        <w:r w:rsidR="00EA578C" w:rsidRPr="00A45500">
          <w:rPr>
            <w:noProof/>
            <w:webHidden/>
          </w:rPr>
          <w:t>30</w:t>
        </w:r>
        <w:r w:rsidR="00EA578C" w:rsidRPr="00A45500">
          <w:rPr>
            <w:noProof/>
            <w:webHidden/>
          </w:rPr>
          <w:fldChar w:fldCharType="end"/>
        </w:r>
      </w:hyperlink>
    </w:p>
    <w:p w14:paraId="1209497E" w14:textId="118A41A6" w:rsidR="00EA578C" w:rsidRPr="00A45500" w:rsidRDefault="00EF625E">
      <w:pPr>
        <w:pStyle w:val="TOC2"/>
        <w:ind w:left="480"/>
        <w:rPr>
          <w:rFonts w:asciiTheme="minorHAnsi" w:eastAsiaTheme="minorEastAsia" w:hAnsiTheme="minorHAnsi" w:cstheme="minorBidi"/>
          <w:noProof/>
          <w:sz w:val="21"/>
          <w:szCs w:val="22"/>
        </w:rPr>
      </w:pPr>
      <w:hyperlink w:anchor="_Toc99905763" w:history="1">
        <w:r w:rsidR="00EA578C" w:rsidRPr="00A45500">
          <w:rPr>
            <w:rStyle w:val="a5"/>
            <w:noProof/>
            <w:color w:val="auto"/>
          </w:rPr>
          <w:t xml:space="preserve">3.4 RISC-V </w:t>
        </w:r>
        <w:r w:rsidR="00EA578C" w:rsidRPr="00A45500">
          <w:rPr>
            <w:rStyle w:val="a5"/>
            <w:noProof/>
            <w:color w:val="auto"/>
          </w:rPr>
          <w:t>容器化可重现方法</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_Toc99905763 \h </w:instrText>
        </w:r>
        <w:r w:rsidR="00EA578C" w:rsidRPr="00A45500">
          <w:rPr>
            <w:noProof/>
            <w:webHidden/>
          </w:rPr>
        </w:r>
        <w:r w:rsidR="00EA578C" w:rsidRPr="00A45500">
          <w:rPr>
            <w:noProof/>
            <w:webHidden/>
          </w:rPr>
          <w:fldChar w:fldCharType="separate"/>
        </w:r>
        <w:r w:rsidR="00EA578C" w:rsidRPr="00A45500">
          <w:rPr>
            <w:noProof/>
            <w:webHidden/>
          </w:rPr>
          <w:t>31</w:t>
        </w:r>
        <w:r w:rsidR="00EA578C" w:rsidRPr="00A45500">
          <w:rPr>
            <w:noProof/>
            <w:webHidden/>
          </w:rPr>
          <w:fldChar w:fldCharType="end"/>
        </w:r>
      </w:hyperlink>
    </w:p>
    <w:p w14:paraId="09552E69" w14:textId="7147B050"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64" w:history="1">
        <w:r w:rsidR="00EA578C" w:rsidRPr="00A45500">
          <w:rPr>
            <w:rStyle w:val="a5"/>
            <w:noProof/>
            <w:color w:val="auto"/>
          </w:rPr>
          <w:t>3.4.1 RISC-V</w:t>
        </w:r>
        <w:r w:rsidR="00EA578C" w:rsidRPr="00A45500">
          <w:rPr>
            <w:rStyle w:val="a5"/>
            <w:noProof/>
            <w:color w:val="auto"/>
          </w:rPr>
          <w:t>容器</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_Toc99905764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23E21823" w14:textId="2617C671"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65" w:history="1">
        <w:r w:rsidR="00EA578C" w:rsidRPr="00A45500">
          <w:rPr>
            <w:rStyle w:val="a5"/>
            <w:noProof/>
            <w:color w:val="auto"/>
          </w:rPr>
          <w:t xml:space="preserve">3.4.2 </w:t>
        </w:r>
        <w:r w:rsidR="00EA578C" w:rsidRPr="00A45500">
          <w:rPr>
            <w:rStyle w:val="a5"/>
            <w:noProof/>
            <w:color w:val="auto"/>
          </w:rPr>
          <w:t>拦截</w:t>
        </w:r>
        <w:r w:rsidR="00EA578C" w:rsidRPr="00A45500">
          <w:rPr>
            <w:rStyle w:val="a5"/>
            <w:noProof/>
            <w:color w:val="auto"/>
          </w:rPr>
          <w:t>RISC-V CPU</w:t>
        </w:r>
        <w:r w:rsidR="00EA578C" w:rsidRPr="00A45500">
          <w:rPr>
            <w:rStyle w:val="a5"/>
            <w:noProof/>
            <w:color w:val="auto"/>
          </w:rPr>
          <w:t>指令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_Toc99905765 \h </w:instrText>
        </w:r>
        <w:r w:rsidR="00EA578C" w:rsidRPr="00A45500">
          <w:rPr>
            <w:noProof/>
            <w:webHidden/>
          </w:rPr>
        </w:r>
        <w:r w:rsidR="00EA578C" w:rsidRPr="00A45500">
          <w:rPr>
            <w:noProof/>
            <w:webHidden/>
          </w:rPr>
          <w:fldChar w:fldCharType="separate"/>
        </w:r>
        <w:r w:rsidR="00EA578C" w:rsidRPr="00A45500">
          <w:rPr>
            <w:noProof/>
            <w:webHidden/>
          </w:rPr>
          <w:t>32</w:t>
        </w:r>
        <w:r w:rsidR="00EA578C" w:rsidRPr="00A45500">
          <w:rPr>
            <w:noProof/>
            <w:webHidden/>
          </w:rPr>
          <w:fldChar w:fldCharType="end"/>
        </w:r>
      </w:hyperlink>
    </w:p>
    <w:p w14:paraId="33C4ADB7" w14:textId="45E0CB79" w:rsidR="00EA578C" w:rsidRPr="00A45500" w:rsidRDefault="00EF625E">
      <w:pPr>
        <w:pStyle w:val="TOC2"/>
        <w:ind w:left="480"/>
        <w:rPr>
          <w:rFonts w:asciiTheme="minorHAnsi" w:eastAsiaTheme="minorEastAsia" w:hAnsiTheme="minorHAnsi" w:cstheme="minorBidi"/>
          <w:noProof/>
          <w:sz w:val="21"/>
          <w:szCs w:val="22"/>
        </w:rPr>
      </w:pPr>
      <w:hyperlink w:anchor="_Toc99905766" w:history="1">
        <w:r w:rsidR="00EA578C" w:rsidRPr="00A45500">
          <w:rPr>
            <w:rStyle w:val="a5"/>
            <w:noProof/>
            <w:color w:val="auto"/>
          </w:rPr>
          <w:t xml:space="preserve">3.5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_Toc99905766 \h </w:instrText>
        </w:r>
        <w:r w:rsidR="00EA578C" w:rsidRPr="00A45500">
          <w:rPr>
            <w:noProof/>
            <w:webHidden/>
          </w:rPr>
        </w:r>
        <w:r w:rsidR="00EA578C" w:rsidRPr="00A45500">
          <w:rPr>
            <w:noProof/>
            <w:webHidden/>
          </w:rPr>
          <w:fldChar w:fldCharType="separate"/>
        </w:r>
        <w:r w:rsidR="00EA578C" w:rsidRPr="00A45500">
          <w:rPr>
            <w:noProof/>
            <w:webHidden/>
          </w:rPr>
          <w:t>34</w:t>
        </w:r>
        <w:r w:rsidR="00EA578C" w:rsidRPr="00A45500">
          <w:rPr>
            <w:noProof/>
            <w:webHidden/>
          </w:rPr>
          <w:fldChar w:fldCharType="end"/>
        </w:r>
      </w:hyperlink>
    </w:p>
    <w:p w14:paraId="1B490566" w14:textId="4569BB1B"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67" w:history="1">
        <w:r w:rsidR="00EA578C" w:rsidRPr="00A45500">
          <w:rPr>
            <w:rStyle w:val="a5"/>
            <w:noProof/>
            <w:color w:val="auto"/>
          </w:rPr>
          <w:t>第</w:t>
        </w:r>
        <w:r w:rsidR="00EA578C" w:rsidRPr="00A45500">
          <w:rPr>
            <w:rStyle w:val="a5"/>
            <w:noProof/>
            <w:color w:val="auto"/>
          </w:rPr>
          <w:t>4</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_Toc99905767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5B60CB35" w14:textId="44731AAA" w:rsidR="00EA578C" w:rsidRPr="00A45500" w:rsidRDefault="00EF625E">
      <w:pPr>
        <w:pStyle w:val="TOC2"/>
        <w:ind w:left="480"/>
        <w:rPr>
          <w:rFonts w:asciiTheme="minorHAnsi" w:eastAsiaTheme="minorEastAsia" w:hAnsiTheme="minorHAnsi" w:cstheme="minorBidi"/>
          <w:noProof/>
          <w:sz w:val="21"/>
          <w:szCs w:val="22"/>
        </w:rPr>
      </w:pPr>
      <w:hyperlink w:anchor="_Toc99905768" w:history="1">
        <w:r w:rsidR="00EA578C" w:rsidRPr="00A45500">
          <w:rPr>
            <w:rStyle w:val="a5"/>
            <w:noProof/>
            <w:color w:val="auto"/>
          </w:rPr>
          <w:t>4.1 RISC-V</w:t>
        </w:r>
        <w:r w:rsidR="00EA578C" w:rsidRPr="00A45500">
          <w:rPr>
            <w:rStyle w:val="a5"/>
            <w:noProof/>
            <w:color w:val="auto"/>
          </w:rPr>
          <w:t>仿真平台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_Toc99905768 \h </w:instrText>
        </w:r>
        <w:r w:rsidR="00EA578C" w:rsidRPr="00A45500">
          <w:rPr>
            <w:noProof/>
            <w:webHidden/>
          </w:rPr>
        </w:r>
        <w:r w:rsidR="00EA578C" w:rsidRPr="00A45500">
          <w:rPr>
            <w:noProof/>
            <w:webHidden/>
          </w:rPr>
          <w:fldChar w:fldCharType="separate"/>
        </w:r>
        <w:r w:rsidR="00EA578C" w:rsidRPr="00A45500">
          <w:rPr>
            <w:noProof/>
            <w:webHidden/>
          </w:rPr>
          <w:t>35</w:t>
        </w:r>
        <w:r w:rsidR="00EA578C" w:rsidRPr="00A45500">
          <w:rPr>
            <w:noProof/>
            <w:webHidden/>
          </w:rPr>
          <w:fldChar w:fldCharType="end"/>
        </w:r>
      </w:hyperlink>
    </w:p>
    <w:p w14:paraId="2B609017" w14:textId="6465D971"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69" w:history="1">
        <w:r w:rsidR="00EA578C" w:rsidRPr="00A45500">
          <w:rPr>
            <w:rStyle w:val="a5"/>
            <w:noProof/>
            <w:color w:val="auto"/>
          </w:rPr>
          <w:t>4.1.1 RISC-V</w:t>
        </w:r>
        <w:r w:rsidR="00EA578C" w:rsidRPr="00A45500">
          <w:rPr>
            <w:rStyle w:val="a5"/>
            <w:noProof/>
            <w:color w:val="auto"/>
          </w:rPr>
          <w:t>目标系统构建</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_Toc99905769 \h </w:instrText>
        </w:r>
        <w:r w:rsidR="00EA578C" w:rsidRPr="00A45500">
          <w:rPr>
            <w:noProof/>
            <w:webHidden/>
          </w:rPr>
        </w:r>
        <w:r w:rsidR="00EA578C" w:rsidRPr="00A45500">
          <w:rPr>
            <w:noProof/>
            <w:webHidden/>
          </w:rPr>
          <w:fldChar w:fldCharType="separate"/>
        </w:r>
        <w:r w:rsidR="00EA578C" w:rsidRPr="00A45500">
          <w:rPr>
            <w:noProof/>
            <w:webHidden/>
          </w:rPr>
          <w:t>36</w:t>
        </w:r>
        <w:r w:rsidR="00EA578C" w:rsidRPr="00A45500">
          <w:rPr>
            <w:noProof/>
            <w:webHidden/>
          </w:rPr>
          <w:fldChar w:fldCharType="end"/>
        </w:r>
      </w:hyperlink>
    </w:p>
    <w:p w14:paraId="3284820C" w14:textId="3EBF6978"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0" w:history="1">
        <w:r w:rsidR="00EA578C" w:rsidRPr="00A45500">
          <w:rPr>
            <w:rStyle w:val="a5"/>
            <w:noProof/>
            <w:color w:val="auto"/>
          </w:rPr>
          <w:t>4.1.2 HiFive</w:t>
        </w:r>
        <w:r w:rsidR="00EA578C" w:rsidRPr="00A45500">
          <w:rPr>
            <w:rStyle w:val="a5"/>
            <w:noProof/>
            <w:color w:val="auto"/>
          </w:rPr>
          <w:t>平台</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_Toc99905770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207DC8F9" w14:textId="61E0B223"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1" w:history="1">
        <w:r w:rsidR="00EA578C" w:rsidRPr="00A45500">
          <w:rPr>
            <w:rStyle w:val="a5"/>
            <w:noProof/>
            <w:color w:val="auto"/>
          </w:rPr>
          <w:t xml:space="preserve">4.1.3 </w:t>
        </w:r>
        <w:r w:rsidR="00EA578C" w:rsidRPr="00A45500">
          <w:rPr>
            <w:rStyle w:val="a5"/>
            <w:noProof/>
            <w:color w:val="auto"/>
          </w:rPr>
          <w:t>启动</w:t>
        </w:r>
        <w:r w:rsidR="00EA578C" w:rsidRPr="00A45500">
          <w:rPr>
            <w:rStyle w:val="a5"/>
            <w:noProof/>
            <w:color w:val="auto"/>
          </w:rPr>
          <w:t>Linux</w:t>
        </w:r>
        <w:r w:rsidR="00EA578C" w:rsidRPr="00A45500">
          <w:rPr>
            <w:rStyle w:val="a5"/>
            <w:noProof/>
            <w:color w:val="auto"/>
          </w:rPr>
          <w:t>系统</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_Toc99905771 \h </w:instrText>
        </w:r>
        <w:r w:rsidR="00EA578C" w:rsidRPr="00A45500">
          <w:rPr>
            <w:noProof/>
            <w:webHidden/>
          </w:rPr>
        </w:r>
        <w:r w:rsidR="00EA578C" w:rsidRPr="00A45500">
          <w:rPr>
            <w:noProof/>
            <w:webHidden/>
          </w:rPr>
          <w:fldChar w:fldCharType="separate"/>
        </w:r>
        <w:r w:rsidR="00EA578C" w:rsidRPr="00A45500">
          <w:rPr>
            <w:noProof/>
            <w:webHidden/>
          </w:rPr>
          <w:t>37</w:t>
        </w:r>
        <w:r w:rsidR="00EA578C" w:rsidRPr="00A45500">
          <w:rPr>
            <w:noProof/>
            <w:webHidden/>
          </w:rPr>
          <w:fldChar w:fldCharType="end"/>
        </w:r>
      </w:hyperlink>
    </w:p>
    <w:p w14:paraId="1493BE4B" w14:textId="542AC0C4" w:rsidR="00EA578C" w:rsidRPr="00A45500" w:rsidRDefault="00EF625E">
      <w:pPr>
        <w:pStyle w:val="TOC2"/>
        <w:ind w:left="480"/>
        <w:rPr>
          <w:rFonts w:asciiTheme="minorHAnsi" w:eastAsiaTheme="minorEastAsia" w:hAnsiTheme="minorHAnsi" w:cstheme="minorBidi"/>
          <w:noProof/>
          <w:sz w:val="21"/>
          <w:szCs w:val="22"/>
        </w:rPr>
      </w:pPr>
      <w:hyperlink w:anchor="_Toc99905772" w:history="1">
        <w:r w:rsidR="00EA578C" w:rsidRPr="00A45500">
          <w:rPr>
            <w:rStyle w:val="a5"/>
            <w:noProof/>
            <w:color w:val="auto"/>
          </w:rPr>
          <w:t xml:space="preserve">4.2 </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_Toc99905772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02F801D1" w14:textId="40C59089"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3" w:history="1">
        <w:r w:rsidR="00EA578C" w:rsidRPr="00A45500">
          <w:rPr>
            <w:rStyle w:val="a5"/>
            <w:noProof/>
            <w:color w:val="auto"/>
          </w:rPr>
          <w:t xml:space="preserve">4.2.1 </w:t>
        </w:r>
        <w:r w:rsidR="00EA578C" w:rsidRPr="00A45500">
          <w:rPr>
            <w:rStyle w:val="a5"/>
            <w:noProof/>
            <w:color w:val="auto"/>
          </w:rPr>
          <w:t>系统命令</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_Toc99905773 \h </w:instrText>
        </w:r>
        <w:r w:rsidR="00EA578C" w:rsidRPr="00A45500">
          <w:rPr>
            <w:noProof/>
            <w:webHidden/>
          </w:rPr>
        </w:r>
        <w:r w:rsidR="00EA578C" w:rsidRPr="00A45500">
          <w:rPr>
            <w:noProof/>
            <w:webHidden/>
          </w:rPr>
          <w:fldChar w:fldCharType="separate"/>
        </w:r>
        <w:r w:rsidR="00EA578C" w:rsidRPr="00A45500">
          <w:rPr>
            <w:noProof/>
            <w:webHidden/>
          </w:rPr>
          <w:t>38</w:t>
        </w:r>
        <w:r w:rsidR="00EA578C" w:rsidRPr="00A45500">
          <w:rPr>
            <w:noProof/>
            <w:webHidden/>
          </w:rPr>
          <w:fldChar w:fldCharType="end"/>
        </w:r>
      </w:hyperlink>
    </w:p>
    <w:p w14:paraId="7F6A55BC" w14:textId="5A45FF5C"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4" w:history="1">
        <w:r w:rsidR="00EA578C" w:rsidRPr="00A45500">
          <w:rPr>
            <w:rStyle w:val="a5"/>
            <w:noProof/>
            <w:color w:val="auto"/>
          </w:rPr>
          <w:t>4.2.2 PARSEC</w:t>
        </w:r>
        <w:r w:rsidR="00EA578C" w:rsidRPr="00A45500">
          <w:rPr>
            <w:rStyle w:val="a5"/>
            <w:noProof/>
            <w:color w:val="auto"/>
          </w:rPr>
          <w:t>基准测试集</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_Toc99905774 \h </w:instrText>
        </w:r>
        <w:r w:rsidR="00EA578C" w:rsidRPr="00A45500">
          <w:rPr>
            <w:noProof/>
            <w:webHidden/>
          </w:rPr>
        </w:r>
        <w:r w:rsidR="00EA578C" w:rsidRPr="00A45500">
          <w:rPr>
            <w:noProof/>
            <w:webHidden/>
          </w:rPr>
          <w:fldChar w:fldCharType="separate"/>
        </w:r>
        <w:r w:rsidR="00EA578C" w:rsidRPr="00A45500">
          <w:rPr>
            <w:noProof/>
            <w:webHidden/>
          </w:rPr>
          <w:t>39</w:t>
        </w:r>
        <w:r w:rsidR="00EA578C" w:rsidRPr="00A45500">
          <w:rPr>
            <w:noProof/>
            <w:webHidden/>
          </w:rPr>
          <w:fldChar w:fldCharType="end"/>
        </w:r>
      </w:hyperlink>
    </w:p>
    <w:p w14:paraId="2D6810F3" w14:textId="0F56273F" w:rsidR="00EA578C" w:rsidRPr="00A45500" w:rsidRDefault="00EF625E">
      <w:pPr>
        <w:pStyle w:val="TOC2"/>
        <w:ind w:left="480"/>
        <w:rPr>
          <w:rFonts w:asciiTheme="minorHAnsi" w:eastAsiaTheme="minorEastAsia" w:hAnsiTheme="minorHAnsi" w:cstheme="minorBidi"/>
          <w:noProof/>
          <w:sz w:val="21"/>
          <w:szCs w:val="22"/>
        </w:rPr>
      </w:pPr>
      <w:hyperlink w:anchor="_Toc99905775" w:history="1">
        <w:r w:rsidR="00EA578C" w:rsidRPr="00A45500">
          <w:rPr>
            <w:rStyle w:val="a5"/>
            <w:noProof/>
            <w:color w:val="auto"/>
          </w:rPr>
          <w:t xml:space="preserve">4.3 </w:t>
        </w:r>
        <w:r w:rsidR="00EA578C" w:rsidRPr="00A45500">
          <w:rPr>
            <w:rStyle w:val="a5"/>
            <w:noProof/>
            <w:color w:val="auto"/>
          </w:rPr>
          <w:t>实验设计与分析</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_Toc99905775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0C5F0A3B" w14:textId="4F161081"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6" w:history="1">
        <w:r w:rsidR="00EA578C" w:rsidRPr="00A45500">
          <w:rPr>
            <w:rStyle w:val="a5"/>
            <w:noProof/>
            <w:color w:val="auto"/>
          </w:rPr>
          <w:t xml:space="preserve">4.3.1 </w:t>
        </w:r>
        <w:r w:rsidR="00EA578C" w:rsidRPr="00A45500">
          <w:rPr>
            <w:rStyle w:val="a5"/>
            <w:noProof/>
            <w:color w:val="auto"/>
          </w:rPr>
          <w:t>功能验证</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_Toc99905776 \h </w:instrText>
        </w:r>
        <w:r w:rsidR="00EA578C" w:rsidRPr="00A45500">
          <w:rPr>
            <w:noProof/>
            <w:webHidden/>
          </w:rPr>
        </w:r>
        <w:r w:rsidR="00EA578C" w:rsidRPr="00A45500">
          <w:rPr>
            <w:noProof/>
            <w:webHidden/>
          </w:rPr>
          <w:fldChar w:fldCharType="separate"/>
        </w:r>
        <w:r w:rsidR="00EA578C" w:rsidRPr="00A45500">
          <w:rPr>
            <w:noProof/>
            <w:webHidden/>
          </w:rPr>
          <w:t>40</w:t>
        </w:r>
        <w:r w:rsidR="00EA578C" w:rsidRPr="00A45500">
          <w:rPr>
            <w:noProof/>
            <w:webHidden/>
          </w:rPr>
          <w:fldChar w:fldCharType="end"/>
        </w:r>
      </w:hyperlink>
    </w:p>
    <w:p w14:paraId="351825A4" w14:textId="3D99E579"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7" w:history="1">
        <w:r w:rsidR="00EA578C" w:rsidRPr="00A45500">
          <w:rPr>
            <w:rStyle w:val="a5"/>
            <w:noProof/>
            <w:color w:val="auto"/>
          </w:rPr>
          <w:t xml:space="preserve">4.3.2 </w:t>
        </w:r>
        <w:r w:rsidR="00EA578C" w:rsidRPr="00A45500">
          <w:rPr>
            <w:rStyle w:val="a5"/>
            <w:noProof/>
            <w:color w:val="auto"/>
          </w:rPr>
          <w:t>运行时间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_Toc99905777 \h </w:instrText>
        </w:r>
        <w:r w:rsidR="00EA578C" w:rsidRPr="00A45500">
          <w:rPr>
            <w:noProof/>
            <w:webHidden/>
          </w:rPr>
        </w:r>
        <w:r w:rsidR="00EA578C" w:rsidRPr="00A45500">
          <w:rPr>
            <w:noProof/>
            <w:webHidden/>
          </w:rPr>
          <w:fldChar w:fldCharType="separate"/>
        </w:r>
        <w:r w:rsidR="00EA578C" w:rsidRPr="00A45500">
          <w:rPr>
            <w:noProof/>
            <w:webHidden/>
          </w:rPr>
          <w:t>41</w:t>
        </w:r>
        <w:r w:rsidR="00EA578C" w:rsidRPr="00A45500">
          <w:rPr>
            <w:noProof/>
            <w:webHidden/>
          </w:rPr>
          <w:fldChar w:fldCharType="end"/>
        </w:r>
      </w:hyperlink>
    </w:p>
    <w:p w14:paraId="7A68E4DC" w14:textId="63818315"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8" w:history="1">
        <w:r w:rsidR="00EA578C" w:rsidRPr="00A45500">
          <w:rPr>
            <w:rStyle w:val="a5"/>
            <w:noProof/>
            <w:color w:val="auto"/>
          </w:rPr>
          <w:t xml:space="preserve">4.3.2 </w:t>
        </w:r>
        <w:r w:rsidR="00EA578C" w:rsidRPr="00A45500">
          <w:rPr>
            <w:rStyle w:val="a5"/>
            <w:noProof/>
            <w:color w:val="auto"/>
          </w:rPr>
          <w:t>存储空间</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_Toc99905778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2520B56C" w14:textId="6D247795" w:rsidR="00EA578C" w:rsidRPr="00A45500" w:rsidRDefault="00EF625E">
      <w:pPr>
        <w:pStyle w:val="TOC3"/>
        <w:tabs>
          <w:tab w:val="right" w:leader="dot" w:pos="8268"/>
        </w:tabs>
        <w:ind w:left="960"/>
        <w:rPr>
          <w:rFonts w:asciiTheme="minorHAnsi" w:eastAsiaTheme="minorEastAsia" w:hAnsiTheme="minorHAnsi" w:cstheme="minorBidi"/>
          <w:noProof/>
          <w:sz w:val="21"/>
          <w:szCs w:val="22"/>
        </w:rPr>
      </w:pPr>
      <w:hyperlink w:anchor="_Toc99905779" w:history="1">
        <w:r w:rsidR="00EA578C" w:rsidRPr="00A45500">
          <w:rPr>
            <w:rStyle w:val="a5"/>
            <w:noProof/>
            <w:color w:val="auto"/>
          </w:rPr>
          <w:t xml:space="preserve">4.3.3 </w:t>
        </w:r>
        <w:r w:rsidR="00EA578C" w:rsidRPr="00A45500">
          <w:rPr>
            <w:rStyle w:val="a5"/>
            <w:noProof/>
            <w:color w:val="auto"/>
          </w:rPr>
          <w:t>容器化方法性能损耗</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_Toc99905779 \h </w:instrText>
        </w:r>
        <w:r w:rsidR="00EA578C" w:rsidRPr="00A45500">
          <w:rPr>
            <w:noProof/>
            <w:webHidden/>
          </w:rPr>
        </w:r>
        <w:r w:rsidR="00EA578C" w:rsidRPr="00A45500">
          <w:rPr>
            <w:noProof/>
            <w:webHidden/>
          </w:rPr>
          <w:fldChar w:fldCharType="separate"/>
        </w:r>
        <w:r w:rsidR="00EA578C" w:rsidRPr="00A45500">
          <w:rPr>
            <w:noProof/>
            <w:webHidden/>
          </w:rPr>
          <w:t>43</w:t>
        </w:r>
        <w:r w:rsidR="00EA578C" w:rsidRPr="00A45500">
          <w:rPr>
            <w:noProof/>
            <w:webHidden/>
          </w:rPr>
          <w:fldChar w:fldCharType="end"/>
        </w:r>
      </w:hyperlink>
    </w:p>
    <w:p w14:paraId="72DCC07B" w14:textId="435C594D" w:rsidR="00EA578C" w:rsidRPr="00A45500" w:rsidRDefault="00EF625E">
      <w:pPr>
        <w:pStyle w:val="TOC2"/>
        <w:ind w:left="480"/>
        <w:rPr>
          <w:rFonts w:asciiTheme="minorHAnsi" w:eastAsiaTheme="minorEastAsia" w:hAnsiTheme="minorHAnsi" w:cstheme="minorBidi"/>
          <w:noProof/>
          <w:sz w:val="21"/>
          <w:szCs w:val="22"/>
        </w:rPr>
      </w:pPr>
      <w:hyperlink w:anchor="_Toc99905780" w:history="1">
        <w:r w:rsidR="00EA578C" w:rsidRPr="00A45500">
          <w:rPr>
            <w:rStyle w:val="a5"/>
            <w:noProof/>
            <w:color w:val="auto"/>
          </w:rPr>
          <w:t xml:space="preserve">4.4  </w:t>
        </w:r>
        <w:r w:rsidR="00EA578C" w:rsidRPr="00A45500">
          <w:rPr>
            <w:rStyle w:val="a5"/>
            <w:noProof/>
            <w:color w:val="auto"/>
          </w:rPr>
          <w:t>本章小结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_Toc99905780 \h </w:instrText>
        </w:r>
        <w:r w:rsidR="00EA578C" w:rsidRPr="00A45500">
          <w:rPr>
            <w:noProof/>
            <w:webHidden/>
          </w:rPr>
        </w:r>
        <w:r w:rsidR="00EA578C" w:rsidRPr="00A45500">
          <w:rPr>
            <w:noProof/>
            <w:webHidden/>
          </w:rPr>
          <w:fldChar w:fldCharType="separate"/>
        </w:r>
        <w:r w:rsidR="00EA578C" w:rsidRPr="00A45500">
          <w:rPr>
            <w:noProof/>
            <w:webHidden/>
          </w:rPr>
          <w:t>44</w:t>
        </w:r>
        <w:r w:rsidR="00EA578C" w:rsidRPr="00A45500">
          <w:rPr>
            <w:noProof/>
            <w:webHidden/>
          </w:rPr>
          <w:fldChar w:fldCharType="end"/>
        </w:r>
      </w:hyperlink>
    </w:p>
    <w:p w14:paraId="19D11D21" w14:textId="003CB3B9"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81" w:history="1">
        <w:r w:rsidR="00EA578C" w:rsidRPr="00A45500">
          <w:rPr>
            <w:rStyle w:val="a5"/>
            <w:noProof/>
            <w:color w:val="auto"/>
          </w:rPr>
          <w:t>第</w:t>
        </w:r>
        <w:r w:rsidR="00EA578C" w:rsidRPr="00A45500">
          <w:rPr>
            <w:rStyle w:val="a5"/>
            <w:noProof/>
            <w:color w:val="auto"/>
          </w:rPr>
          <w:t>5</w:t>
        </w:r>
        <w:r w:rsidR="00EA578C" w:rsidRPr="00A45500">
          <w:rPr>
            <w:rStyle w:val="a5"/>
            <w:noProof/>
            <w:color w:val="auto"/>
          </w:rPr>
          <w:t>章</w:t>
        </w:r>
        <w:r w:rsidR="00EA578C" w:rsidRPr="00A45500">
          <w:rPr>
            <w:rStyle w:val="a5"/>
            <w:noProof/>
            <w:color w:val="auto"/>
          </w:rPr>
          <w:t xml:space="preserve"> </w:t>
        </w:r>
        <w:r w:rsidR="00EA578C" w:rsidRPr="00A45500">
          <w:rPr>
            <w:rStyle w:val="a5"/>
            <w:noProof/>
            <w:color w:val="auto"/>
          </w:rPr>
          <w:t>总结</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_Toc99905781 \h </w:instrText>
        </w:r>
        <w:r w:rsidR="00EA578C" w:rsidRPr="00A45500">
          <w:rPr>
            <w:noProof/>
            <w:webHidden/>
          </w:rPr>
        </w:r>
        <w:r w:rsidR="00EA578C" w:rsidRPr="00A45500">
          <w:rPr>
            <w:noProof/>
            <w:webHidden/>
          </w:rPr>
          <w:fldChar w:fldCharType="separate"/>
        </w:r>
        <w:r w:rsidR="00EA578C" w:rsidRPr="00A45500">
          <w:rPr>
            <w:noProof/>
            <w:webHidden/>
          </w:rPr>
          <w:t>45</w:t>
        </w:r>
        <w:r w:rsidR="00EA578C" w:rsidRPr="00A45500">
          <w:rPr>
            <w:noProof/>
            <w:webHidden/>
          </w:rPr>
          <w:fldChar w:fldCharType="end"/>
        </w:r>
      </w:hyperlink>
    </w:p>
    <w:p w14:paraId="06574AF1" w14:textId="72E067C8"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82" w:history="1">
        <w:r w:rsidR="00EA578C" w:rsidRPr="00A45500">
          <w:rPr>
            <w:rStyle w:val="a5"/>
            <w:noProof/>
            <w:color w:val="auto"/>
          </w:rPr>
          <w:t>致</w:t>
        </w:r>
        <w:r w:rsidR="00EA578C" w:rsidRPr="00A45500">
          <w:rPr>
            <w:rStyle w:val="a5"/>
            <w:noProof/>
            <w:color w:val="auto"/>
          </w:rPr>
          <w:t xml:space="preserve">  </w:t>
        </w:r>
        <w:r w:rsidR="00EA578C" w:rsidRPr="00A45500">
          <w:rPr>
            <w:rStyle w:val="a5"/>
            <w:noProof/>
            <w:color w:val="auto"/>
          </w:rPr>
          <w:t>谢</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_Toc99905782 \h </w:instrText>
        </w:r>
        <w:r w:rsidR="00EA578C" w:rsidRPr="00A45500">
          <w:rPr>
            <w:noProof/>
            <w:webHidden/>
          </w:rPr>
        </w:r>
        <w:r w:rsidR="00EA578C" w:rsidRPr="00A45500">
          <w:rPr>
            <w:noProof/>
            <w:webHidden/>
          </w:rPr>
          <w:fldChar w:fldCharType="separate"/>
        </w:r>
        <w:r w:rsidR="00EA578C" w:rsidRPr="00A45500">
          <w:rPr>
            <w:noProof/>
            <w:webHidden/>
          </w:rPr>
          <w:t>46</w:t>
        </w:r>
        <w:r w:rsidR="00EA578C" w:rsidRPr="00A45500">
          <w:rPr>
            <w:noProof/>
            <w:webHidden/>
          </w:rPr>
          <w:fldChar w:fldCharType="end"/>
        </w:r>
      </w:hyperlink>
    </w:p>
    <w:p w14:paraId="5DE2ABC2" w14:textId="243354D4"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83" w:history="1">
        <w:r w:rsidR="00EA578C" w:rsidRPr="00A45500">
          <w:rPr>
            <w:rStyle w:val="a5"/>
            <w:noProof/>
            <w:color w:val="auto"/>
          </w:rPr>
          <w:t>参考文献</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_Toc99905783 \h </w:instrText>
        </w:r>
        <w:r w:rsidR="00EA578C" w:rsidRPr="00A45500">
          <w:rPr>
            <w:noProof/>
            <w:webHidden/>
          </w:rPr>
        </w:r>
        <w:r w:rsidR="00EA578C" w:rsidRPr="00A45500">
          <w:rPr>
            <w:noProof/>
            <w:webHidden/>
          </w:rPr>
          <w:fldChar w:fldCharType="separate"/>
        </w:r>
        <w:r w:rsidR="00EA578C" w:rsidRPr="00A45500">
          <w:rPr>
            <w:noProof/>
            <w:webHidden/>
          </w:rPr>
          <w:t>47</w:t>
        </w:r>
        <w:r w:rsidR="00EA578C" w:rsidRPr="00A45500">
          <w:rPr>
            <w:noProof/>
            <w:webHidden/>
          </w:rPr>
          <w:fldChar w:fldCharType="end"/>
        </w:r>
      </w:hyperlink>
    </w:p>
    <w:p w14:paraId="5BE411C2" w14:textId="1341403B" w:rsidR="00EA578C" w:rsidRPr="00A45500" w:rsidRDefault="00EF625E">
      <w:pPr>
        <w:pStyle w:val="TOC1"/>
        <w:tabs>
          <w:tab w:val="right" w:leader="dot" w:pos="8268"/>
        </w:tabs>
        <w:rPr>
          <w:rFonts w:asciiTheme="minorHAnsi" w:eastAsiaTheme="minorEastAsia" w:hAnsiTheme="minorHAnsi" w:cstheme="minorBidi"/>
          <w:noProof/>
          <w:sz w:val="21"/>
          <w:szCs w:val="22"/>
        </w:rPr>
      </w:pPr>
      <w:hyperlink w:anchor="_Toc99905784" w:history="1">
        <w:r w:rsidR="00EA578C" w:rsidRPr="00A45500">
          <w:rPr>
            <w:rStyle w:val="a5"/>
            <w:noProof/>
            <w:color w:val="auto"/>
          </w:rPr>
          <w:t>攻读学位期间的研究成果</w:t>
        </w:r>
        <w:r w:rsidR="00EA578C" w:rsidRPr="00A45500">
          <w:rPr>
            <w:noProof/>
            <w:webHidden/>
          </w:rPr>
          <w:tab/>
        </w:r>
        <w:r w:rsidR="00EA578C" w:rsidRPr="00A45500">
          <w:rPr>
            <w:noProof/>
            <w:webHidden/>
          </w:rPr>
          <w:fldChar w:fldCharType="begin"/>
        </w:r>
        <w:r w:rsidR="00EA578C" w:rsidRPr="00A45500">
          <w:rPr>
            <w:noProof/>
            <w:webHidden/>
          </w:rPr>
          <w:instrText xml:space="preserve"> PAGEREF _Toc99905784 \h </w:instrText>
        </w:r>
        <w:r w:rsidR="00EA578C" w:rsidRPr="00A45500">
          <w:rPr>
            <w:noProof/>
            <w:webHidden/>
          </w:rPr>
        </w:r>
        <w:r w:rsidR="00EA578C" w:rsidRPr="00A45500">
          <w:rPr>
            <w:noProof/>
            <w:webHidden/>
          </w:rPr>
          <w:fldChar w:fldCharType="separate"/>
        </w:r>
        <w:r w:rsidR="00EA578C" w:rsidRPr="00A45500">
          <w:rPr>
            <w:noProof/>
            <w:webHidden/>
          </w:rPr>
          <w:t>53</w:t>
        </w:r>
        <w:r w:rsidR="00EA578C" w:rsidRPr="00A45500">
          <w:rPr>
            <w:noProof/>
            <w:webHidden/>
          </w:rPr>
          <w:fldChar w:fldCharType="end"/>
        </w:r>
      </w:hyperlink>
    </w:p>
    <w:p w14:paraId="5767A861" w14:textId="4949E06A" w:rsidR="00D922D8" w:rsidRPr="00A45500" w:rsidRDefault="007E55BD">
      <w:pPr>
        <w:tabs>
          <w:tab w:val="right" w:leader="dot" w:pos="7740"/>
        </w:tabs>
        <w:spacing w:before="120"/>
        <w:ind w:firstLine="560"/>
        <w:sectPr w:rsidR="00D922D8" w:rsidRPr="00A45500">
          <w:headerReference w:type="default" r:id="rId27"/>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23" w:name="_Toc93734158"/>
      <w:bookmarkStart w:id="24" w:name="_Toc99905731"/>
      <w:r w:rsidRPr="00A45500">
        <w:lastRenderedPageBreak/>
        <w:t>第</w:t>
      </w:r>
      <w:r w:rsidRPr="00A45500">
        <w:t>1</w:t>
      </w:r>
      <w:r w:rsidRPr="00A45500">
        <w:t>章</w:t>
      </w:r>
      <w:r w:rsidRPr="00A45500">
        <w:t xml:space="preserve"> </w:t>
      </w:r>
      <w:r w:rsidRPr="00A45500">
        <w:t>引言</w:t>
      </w:r>
      <w:bookmarkEnd w:id="23"/>
      <w:bookmarkEnd w:id="24"/>
    </w:p>
    <w:p w14:paraId="6A531272" w14:textId="2EE98461" w:rsidR="008A5BD0" w:rsidRPr="00A45500" w:rsidRDefault="00D922D8" w:rsidP="004E04E4">
      <w:pPr>
        <w:pStyle w:val="10"/>
      </w:pPr>
      <w:bookmarkStart w:id="25" w:name="_Toc93734159"/>
      <w:bookmarkStart w:id="26" w:name="_Toc99905732"/>
      <w:r w:rsidRPr="00A45500">
        <w:t xml:space="preserve">1.1 </w:t>
      </w:r>
      <w:bookmarkEnd w:id="25"/>
      <w:r w:rsidR="00EC6ADC" w:rsidRPr="00A45500">
        <w:t>研究背景与意义</w:t>
      </w:r>
      <w:bookmarkEnd w:id="26"/>
    </w:p>
    <w:p w14:paraId="351F0440" w14:textId="1E811F14"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A55661" w:rsidRPr="00A45500">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A55661" w:rsidRPr="00A45500">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3D66DA" w:rsidRPr="00A45500">
        <w:rPr>
          <w:vertAlign w:val="superscript"/>
        </w:rPr>
        <w:t>[20</w:t>
      </w:r>
      <w:r w:rsidR="003D66DA" w:rsidRPr="00A45500">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3D66DA" w:rsidRPr="00A45500">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3D66DA" w:rsidRPr="00A45500">
        <w:rPr>
          <w:vanish/>
          <w:vertAlign w:val="superscript"/>
        </w:rPr>
        <w:t>[</w:t>
      </w:r>
      <w:r w:rsidR="003D66DA" w:rsidRPr="00A45500">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F86880" w:rsidRPr="00A45500">
        <w:rPr>
          <w:vertAlign w:val="superscript"/>
        </w:rPr>
        <w:t>[16</w:t>
      </w:r>
      <w:r w:rsidR="00F86880" w:rsidRPr="00A45500">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F86880" w:rsidRPr="00A45500">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F86880" w:rsidRPr="00A45500">
        <w:rPr>
          <w:vanish/>
          <w:vertAlign w:val="superscript"/>
        </w:rPr>
        <w:t>[</w:t>
      </w:r>
      <w:r w:rsidR="00F86880" w:rsidRPr="00A45500">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93AA1C"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05102" w:rsidRPr="00E05102">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05102" w:rsidRPr="00E05102">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2F0C44BC"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A55661" w:rsidRPr="00A45500">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083214AD"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8F0D64" w:rsidRPr="00A45500">
        <w:rPr>
          <w:vertAlign w:val="superscript"/>
        </w:rPr>
        <w:t>[7</w:t>
      </w:r>
      <w:r w:rsidR="008F0D64" w:rsidRPr="00A45500">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8F0D64" w:rsidRPr="00A45500">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8F0D64" w:rsidRPr="00A45500">
        <w:rPr>
          <w:vanish/>
          <w:vertAlign w:val="superscript"/>
        </w:rPr>
        <w:t>[</w:t>
      </w:r>
      <w:r w:rsidR="008F0D64" w:rsidRPr="00A45500">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B561CF" w:rsidRPr="00A45500">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700B362F"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ins w:id="27" w:author="Xu Zichen" w:date="2022-04-04T21:31:00Z">
        <w:r w:rsidR="008E27E0">
          <w:rPr>
            <w:rFonts w:hint="eastAsia"/>
          </w:rPr>
          <w:t>一是</w:t>
        </w:r>
      </w:ins>
      <w:r w:rsidR="006D2F62">
        <w:rPr>
          <w:rFonts w:hint="eastAsia"/>
        </w:rPr>
        <w:t>确定性范围小</w:t>
      </w:r>
      <w:ins w:id="28" w:author="Xu Zichen" w:date="2022-04-04T21:31:00Z">
        <w:r w:rsidR="006D2F62">
          <w:rPr>
            <w:rFonts w:hint="eastAsia"/>
          </w:rPr>
          <w:t>，</w:t>
        </w:r>
      </w:ins>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sidRPr="00D03623">
        <w:rPr>
          <w:vertAlign w:val="superscript"/>
        </w:rPr>
      </w:r>
      <w:r w:rsidR="00D03623">
        <w:rPr>
          <w:vertAlign w:val="superscript"/>
        </w:rPr>
        <w:instrText xml:space="preserve"> \* MERGEFORMAT </w:instrText>
      </w:r>
      <w:r w:rsidR="00D03623" w:rsidRPr="00D03623">
        <w:rPr>
          <w:vertAlign w:val="superscript"/>
        </w:rPr>
        <w:fldChar w:fldCharType="separate"/>
      </w:r>
      <w:r w:rsidR="00D03623" w:rsidRPr="00D03623">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sidRPr="00D03623">
        <w:rPr>
          <w:vertAlign w:val="superscript"/>
        </w:rPr>
      </w:r>
      <w:r w:rsidR="00D03623">
        <w:rPr>
          <w:vertAlign w:val="superscript"/>
        </w:rPr>
        <w:instrText xml:space="preserve"> \* MERGEFORMAT </w:instrText>
      </w:r>
      <w:r w:rsidR="00D03623" w:rsidRPr="00D03623">
        <w:rPr>
          <w:vertAlign w:val="superscript"/>
        </w:rPr>
        <w:fldChar w:fldCharType="separate"/>
      </w:r>
      <w:r w:rsidR="00D03623" w:rsidRPr="00D03623">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ins w:id="29" w:author="Xu Zichen" w:date="2022-04-04T21:31:00Z">
        <w:r w:rsidR="008E27E0">
          <w:rPr>
            <w:rFonts w:hint="eastAsia"/>
          </w:rPr>
          <w:t>，</w:t>
        </w:r>
      </w:ins>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sidRPr="008F6783">
        <w:rPr>
          <w:vertAlign w:val="superscript"/>
        </w:rPr>
      </w:r>
      <w:r w:rsidR="008F6783">
        <w:rPr>
          <w:vertAlign w:val="superscript"/>
        </w:rPr>
        <w:instrText xml:space="preserve"> \* MERGEFORMAT </w:instrText>
      </w:r>
      <w:r w:rsidR="008F6783" w:rsidRPr="008F6783">
        <w:rPr>
          <w:vertAlign w:val="superscript"/>
        </w:rPr>
        <w:fldChar w:fldCharType="separate"/>
      </w:r>
      <w:r w:rsidR="008F6783" w:rsidRPr="008F6783">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w:instrText>
      </w:r>
      <w:r w:rsidR="008D4D1D" w:rsidRPr="008D4D1D">
        <w:rPr>
          <w:vertAlign w:val="superscript"/>
        </w:rPr>
      </w:r>
      <w:r w:rsidR="008D4D1D" w:rsidRPr="008D4D1D">
        <w:rPr>
          <w:vertAlign w:val="superscript"/>
        </w:rPr>
        <w:instrText xml:space="preserve"> \* MERGEFORMAT </w:instrText>
      </w:r>
      <w:r w:rsidR="008D4D1D" w:rsidRPr="008D4D1D">
        <w:rPr>
          <w:vertAlign w:val="superscript"/>
        </w:rPr>
        <w:fldChar w:fldCharType="separate"/>
      </w:r>
      <w:r w:rsidR="008D4D1D" w:rsidRPr="008D4D1D">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sidRPr="0070738D">
        <w:rPr>
          <w:vertAlign w:val="superscript"/>
        </w:rPr>
      </w:r>
      <w:r w:rsidR="0070738D">
        <w:rPr>
          <w:vertAlign w:val="superscript"/>
        </w:rPr>
        <w:instrText xml:space="preserve"> \* MERGEFORMAT </w:instrText>
      </w:r>
      <w:r w:rsidR="0070738D" w:rsidRPr="0070738D">
        <w:rPr>
          <w:vertAlign w:val="superscript"/>
        </w:rPr>
        <w:fldChar w:fldCharType="separate"/>
      </w:r>
      <w:r w:rsidR="0070738D" w:rsidRPr="0070738D">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ins w:id="30" w:author="Xu Zichen" w:date="2022-04-04T21:31:00Z">
        <w:r w:rsidR="008E27E0">
          <w:rPr>
            <w:rFonts w:hint="eastAsia"/>
          </w:rPr>
          <w:t>是</w:t>
        </w:r>
      </w:ins>
      <w:r w:rsidR="00200C01">
        <w:rPr>
          <w:rFonts w:hint="eastAsia"/>
        </w:rPr>
        <w:t>额外</w:t>
      </w:r>
      <w:r w:rsidR="00C617F0">
        <w:rPr>
          <w:rFonts w:hint="eastAsia"/>
        </w:rPr>
        <w:t>开销</w:t>
      </w:r>
      <w:r w:rsidR="00AB2D5B">
        <w:rPr>
          <w:rFonts w:hint="eastAsia"/>
        </w:rPr>
        <w:t>大</w:t>
      </w:r>
      <w:ins w:id="31" w:author="Xu Zichen" w:date="2022-04-04T21:31:00Z">
        <w:r w:rsidR="008E27E0">
          <w:rPr>
            <w:rFonts w:hint="eastAsia"/>
          </w:rPr>
          <w:t>，</w:t>
        </w:r>
      </w:ins>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96536D" w:rsidRPr="00A45500">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rPr>
          <w:rFonts w:hint="eastAsia"/>
        </w:rPr>
      </w:pPr>
      <w:commentRangeStart w:id="32"/>
      <w:commentRangeStart w:id="33"/>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commentRangeEnd w:id="32"/>
    <w:p w14:paraId="3BC98FC8" w14:textId="435F7674" w:rsidR="00D922D8" w:rsidRPr="00A45500" w:rsidRDefault="008E27E0" w:rsidP="00A66459">
      <w:pPr>
        <w:pStyle w:val="10"/>
      </w:pPr>
      <w:r>
        <w:rPr>
          <w:rStyle w:val="afff7"/>
        </w:rPr>
        <w:commentReference w:id="32"/>
      </w:r>
      <w:commentRangeEnd w:id="33"/>
      <w:r w:rsidR="008523ED">
        <w:rPr>
          <w:rStyle w:val="afff7"/>
        </w:rPr>
        <w:commentReference w:id="33"/>
      </w:r>
      <w:bookmarkStart w:id="34" w:name="_Toc93734160"/>
      <w:bookmarkStart w:id="35" w:name="_Toc99905733"/>
      <w:r w:rsidR="00D922D8" w:rsidRPr="00A45500">
        <w:t xml:space="preserve">1.2 </w:t>
      </w:r>
      <w:bookmarkEnd w:id="34"/>
      <w:commentRangeStart w:id="36"/>
      <w:r w:rsidR="00EC6ADC" w:rsidRPr="00A45500">
        <w:rPr>
          <w:rFonts w:hint="eastAsia"/>
        </w:rPr>
        <w:t>国内外</w:t>
      </w:r>
      <w:r w:rsidR="00EC6ADC" w:rsidRPr="00A45500">
        <w:t>研究现状</w:t>
      </w:r>
      <w:bookmarkEnd w:id="35"/>
      <w:commentRangeEnd w:id="36"/>
      <w:r>
        <w:rPr>
          <w:rStyle w:val="afff7"/>
          <w:rFonts w:eastAsia="宋体"/>
          <w:b w:val="0"/>
          <w:noProof w:val="0"/>
        </w:rPr>
        <w:commentReference w:id="36"/>
      </w:r>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w:t>
      </w:r>
      <w:proofErr w:type="gramStart"/>
      <w:r w:rsidR="00A001A1">
        <w:rPr>
          <w:rFonts w:hint="eastAsia"/>
        </w:rPr>
        <w:t>容错</w:t>
      </w:r>
      <w:r w:rsidR="003E34F8">
        <w:rPr>
          <w:rFonts w:hint="eastAsia"/>
        </w:rPr>
        <w:t>等</w:t>
      </w:r>
      <w:proofErr w:type="gramEnd"/>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3F0CB411"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上述问题</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proofErr w:type="gramStart"/>
      <w:r w:rsidR="00753762">
        <w:rPr>
          <w:rFonts w:hint="eastAsia"/>
        </w:rPr>
        <w:t>可</w:t>
      </w:r>
      <w:proofErr w:type="gramEnd"/>
      <w:r w:rsidR="00753762">
        <w:rPr>
          <w:rFonts w:hint="eastAsia"/>
        </w:rPr>
        <w:t>重现性</w:t>
      </w:r>
      <w:r w:rsidR="009961DD">
        <w:rPr>
          <w:rFonts w:hint="eastAsia"/>
        </w:rPr>
        <w:t>相关</w:t>
      </w:r>
      <w:r w:rsidR="00CB390E">
        <w:rPr>
          <w:rFonts w:hint="eastAsia"/>
        </w:rPr>
        <w:t>工作，</w:t>
      </w:r>
      <w:r w:rsidR="004E2BF6">
        <w:rPr>
          <w:rFonts w:hint="eastAsia"/>
        </w:rPr>
        <w:t>首先</w:t>
      </w:r>
      <w:r w:rsidR="00F87794" w:rsidRPr="00F87794">
        <w:rPr>
          <w:rFonts w:hint="eastAsia"/>
        </w:rPr>
        <w:t>对国内外</w:t>
      </w:r>
      <w:r w:rsidR="00F87794" w:rsidRPr="00F87794">
        <w:rPr>
          <w:rFonts w:hint="eastAsia"/>
        </w:rPr>
        <w:t>RISC-V</w:t>
      </w:r>
      <w:r w:rsidR="00F87794" w:rsidRPr="00F87794">
        <w:rPr>
          <w:rFonts w:hint="eastAsia"/>
        </w:rPr>
        <w:t>指令集架构的研究现状进行综述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commentRangeStart w:id="37"/>
      <w:commentRangeEnd w:id="37"/>
      <w:r w:rsidR="00A64097">
        <w:rPr>
          <w:rStyle w:val="afff7"/>
        </w:rPr>
        <w:commentReference w:id="37"/>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38" w:name="_Toc99905734"/>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38"/>
    </w:p>
    <w:p w14:paraId="768B0B2F" w14:textId="0BB478AB"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A55661" w:rsidRPr="00A45500">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A55661" w:rsidRPr="00A45500">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753C6C7F"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A55661" w:rsidRPr="00A45500">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A55661" w:rsidRPr="00A45500">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A55661" w:rsidRPr="00A45500">
        <w:rPr>
          <w:vertAlign w:val="superscript"/>
        </w:rPr>
        <w:t>[17</w:t>
      </w:r>
      <w:r w:rsidR="00A55661" w:rsidRPr="00A45500">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A55661" w:rsidRPr="00A45500">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A55661" w:rsidRPr="00A45500">
        <w:rPr>
          <w:vanish/>
          <w:vertAlign w:val="superscript"/>
        </w:rPr>
        <w:t>[</w:t>
      </w:r>
      <w:r w:rsidR="00A55661" w:rsidRPr="00A45500">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521C48A8"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A55661" w:rsidRPr="00A45500">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A55661" w:rsidRPr="00A45500">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F74D6F" w:rsidRPr="00A45500">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A55661" w:rsidRPr="00A45500">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A55661" w:rsidRPr="00A45500">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A55661" w:rsidRPr="00A45500">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39" w:name="_Toc93734161"/>
      <w:bookmarkStart w:id="40" w:name="_Toc99905735"/>
      <w:r w:rsidRPr="00A45500">
        <w:t>1.2.</w:t>
      </w:r>
      <w:r w:rsidR="002A1D00" w:rsidRPr="00A45500">
        <w:t>2</w:t>
      </w:r>
      <w:r w:rsidRPr="00A45500">
        <w:t xml:space="preserve"> </w:t>
      </w:r>
      <w:bookmarkEnd w:id="39"/>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40"/>
    </w:p>
    <w:p w14:paraId="55215FCD" w14:textId="7EA9F235"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A55661" w:rsidRPr="00A45500">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w:t>
      </w:r>
      <w:r w:rsidR="00580744" w:rsidRPr="00A45500">
        <w:rPr>
          <w:rFonts w:hint="eastAsia"/>
        </w:rPr>
        <w:lastRenderedPageBreak/>
        <w:t>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A55661" w:rsidRPr="00A45500">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从程序头重新执行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A55661" w:rsidRPr="00A45500">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43067DEC"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A55661" w:rsidRPr="00A45500">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A55661" w:rsidRPr="00A45500">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3132659B"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A55661" w:rsidRPr="00A45500">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A55661" w:rsidRPr="00A45500">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A55661" w:rsidRPr="00A45500">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A55661" w:rsidRPr="00A45500">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A55661" w:rsidRPr="00A45500">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A55661" w:rsidRPr="00A45500">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A55661" w:rsidRPr="00A45500">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37A7B098"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A55661" w:rsidRPr="00A45500">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w:t>
      </w:r>
      <w:r w:rsidR="00080FB8" w:rsidRPr="00A45500">
        <w:rPr>
          <w:rFonts w:hint="eastAsia"/>
        </w:rPr>
        <w:lastRenderedPageBreak/>
        <w:t>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A55661" w:rsidRPr="00A45500">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A55661" w:rsidRPr="00A45500">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A55661" w:rsidRPr="00A45500">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41" w:name="_Toc99905736"/>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41"/>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6FB3D869"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A55661" w:rsidRPr="00A45500">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A55661" w:rsidRPr="00A45500">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2585F317"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A55661" w:rsidRPr="00A45500">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w:t>
      </w:r>
      <w:proofErr w:type="gramStart"/>
      <w:r w:rsidR="00D01947" w:rsidRPr="00A45500">
        <w:rPr>
          <w:rFonts w:hint="eastAsia"/>
        </w:rPr>
        <w:t>重放进程</w:t>
      </w:r>
      <w:r w:rsidR="0035253A" w:rsidRPr="00A45500">
        <w:rPr>
          <w:rFonts w:hint="eastAsia"/>
        </w:rPr>
        <w:t>组</w:t>
      </w:r>
      <w:proofErr w:type="gramEnd"/>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A55661" w:rsidRPr="00A45500">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A55661" w:rsidRPr="00A45500">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2FC21CAD"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A55661" w:rsidRPr="00A45500">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A55661" w:rsidRPr="00A45500">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A55661" w:rsidRPr="00A45500">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w:t>
      </w:r>
      <w:proofErr w:type="gramStart"/>
      <w:r w:rsidR="003351E5" w:rsidRPr="00A45500">
        <w:rPr>
          <w:rFonts w:hint="eastAsia"/>
        </w:rPr>
        <w:t>单个进程</w:t>
      </w:r>
      <w:proofErr w:type="gramEnd"/>
      <w:r w:rsidR="003351E5" w:rsidRPr="00A45500">
        <w:rPr>
          <w:rFonts w:hint="eastAsia"/>
        </w:rPr>
        <w:t>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w:t>
      </w:r>
      <w:r w:rsidR="00451418" w:rsidRPr="00A45500">
        <w:rPr>
          <w:rFonts w:hint="eastAsia"/>
        </w:rPr>
        <w:lastRenderedPageBreak/>
        <w:t>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A55661" w:rsidRPr="00A45500">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A55661" w:rsidRPr="00A45500">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实现文件系统交互中的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42" w:name="_Toc99905737"/>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42"/>
    </w:p>
    <w:p w14:paraId="2A1B572B" w14:textId="6B5306FF"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A55661" w:rsidRPr="00A45500">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A55661" w:rsidRPr="00A45500">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A55661" w:rsidRPr="00A45500">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3D4E06C7"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A55661" w:rsidRPr="00A45500">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A55661" w:rsidRPr="00A45500">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A55661" w:rsidRPr="00A45500">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A55661" w:rsidRPr="00A45500">
        <w:rPr>
          <w:vertAlign w:val="superscript"/>
        </w:rPr>
        <w:t>[57</w:t>
      </w:r>
      <w:r w:rsidR="00A55661" w:rsidRPr="00A45500">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A55661" w:rsidRPr="00A45500">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A55661" w:rsidRPr="00A45500">
        <w:rPr>
          <w:vanish/>
          <w:vertAlign w:val="superscript"/>
        </w:rPr>
        <w:t>[</w:t>
      </w:r>
      <w:r w:rsidR="00A55661" w:rsidRPr="00A45500">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A55661" w:rsidRPr="00A45500">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1768C035"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A55661" w:rsidRPr="00A45500">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A55661" w:rsidRPr="00A45500">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43" w:name="_Toc99905738"/>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43"/>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3FB58946" w:rsidR="0020077B" w:rsidRPr="00A45500" w:rsidRDefault="00711438" w:rsidP="00C503F1">
      <w:pPr>
        <w:spacing w:line="240" w:lineRule="auto"/>
        <w:ind w:firstLineChars="0" w:firstLine="0"/>
        <w:jc w:val="center"/>
      </w:pPr>
      <w:commentRangeStart w:id="44"/>
      <w:commentRangeEnd w:id="44"/>
      <w:r>
        <w:rPr>
          <w:rStyle w:val="afff7"/>
        </w:rPr>
        <w:commentReference w:id="44"/>
      </w:r>
      <w:r w:rsidR="00A131A2">
        <w:rPr>
          <w:noProof/>
        </w:rPr>
        <w:drawing>
          <wp:inline distT="0" distB="0" distL="0" distR="0" wp14:anchorId="24C1AC49" wp14:editId="1E36F2FF">
            <wp:extent cx="5124450" cy="32253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9932" cy="3228827"/>
                    </a:xfrm>
                    <a:prstGeom prst="rect">
                      <a:avLst/>
                    </a:prstGeom>
                    <a:noFill/>
                  </pic:spPr>
                </pic:pic>
              </a:graphicData>
            </a:graphic>
          </wp:inline>
        </w:drawing>
      </w:r>
    </w:p>
    <w:p w14:paraId="17523DDA" w14:textId="157ADBCE"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w:t>
      </w:r>
      <w:r w:rsidR="00FC78FC">
        <w:rPr>
          <w:rFonts w:hint="eastAsia"/>
        </w:rPr>
        <w:t>容器化</w:t>
      </w:r>
      <w:r w:rsidR="00192F25" w:rsidRPr="00A45500">
        <w:rPr>
          <w:rFonts w:hint="eastAsia"/>
        </w:rPr>
        <w:t>可重现方法研究</w:t>
      </w:r>
      <w:r w:rsidR="00B814CC" w:rsidRPr="00A45500">
        <w:rPr>
          <w:rFonts w:hint="eastAsia"/>
        </w:rPr>
        <w:t>路线</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commentRangeStart w:id="45"/>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5D58267D" w14:textId="0EAD80CC" w:rsidR="0078220D" w:rsidRPr="00A45500" w:rsidRDefault="0078220D" w:rsidP="00E57EA6">
      <w:pPr>
        <w:ind w:firstLine="480"/>
      </w:pPr>
      <w:r w:rsidRPr="00A45500">
        <w:rPr>
          <w:rFonts w:hint="eastAsia"/>
        </w:rPr>
        <w:t>（</w:t>
      </w:r>
      <w:r w:rsidRPr="00A45500">
        <w:rPr>
          <w:rFonts w:hint="eastAsia"/>
        </w:rPr>
        <w:t>3</w:t>
      </w:r>
      <w:r w:rsidRPr="00A45500">
        <w:rPr>
          <w:rFonts w:hint="eastAsia"/>
        </w:rPr>
        <w:t>）</w:t>
      </w:r>
      <w:r w:rsidR="0029612F" w:rsidRPr="00A45500">
        <w:rPr>
          <w:rFonts w:hint="eastAsia"/>
        </w:rPr>
        <w:t>在</w:t>
      </w:r>
      <w:r w:rsidR="00E45BE4" w:rsidRPr="00A45500">
        <w:rPr>
          <w:rFonts w:hint="eastAsia"/>
        </w:rPr>
        <w:t>G</w:t>
      </w:r>
      <w:r w:rsidR="00E45BE4" w:rsidRPr="00A45500">
        <w:t>em5</w:t>
      </w:r>
      <w:r w:rsidR="00A51886" w:rsidRPr="00A45500">
        <w:rPr>
          <w:rFonts w:hint="eastAsia"/>
        </w:rPr>
        <w:t>全系统模拟器上仿真</w:t>
      </w:r>
      <w:r w:rsidR="0029612F" w:rsidRPr="00A45500">
        <w:rPr>
          <w:rFonts w:hint="eastAsia"/>
        </w:rPr>
        <w:t>R</w:t>
      </w:r>
      <w:r w:rsidR="0029612F" w:rsidRPr="00A45500">
        <w:t>ISC-V</w:t>
      </w:r>
      <w:r w:rsidR="00587AAE" w:rsidRPr="00A45500">
        <w:rPr>
          <w:rFonts w:hint="eastAsia"/>
        </w:rPr>
        <w:t>硬件平台</w:t>
      </w:r>
      <w:r w:rsidR="00B00040" w:rsidRPr="00A45500">
        <w:rPr>
          <w:rFonts w:hint="eastAsia"/>
        </w:rPr>
        <w:t>，</w:t>
      </w:r>
      <w:r w:rsidR="00980C4E" w:rsidRPr="00A45500">
        <w:rPr>
          <w:rFonts w:hint="eastAsia"/>
        </w:rPr>
        <w:t>设计实验验证</w:t>
      </w:r>
      <w:r w:rsidR="003743C4" w:rsidRPr="00A45500">
        <w:rPr>
          <w:rFonts w:hint="eastAsia"/>
        </w:rPr>
        <w:t>容器化可重现</w:t>
      </w:r>
      <w:r w:rsidR="00341900" w:rsidRPr="00A45500">
        <w:rPr>
          <w:rFonts w:hint="eastAsia"/>
        </w:rPr>
        <w:t>方案的</w:t>
      </w:r>
      <w:r w:rsidR="0023028C" w:rsidRPr="00A45500">
        <w:rPr>
          <w:rFonts w:hint="eastAsia"/>
        </w:rPr>
        <w:t>可行性，并与</w:t>
      </w:r>
      <w:r w:rsidR="000A1FC0" w:rsidRPr="00A45500">
        <w:rPr>
          <w:rFonts w:hint="eastAsia"/>
        </w:rPr>
        <w:t>现有的记录重放工具</w:t>
      </w:r>
      <w:r w:rsidR="00A67172" w:rsidRPr="00A45500">
        <w:rPr>
          <w:rFonts w:hint="eastAsia"/>
        </w:rPr>
        <w:t>进行比较</w:t>
      </w:r>
      <w:r w:rsidR="0008492E" w:rsidRPr="00A45500">
        <w:rPr>
          <w:rFonts w:hint="eastAsia"/>
        </w:rPr>
        <w:t>。实验结果表明</w:t>
      </w:r>
      <w:r w:rsidR="00D059B0" w:rsidRPr="00A45500">
        <w:rPr>
          <w:rFonts w:hint="eastAsia"/>
        </w:rPr>
        <w:t>，容器化</w:t>
      </w:r>
      <w:r w:rsidR="004F1AB1" w:rsidRPr="00A45500">
        <w:rPr>
          <w:rFonts w:hint="eastAsia"/>
        </w:rPr>
        <w:t>可重现方案</w:t>
      </w:r>
      <w:r w:rsidR="00292118" w:rsidRPr="00A45500">
        <w:rPr>
          <w:rFonts w:hint="eastAsia"/>
        </w:rPr>
        <w:t>具有更小的</w:t>
      </w:r>
      <w:r w:rsidR="00A21E54" w:rsidRPr="00A45500">
        <w:rPr>
          <w:rFonts w:hint="eastAsia"/>
        </w:rPr>
        <w:t>额外性能开销</w:t>
      </w:r>
      <w:r w:rsidR="00940150" w:rsidRPr="00A45500">
        <w:rPr>
          <w:rFonts w:hint="eastAsia"/>
        </w:rPr>
        <w:t>。</w:t>
      </w:r>
      <w:commentRangeEnd w:id="45"/>
      <w:r w:rsidR="00711438">
        <w:rPr>
          <w:rStyle w:val="afff7"/>
        </w:rPr>
        <w:commentReference w:id="45"/>
      </w:r>
    </w:p>
    <w:p w14:paraId="3132CDFA" w14:textId="4A8D5E3D" w:rsidR="00190C89" w:rsidRPr="00A45500" w:rsidRDefault="00190C89" w:rsidP="00E57EA6">
      <w:pPr>
        <w:ind w:firstLine="480"/>
      </w:pPr>
    </w:p>
    <w:p w14:paraId="2C65317D" w14:textId="77777777" w:rsidR="00190C89" w:rsidRPr="00A45500" w:rsidRDefault="00190C89" w:rsidP="00E57EA6">
      <w:pPr>
        <w:ind w:firstLine="480"/>
      </w:pPr>
    </w:p>
    <w:p w14:paraId="491B91B6" w14:textId="62A0780B" w:rsidR="005B5F64" w:rsidRPr="00A45500" w:rsidRDefault="005B5F64" w:rsidP="00756AB7">
      <w:pPr>
        <w:pStyle w:val="10"/>
      </w:pPr>
      <w:bookmarkStart w:id="46" w:name="_Toc99905739"/>
      <w:r w:rsidRPr="00A45500">
        <w:rPr>
          <w:rFonts w:hint="eastAsia"/>
        </w:rPr>
        <w:t>1</w:t>
      </w:r>
      <w:r w:rsidRPr="00A45500">
        <w:t>.4</w:t>
      </w:r>
      <w:r w:rsidRPr="00A45500">
        <w:rPr>
          <w:rFonts w:hint="eastAsia"/>
        </w:rPr>
        <w:t xml:space="preserve"> </w:t>
      </w:r>
      <w:r w:rsidRPr="00A45500">
        <w:rPr>
          <w:rFonts w:hint="eastAsia"/>
        </w:rPr>
        <w:t>组织结构</w:t>
      </w:r>
      <w:bookmarkEnd w:id="46"/>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47"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和可重现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47"/>
    </w:p>
    <w:p w14:paraId="71D54356" w14:textId="4B9E662E" w:rsidR="00ED1D6B" w:rsidRPr="00A45500" w:rsidRDefault="00ED1D6B" w:rsidP="004D689D">
      <w:pPr>
        <w:ind w:firstLine="480"/>
      </w:pPr>
      <w:commentRangeStart w:id="48"/>
      <w:r w:rsidRPr="00A45500">
        <w:rPr>
          <w:rFonts w:hint="eastAsia"/>
        </w:rPr>
        <w:t>第三章：</w:t>
      </w:r>
      <w:bookmarkStart w:id="49" w:name="_Hlk98967814"/>
      <w:r w:rsidR="00AE484C" w:rsidRPr="00A45500">
        <w:rPr>
          <w:rFonts w:hint="eastAsia"/>
        </w:rPr>
        <w:t>该章节</w:t>
      </w:r>
      <w:r w:rsidR="001D0230" w:rsidRPr="00A45500">
        <w:rPr>
          <w:rFonts w:hint="eastAsia"/>
        </w:rPr>
        <w:t>介绍</w:t>
      </w:r>
      <w:r w:rsidRPr="00A45500">
        <w:rPr>
          <w:rFonts w:hint="eastAsia"/>
        </w:rPr>
        <w:t>基于</w:t>
      </w:r>
      <w:r w:rsidR="00247BD4" w:rsidRPr="00A45500">
        <w:rPr>
          <w:rFonts w:hint="eastAsia"/>
        </w:rPr>
        <w:t>R</w:t>
      </w:r>
      <w:r w:rsidR="00247BD4" w:rsidRPr="00A45500">
        <w:t>ISC-V</w:t>
      </w:r>
      <w:r w:rsidR="00247BD4" w:rsidRPr="00A45500">
        <w:rPr>
          <w:rFonts w:hint="eastAsia"/>
        </w:rPr>
        <w:t>的</w:t>
      </w:r>
      <w:r w:rsidR="00B4254E" w:rsidRPr="00A45500">
        <w:rPr>
          <w:rFonts w:hint="eastAsia"/>
        </w:rPr>
        <w:t>容器化可重现方法</w:t>
      </w:r>
      <w:r w:rsidR="002C7C7F" w:rsidRPr="00A45500">
        <w:rPr>
          <w:rFonts w:hint="eastAsia"/>
        </w:rPr>
        <w:t>的设计</w:t>
      </w:r>
      <w:r w:rsidR="00273C57" w:rsidRPr="00A45500">
        <w:rPr>
          <w:rFonts w:hint="eastAsia"/>
        </w:rPr>
        <w:t>细节</w:t>
      </w:r>
      <w:r w:rsidRPr="00A45500">
        <w:rPr>
          <w:rFonts w:hint="eastAsia"/>
        </w:rPr>
        <w:t>。首先介绍基于</w:t>
      </w:r>
      <w:r w:rsidR="006970EC" w:rsidRPr="00A45500">
        <w:rPr>
          <w:rFonts w:hint="eastAsia"/>
        </w:rPr>
        <w:t>用户进程中</w:t>
      </w:r>
      <w:r w:rsidR="00503D88" w:rsidRPr="00A45500">
        <w:rPr>
          <w:rFonts w:hint="eastAsia"/>
        </w:rPr>
        <w:t>使用</w:t>
      </w:r>
      <w:r w:rsidR="00C6664F" w:rsidRPr="00A45500">
        <w:rPr>
          <w:rFonts w:hint="eastAsia"/>
        </w:rPr>
        <w:t>系统调用函数</w:t>
      </w:r>
      <m:oMath>
        <m:r>
          <w:rPr>
            <w:rFonts w:ascii="Cambria Math" w:hAnsi="Cambria Math" w:hint="eastAsia"/>
          </w:rPr>
          <m:t>p</m:t>
        </m:r>
        <m:r>
          <w:rPr>
            <w:rFonts w:ascii="Cambria Math" w:hAnsi="Cambria Math"/>
          </w:rPr>
          <m:t>trace</m:t>
        </m:r>
      </m:oMath>
      <w:r w:rsidR="002C7C7F" w:rsidRPr="00A45500">
        <w:rPr>
          <w:rFonts w:hint="eastAsia"/>
        </w:rPr>
        <w:t>拦截和修改系统调用的</w:t>
      </w:r>
      <w:r w:rsidR="003C4D45" w:rsidRPr="00A45500">
        <w:rPr>
          <w:rFonts w:hint="eastAsia"/>
        </w:rPr>
        <w:t>方法设计</w:t>
      </w:r>
      <w:r w:rsidR="002446B0" w:rsidRPr="00A45500">
        <w:rPr>
          <w:rFonts w:hint="eastAsia"/>
        </w:rPr>
        <w:t>，以及</w:t>
      </w:r>
      <w:r w:rsidR="00F347DD" w:rsidRPr="00A45500">
        <w:rPr>
          <w:rFonts w:hint="eastAsia"/>
        </w:rPr>
        <w:t>数据竞争</w:t>
      </w:r>
      <w:r w:rsidR="008B10D0" w:rsidRPr="00A45500">
        <w:rPr>
          <w:rFonts w:hint="eastAsia"/>
        </w:rPr>
        <w:t>、共享内存等</w:t>
      </w:r>
      <w:r w:rsidR="00F347DD" w:rsidRPr="00A45500">
        <w:rPr>
          <w:rFonts w:hint="eastAsia"/>
        </w:rPr>
        <w:t>调度</w:t>
      </w:r>
      <w:r w:rsidR="008E69E6" w:rsidRPr="00A45500">
        <w:rPr>
          <w:rFonts w:hint="eastAsia"/>
        </w:rPr>
        <w:t>方法</w:t>
      </w:r>
      <w:r w:rsidRPr="00A45500">
        <w:rPr>
          <w:rFonts w:hint="eastAsia"/>
        </w:rPr>
        <w:t>，然后</w:t>
      </w:r>
      <w:r w:rsidR="00723424" w:rsidRPr="00A45500">
        <w:rPr>
          <w:rFonts w:hint="eastAsia"/>
        </w:rPr>
        <w:t>介绍</w:t>
      </w:r>
      <w:r w:rsidR="00ED722A" w:rsidRPr="00A45500">
        <w:rPr>
          <w:rFonts w:hint="eastAsia"/>
        </w:rPr>
        <w:t>使用</w:t>
      </w:r>
      <w:r w:rsidR="0062233E" w:rsidRPr="00A45500">
        <w:rPr>
          <w:rFonts w:hint="eastAsia"/>
        </w:rPr>
        <w:t>L</w:t>
      </w:r>
      <w:r w:rsidR="0062233E" w:rsidRPr="00A45500">
        <w:t>XC</w:t>
      </w:r>
      <w:r w:rsidR="006D7732" w:rsidRPr="00A45500">
        <w:rPr>
          <w:rFonts w:hint="eastAsia"/>
        </w:rPr>
        <w:t>容器</w:t>
      </w:r>
      <w:r w:rsidR="00577659" w:rsidRPr="00A45500">
        <w:rPr>
          <w:rFonts w:hint="eastAsia"/>
        </w:rPr>
        <w:t>封装</w:t>
      </w:r>
      <w:r w:rsidR="003F76C9" w:rsidRPr="00A45500">
        <w:rPr>
          <w:rFonts w:hint="eastAsia"/>
        </w:rPr>
        <w:t>用户进程和</w:t>
      </w:r>
      <w:r w:rsidR="00851C15" w:rsidRPr="00A45500">
        <w:rPr>
          <w:rFonts w:hint="eastAsia"/>
        </w:rPr>
        <w:t>追踪进程</w:t>
      </w:r>
      <w:r w:rsidR="000E0D68" w:rsidRPr="00A45500">
        <w:rPr>
          <w:rFonts w:hint="eastAsia"/>
        </w:rPr>
        <w:t>，通过</w:t>
      </w:r>
      <w:r w:rsidR="00466D68" w:rsidRPr="00A45500">
        <w:rPr>
          <w:rFonts w:hint="eastAsia"/>
        </w:rPr>
        <w:t>D</w:t>
      </w:r>
      <w:r w:rsidR="00466D68" w:rsidRPr="00A45500">
        <w:t>ocker</w:t>
      </w:r>
      <w:r w:rsidR="000E0D68" w:rsidRPr="00A45500">
        <w:rPr>
          <w:rFonts w:hint="eastAsia"/>
        </w:rPr>
        <w:t>隔离</w:t>
      </w:r>
      <w:r w:rsidR="003C6ADC" w:rsidRPr="00A45500">
        <w:rPr>
          <w:rFonts w:hint="eastAsia"/>
        </w:rPr>
        <w:t>文件系统</w:t>
      </w:r>
      <w:r w:rsidR="00261852" w:rsidRPr="00A45500">
        <w:rPr>
          <w:rFonts w:hint="eastAsia"/>
        </w:rPr>
        <w:t>的方法</w:t>
      </w:r>
      <w:r w:rsidR="00E81586" w:rsidRPr="00A45500">
        <w:rPr>
          <w:rFonts w:hint="eastAsia"/>
        </w:rPr>
        <w:t>拦截的不确定性因素的主要来源</w:t>
      </w:r>
      <w:r w:rsidRPr="00A45500">
        <w:rPr>
          <w:rFonts w:hint="eastAsia"/>
        </w:rPr>
        <w:t>。</w:t>
      </w:r>
      <w:bookmarkEnd w:id="49"/>
      <w:commentRangeEnd w:id="48"/>
      <w:r w:rsidR="00711438">
        <w:rPr>
          <w:rStyle w:val="afff7"/>
        </w:rPr>
        <w:commentReference w:id="48"/>
      </w:r>
    </w:p>
    <w:p w14:paraId="181ABC07" w14:textId="2DE1F63D" w:rsidR="00ED1D6B" w:rsidRPr="00A45500" w:rsidRDefault="00ED1D6B" w:rsidP="004D689D">
      <w:pPr>
        <w:ind w:firstLine="480"/>
      </w:pPr>
      <w:commentRangeStart w:id="50"/>
      <w:r w:rsidRPr="00A45500">
        <w:rPr>
          <w:rFonts w:hint="eastAsia"/>
        </w:rPr>
        <w:t>第五章：实验设计与分析。</w:t>
      </w:r>
      <w:r w:rsidR="00214E6B" w:rsidRPr="00A45500">
        <w:rPr>
          <w:rFonts w:hint="eastAsia"/>
        </w:rPr>
        <w:t>该</w:t>
      </w:r>
      <w:r w:rsidR="00C039C9" w:rsidRPr="00A45500">
        <w:rPr>
          <w:rFonts w:hint="eastAsia"/>
        </w:rPr>
        <w:t>章节</w:t>
      </w:r>
      <w:r w:rsidR="00C55C68" w:rsidRPr="00A45500">
        <w:rPr>
          <w:rFonts w:hint="eastAsia"/>
        </w:rPr>
        <w:t>在</w:t>
      </w:r>
      <w:r w:rsidR="002E7984" w:rsidRPr="00A45500">
        <w:rPr>
          <w:rFonts w:hint="eastAsia"/>
        </w:rPr>
        <w:t>全系统</w:t>
      </w:r>
      <w:r w:rsidR="00534F7D" w:rsidRPr="00A45500">
        <w:rPr>
          <w:rFonts w:hint="eastAsia"/>
        </w:rPr>
        <w:t>模拟器</w:t>
      </w:r>
      <w:r w:rsidR="00534F7D" w:rsidRPr="00A45500">
        <w:rPr>
          <w:rFonts w:hint="eastAsia"/>
        </w:rPr>
        <w:t>G</w:t>
      </w:r>
      <w:r w:rsidR="00534F7D" w:rsidRPr="00A45500">
        <w:t>em5</w:t>
      </w:r>
      <w:r w:rsidR="00534F7D" w:rsidRPr="00A45500">
        <w:rPr>
          <w:rFonts w:hint="eastAsia"/>
        </w:rPr>
        <w:t>上</w:t>
      </w:r>
      <w:r w:rsidR="00113A0D" w:rsidRPr="00A45500">
        <w:rPr>
          <w:rFonts w:hint="eastAsia"/>
        </w:rPr>
        <w:t>仿真</w:t>
      </w:r>
      <w:r w:rsidR="00C55C68" w:rsidRPr="00A45500">
        <w:rPr>
          <w:rFonts w:hint="eastAsia"/>
        </w:rPr>
        <w:t>R</w:t>
      </w:r>
      <w:r w:rsidR="00C55C68" w:rsidRPr="00A45500">
        <w:t>IS</w:t>
      </w:r>
      <w:r w:rsidR="00C25B6B" w:rsidRPr="00A45500">
        <w:t>C</w:t>
      </w:r>
      <w:r w:rsidR="00C55C68" w:rsidRPr="00A45500">
        <w:t>-V</w:t>
      </w:r>
      <w:r w:rsidR="00C55C68" w:rsidRPr="00A45500">
        <w:rPr>
          <w:rFonts w:hint="eastAsia"/>
        </w:rPr>
        <w:t>平</w:t>
      </w:r>
      <w:r w:rsidR="00C55C68" w:rsidRPr="00A45500">
        <w:rPr>
          <w:rFonts w:hint="eastAsia"/>
        </w:rPr>
        <w:lastRenderedPageBreak/>
        <w:t>台</w:t>
      </w:r>
      <w:r w:rsidR="007E1FF5" w:rsidRPr="00A45500">
        <w:rPr>
          <w:rFonts w:hint="eastAsia"/>
        </w:rPr>
        <w:t>，</w:t>
      </w:r>
      <w:r w:rsidR="001A06D2" w:rsidRPr="00A45500">
        <w:rPr>
          <w:rFonts w:hint="eastAsia"/>
        </w:rPr>
        <w:t>设置</w:t>
      </w:r>
      <w:r w:rsidR="007E1FF5" w:rsidRPr="00A45500">
        <w:rPr>
          <w:rFonts w:hint="eastAsia"/>
        </w:rPr>
        <w:t>基准测试集</w:t>
      </w:r>
      <w:r w:rsidR="008427A5" w:rsidRPr="00A45500">
        <w:rPr>
          <w:rFonts w:hint="eastAsia"/>
        </w:rPr>
        <w:t>和实验方案</w:t>
      </w:r>
      <w:r w:rsidR="00C65A07" w:rsidRPr="00A45500">
        <w:rPr>
          <w:rFonts w:hint="eastAsia"/>
        </w:rPr>
        <w:t>，验证</w:t>
      </w:r>
      <w:r w:rsidR="002B7B8C" w:rsidRPr="00A45500">
        <w:rPr>
          <w:rFonts w:hint="eastAsia"/>
        </w:rPr>
        <w:t>R</w:t>
      </w:r>
      <w:r w:rsidR="002B7B8C" w:rsidRPr="00A45500">
        <w:t>ISC-V</w:t>
      </w:r>
      <w:r w:rsidR="002B7B8C" w:rsidRPr="00A45500">
        <w:rPr>
          <w:rFonts w:hint="eastAsia"/>
        </w:rPr>
        <w:t>架构上</w:t>
      </w:r>
      <w:r w:rsidR="007155E7" w:rsidRPr="00A45500">
        <w:rPr>
          <w:rFonts w:hint="eastAsia"/>
        </w:rPr>
        <w:t>的</w:t>
      </w:r>
      <w:r w:rsidR="002B7B8C" w:rsidRPr="00A45500">
        <w:rPr>
          <w:rFonts w:hint="eastAsia"/>
        </w:rPr>
        <w:t>容器化可重现方法</w:t>
      </w:r>
      <w:r w:rsidR="00DC0C4E" w:rsidRPr="00A45500">
        <w:rPr>
          <w:rFonts w:hint="eastAsia"/>
        </w:rPr>
        <w:t>的可行</w:t>
      </w:r>
      <w:r w:rsidR="00C65A07" w:rsidRPr="00A45500">
        <w:rPr>
          <w:rFonts w:hint="eastAsia"/>
        </w:rPr>
        <w:t>性，</w:t>
      </w:r>
      <w:r w:rsidR="00DC0C4E" w:rsidRPr="00A45500">
        <w:rPr>
          <w:rFonts w:hint="eastAsia"/>
        </w:rPr>
        <w:t>并</w:t>
      </w:r>
      <w:r w:rsidR="00973DE4" w:rsidRPr="00A45500">
        <w:rPr>
          <w:rFonts w:hint="eastAsia"/>
        </w:rPr>
        <w:t>与</w:t>
      </w:r>
      <w:r w:rsidR="00883E55" w:rsidRPr="00A45500">
        <w:rPr>
          <w:rFonts w:hint="eastAsia"/>
        </w:rPr>
        <w:t>传统</w:t>
      </w:r>
      <w:r w:rsidR="00680684" w:rsidRPr="00A45500">
        <w:rPr>
          <w:rFonts w:hint="eastAsia"/>
        </w:rPr>
        <w:t>记录</w:t>
      </w:r>
      <w:r w:rsidR="00CF0CF0" w:rsidRPr="00A45500">
        <w:rPr>
          <w:rFonts w:hint="eastAsia"/>
        </w:rPr>
        <w:t>重放</w:t>
      </w:r>
      <w:r w:rsidR="00223113" w:rsidRPr="00A45500">
        <w:rPr>
          <w:rFonts w:hint="eastAsia"/>
        </w:rPr>
        <w:t>工具进行对比，</w:t>
      </w:r>
      <w:r w:rsidR="00A75F8B" w:rsidRPr="00A45500">
        <w:rPr>
          <w:rFonts w:hint="eastAsia"/>
        </w:rPr>
        <w:t>分析容器</w:t>
      </w:r>
      <w:r w:rsidR="001358DB" w:rsidRPr="00A45500">
        <w:rPr>
          <w:rFonts w:hint="eastAsia"/>
        </w:rPr>
        <w:t>化可重现方法</w:t>
      </w:r>
      <w:r w:rsidR="00C65A07" w:rsidRPr="00A45500">
        <w:rPr>
          <w:rFonts w:hint="eastAsia"/>
        </w:rPr>
        <w:t>产生的性能损耗</w:t>
      </w:r>
      <w:r w:rsidRPr="00A45500">
        <w:rPr>
          <w:rFonts w:hint="eastAsia"/>
        </w:rPr>
        <w:t>。</w:t>
      </w:r>
      <w:commentRangeEnd w:id="50"/>
      <w:r w:rsidR="00C4506F">
        <w:rPr>
          <w:rStyle w:val="afff7"/>
        </w:rPr>
        <w:commentReference w:id="50"/>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30"/>
          <w:footerReference w:type="default" r:id="rId31"/>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51" w:name="_Toc99905740"/>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52"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51"/>
      <w:bookmarkEnd w:id="52"/>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53" w:name="_Toc99905741"/>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53"/>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60CCCA1"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724BE9" w:rsidRPr="00A45500">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r w:rsidR="002E4974" w:rsidRPr="00A45500">
        <w:rPr>
          <w:rFonts w:hint="eastAsia"/>
        </w:rPr>
        <w:t>图计算等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54" w:name="_Toc99905742"/>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54"/>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4"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类型操作用于短立即数和访存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整数寄存器位宽</w:t>
      </w:r>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55" w:name="_Toc99905743"/>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55"/>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56" w:name="_Toc99905744"/>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56"/>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57"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57"/>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58" w:name="_Toc99905745"/>
      <w:r w:rsidRPr="00A45500">
        <w:rPr>
          <w:rFonts w:hint="eastAsia"/>
        </w:rPr>
        <w:t>2</w:t>
      </w:r>
      <w:r w:rsidRPr="00A45500">
        <w:t>.2</w:t>
      </w:r>
      <w:r w:rsidRPr="00A45500">
        <w:rPr>
          <w:rFonts w:hint="eastAsia"/>
        </w:rPr>
        <w:t xml:space="preserve"> </w:t>
      </w:r>
      <w:r w:rsidRPr="00A45500">
        <w:rPr>
          <w:rFonts w:hint="eastAsia"/>
        </w:rPr>
        <w:t>可重现性技术</w:t>
      </w:r>
      <w:bookmarkEnd w:id="58"/>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B1197D1"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8D6355" w:rsidRPr="00A45500">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59" w:name="_Toc99905746"/>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59"/>
    </w:p>
    <w:p w14:paraId="5C197304" w14:textId="78F3C2E0"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2960C1" w:rsidRPr="00A45500">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60" w:name="_Toc99905747"/>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60"/>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r w:rsidR="003B3556" w:rsidRPr="00A45500">
        <w:rPr>
          <w:rFonts w:hint="eastAsia"/>
        </w:rPr>
        <w:t xml:space="preserve">ptrace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r w:rsidRPr="00A45500">
        <w:rPr>
          <w:rFonts w:hint="eastAsia"/>
        </w:rPr>
        <w:t xml:space="preserve">ptrace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r w:rsidR="003B3556" w:rsidRPr="00A45500">
        <w:rPr>
          <w:rFonts w:hint="eastAsia"/>
        </w:rPr>
        <w:t xml:space="preserve">ptrace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61" w:name="_Toc99905748"/>
      <w:r w:rsidRPr="00A45500">
        <w:rPr>
          <w:rFonts w:hint="eastAsia"/>
        </w:rPr>
        <w:t>2</w:t>
      </w:r>
      <w:r w:rsidRPr="00A45500">
        <w:t xml:space="preserve">.2.3 </w:t>
      </w:r>
      <w:r w:rsidR="008E1366" w:rsidRPr="00A45500">
        <w:rPr>
          <w:rFonts w:hint="eastAsia"/>
        </w:rPr>
        <w:t>容器化技术</w:t>
      </w:r>
      <w:bookmarkEnd w:id="61"/>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r w:rsidR="0020478E" w:rsidRPr="00A45500">
        <w:rPr>
          <w:rFonts w:hint="eastAsia"/>
        </w:rPr>
        <w:t>将进程</w:t>
      </w:r>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1ECB9153"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3366C8" w:rsidRPr="00A45500">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DC48C7" w:rsidRPr="00A45500">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62" w:name="_Toc99905749"/>
      <w:r w:rsidRPr="00A45500">
        <w:rPr>
          <w:rFonts w:hint="eastAsia"/>
        </w:rPr>
        <w:t>2</w:t>
      </w:r>
      <w:r w:rsidRPr="00A45500">
        <w:t xml:space="preserve">.3 </w:t>
      </w:r>
      <w:r w:rsidRPr="00A45500">
        <w:rPr>
          <w:rFonts w:hint="eastAsia"/>
        </w:rPr>
        <w:t>本章小结</w:t>
      </w:r>
      <w:bookmarkEnd w:id="62"/>
    </w:p>
    <w:p w14:paraId="1584114B" w14:textId="4374B63E"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8"/>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63" w:name="_Toc93734162"/>
      <w:bookmarkStart w:id="64" w:name="_Toc99905750"/>
      <w:bookmarkStart w:id="65" w:name="_Hlk98628182"/>
      <w:r w:rsidRPr="00A45500">
        <w:lastRenderedPageBreak/>
        <w:t>第</w:t>
      </w:r>
      <w:r w:rsidRPr="00A45500">
        <w:t>3</w:t>
      </w:r>
      <w:r w:rsidRPr="00A45500">
        <w:t>章</w:t>
      </w:r>
      <w:bookmarkEnd w:id="63"/>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64"/>
    </w:p>
    <w:bookmarkEnd w:id="65"/>
    <w:p w14:paraId="18FE10C5" w14:textId="63A93FE3" w:rsidR="00BE30E7" w:rsidRPr="00A45500" w:rsidRDefault="00AE22BF" w:rsidP="00EA78AB">
      <w:pPr>
        <w:ind w:firstLine="480"/>
      </w:pPr>
      <w:commentRangeStart w:id="66"/>
      <w:r w:rsidRPr="00A45500">
        <w:rPr>
          <w:rFonts w:hint="eastAsia"/>
        </w:rPr>
        <w:t>本章</w:t>
      </w:r>
      <w:r w:rsidR="00BE30E7" w:rsidRPr="00A45500">
        <w:rPr>
          <w:rFonts w:hint="eastAsia"/>
        </w:rPr>
        <w:t>提出了基于一种容器化可重现方法的设计与实现。首先介绍了基于系统调用函数</w:t>
      </w:r>
      <m:oMath>
        <m:r>
          <w:rPr>
            <w:rFonts w:ascii="Cambria Math" w:hAnsi="Cambria Math" w:hint="eastAsia"/>
          </w:rPr>
          <m:t>ptrace</m:t>
        </m:r>
      </m:oMath>
      <w:r w:rsidR="00BE30E7" w:rsidRPr="00A45500">
        <w:rPr>
          <w:rFonts w:hint="eastAsia"/>
        </w:rPr>
        <w:t>拦截和修改系统调用的过程方法，然后在此基础上详细阐述了如何在用户空间运行该方案</w:t>
      </w:r>
      <w:r w:rsidR="0062684B" w:rsidRPr="00A45500">
        <w:rPr>
          <w:rFonts w:hint="eastAsia"/>
        </w:rPr>
        <w:t>,</w:t>
      </w:r>
      <w:r w:rsidR="0062684B" w:rsidRPr="00A45500">
        <w:rPr>
          <w:rFonts w:hint="eastAsia"/>
        </w:rPr>
        <w:t>并优化了其拦截机制</w:t>
      </w:r>
      <w:r w:rsidR="00BE30E7" w:rsidRPr="00A45500">
        <w:rPr>
          <w:rFonts w:hint="eastAsia"/>
        </w:rPr>
        <w:t>，通过容器化技术隔离程序执行环境，以及拦截</w:t>
      </w:r>
      <w:r w:rsidR="000D6ECE" w:rsidRPr="00A45500">
        <w:rPr>
          <w:rFonts w:hint="eastAsia"/>
        </w:rPr>
        <w:t>文件系统中</w:t>
      </w:r>
      <w:r w:rsidR="00BE30E7" w:rsidRPr="00A45500">
        <w:rPr>
          <w:rFonts w:hint="eastAsia"/>
        </w:rPr>
        <w:t>的不确定性因素。</w:t>
      </w:r>
      <w:commentRangeEnd w:id="66"/>
      <w:r w:rsidR="00711438">
        <w:rPr>
          <w:rStyle w:val="afff7"/>
        </w:rPr>
        <w:commentReference w:id="66"/>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commentRangeStart w:id="67"/>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commentRangeEnd w:id="67"/>
      <w:r w:rsidR="00711438">
        <w:rPr>
          <w:rStyle w:val="afff7"/>
        </w:rPr>
        <w:commentReference w:id="67"/>
      </w:r>
    </w:p>
    <w:p w14:paraId="486D34B2" w14:textId="3E1B1CE7" w:rsidR="00B14ECF" w:rsidRPr="00A45500" w:rsidRDefault="00B14ECF" w:rsidP="00B14ECF">
      <w:pPr>
        <w:pStyle w:val="10"/>
      </w:pPr>
      <w:bookmarkStart w:id="68" w:name="_Toc99905751"/>
      <w:bookmarkStart w:id="69" w:name="_Toc93734163"/>
      <w:r w:rsidRPr="00A45500">
        <w:rPr>
          <w:rFonts w:hint="eastAsia"/>
        </w:rPr>
        <w:t>3</w:t>
      </w:r>
      <w:r w:rsidRPr="00A45500">
        <w:t>.1</w:t>
      </w:r>
      <w:r w:rsidR="00DA5291" w:rsidRPr="00A45500">
        <w:rPr>
          <w:rFonts w:hint="eastAsia"/>
        </w:rPr>
        <w:t>方法</w:t>
      </w:r>
      <w:r w:rsidR="001002E1" w:rsidRPr="00A45500">
        <w:rPr>
          <w:rFonts w:hint="eastAsia"/>
        </w:rPr>
        <w:t>设计</w:t>
      </w:r>
      <w:bookmarkEnd w:id="68"/>
    </w:p>
    <w:p w14:paraId="39F894C1" w14:textId="26C6615C"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AE6D2E" w:rsidRPr="00A45500">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6A8CB804" w:rsidR="008335F3" w:rsidRPr="00A45500" w:rsidRDefault="0094219E" w:rsidP="00842CDF">
      <w:pPr>
        <w:ind w:firstLine="480"/>
      </w:pPr>
      <w:r w:rsidRPr="00A45500">
        <w:rPr>
          <w:rFonts w:hint="eastAsia"/>
        </w:rPr>
        <w:t>基于此提出一种容器化可重现方法</w:t>
      </w:r>
      <w:r w:rsidR="00126D9C" w:rsidRPr="00A45500">
        <w:rPr>
          <w:rFonts w:hint="eastAsia"/>
        </w:rPr>
        <w:t>，</w:t>
      </w:r>
      <w:r w:rsidR="00644E94" w:rsidRPr="00A45500">
        <w:rPr>
          <w:rFonts w:hint="eastAsia"/>
        </w:rPr>
        <w:t>利用</w:t>
      </w:r>
      <w:r w:rsidR="00EC4687" w:rsidRPr="00A45500">
        <w:rPr>
          <w:rFonts w:hint="eastAsia"/>
        </w:rPr>
        <w:t>L</w:t>
      </w:r>
      <w:r w:rsidR="00EC4687" w:rsidRPr="00A45500">
        <w:t>XC</w:t>
      </w:r>
      <w:r w:rsidR="00644E94" w:rsidRPr="00A45500">
        <w:rPr>
          <w:rFonts w:hint="eastAsia"/>
        </w:rPr>
        <w:t>容器对</w:t>
      </w:r>
      <w:r w:rsidR="00EE2025" w:rsidRPr="00A45500">
        <w:rPr>
          <w:rFonts w:hint="eastAsia"/>
        </w:rPr>
        <w:t>执行程序</w:t>
      </w:r>
      <w:r w:rsidR="006A0D6F" w:rsidRPr="00A45500">
        <w:rPr>
          <w:rFonts w:hint="eastAsia"/>
        </w:rPr>
        <w:t>进行</w:t>
      </w:r>
      <w:r w:rsidR="00644E94" w:rsidRPr="00A45500">
        <w:rPr>
          <w:rFonts w:hint="eastAsia"/>
        </w:rPr>
        <w:t>封装</w:t>
      </w:r>
      <w:r w:rsidR="003E6727" w:rsidRPr="00A45500">
        <w:rPr>
          <w:rFonts w:hint="eastAsia"/>
        </w:rPr>
        <w:t>，</w:t>
      </w:r>
      <w:r w:rsidR="00457ADA" w:rsidRPr="00A45500">
        <w:rPr>
          <w:rFonts w:hint="eastAsia"/>
        </w:rPr>
        <w:t>划分</w:t>
      </w:r>
      <w:r w:rsidR="00D22ADA" w:rsidRPr="00A45500">
        <w:rPr>
          <w:rFonts w:hint="eastAsia"/>
        </w:rPr>
        <w:t>确定性</w:t>
      </w:r>
      <w:r w:rsidR="00E10024" w:rsidRPr="00A45500">
        <w:rPr>
          <w:rFonts w:hint="eastAsia"/>
        </w:rPr>
        <w:t>程序</w:t>
      </w:r>
      <w:r w:rsidR="00CD60F2" w:rsidRPr="00A45500">
        <w:rPr>
          <w:rFonts w:hint="eastAsia"/>
        </w:rPr>
        <w:t>状态和计算的边界</w:t>
      </w:r>
      <w:r w:rsidR="001726E3" w:rsidRPr="00A45500">
        <w:rPr>
          <w:rFonts w:hint="eastAsia"/>
        </w:rPr>
        <w:t>。在记录阶段</w:t>
      </w:r>
      <w:r w:rsidR="00353F6F" w:rsidRPr="00A45500">
        <w:rPr>
          <w:rFonts w:hint="eastAsia"/>
        </w:rPr>
        <w:t>，</w:t>
      </w:r>
      <w:r w:rsidR="00B26E2A" w:rsidRPr="00A45500">
        <w:rPr>
          <w:rFonts w:hint="eastAsia"/>
        </w:rPr>
        <w:t>监视并拦截</w:t>
      </w:r>
      <w:r w:rsidR="00D67B10" w:rsidRPr="00A45500">
        <w:rPr>
          <w:rFonts w:hint="eastAsia"/>
        </w:rPr>
        <w:t>容器</w:t>
      </w:r>
      <w:r w:rsidR="00E1654B" w:rsidRPr="00A45500">
        <w:rPr>
          <w:rFonts w:hint="eastAsia"/>
        </w:rPr>
        <w:t>内的所有非确定性来源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w:t>
      </w:r>
      <w:r w:rsidR="00C62BEC" w:rsidRPr="00A45500">
        <w:rPr>
          <w:rFonts w:hint="eastAsia"/>
        </w:rPr>
        <w:lastRenderedPageBreak/>
        <w:t>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2532B0DF" w14:textId="77777777" w:rsidR="00B24570" w:rsidRPr="00A45500" w:rsidRDefault="00E4116D" w:rsidP="00842CDF">
      <w:pPr>
        <w:ind w:firstLine="480"/>
      </w:pPr>
      <w:r w:rsidRPr="00A45500">
        <w:rPr>
          <w:rFonts w:hint="eastAsia"/>
        </w:rPr>
        <w:t>具体实现中</w:t>
      </w:r>
      <w:r w:rsidR="00F54ADC" w:rsidRPr="00A45500">
        <w:rPr>
          <w:rFonts w:hint="eastAsia"/>
        </w:rPr>
        <w:t>，</w:t>
      </w:r>
      <w:r w:rsidR="00976512" w:rsidRPr="00A45500">
        <w:rPr>
          <w:rFonts w:hint="eastAsia"/>
        </w:rPr>
        <w:t>使用</w:t>
      </w:r>
      <w:r w:rsidR="00976512" w:rsidRPr="00A45500">
        <w:rPr>
          <w:rFonts w:hint="eastAsia"/>
        </w:rPr>
        <w:t>2</w:t>
      </w:r>
      <w:r w:rsidR="00976512" w:rsidRPr="00A45500">
        <w:rPr>
          <w:rFonts w:hint="eastAsia"/>
        </w:rPr>
        <w:t>层</w:t>
      </w:r>
      <w:r w:rsidR="00DB725C" w:rsidRPr="00A45500">
        <w:rPr>
          <w:rFonts w:hint="eastAsia"/>
        </w:rPr>
        <w:t>嵌套的</w:t>
      </w:r>
      <w:r w:rsidR="006744A7" w:rsidRPr="00A45500">
        <w:rPr>
          <w:rFonts w:hint="eastAsia"/>
        </w:rPr>
        <w:t>容器</w:t>
      </w:r>
      <w:r w:rsidR="009D4B0B" w:rsidRPr="00A45500">
        <w:rPr>
          <w:rFonts w:hint="eastAsia"/>
        </w:rPr>
        <w:t>机制</w:t>
      </w:r>
      <w:r w:rsidR="001559E0" w:rsidRPr="00A45500">
        <w:rPr>
          <w:rFonts w:hint="eastAsia"/>
        </w:rPr>
        <w:t>隔离</w:t>
      </w:r>
      <w:r w:rsidR="00D6140C" w:rsidRPr="00A45500">
        <w:rPr>
          <w:rFonts w:hint="eastAsia"/>
        </w:rPr>
        <w:t>用户</w:t>
      </w:r>
      <w:r w:rsidR="009D4B0B" w:rsidRPr="00A45500">
        <w:rPr>
          <w:rFonts w:hint="eastAsia"/>
        </w:rPr>
        <w:t>程序</w:t>
      </w:r>
      <w:r w:rsidR="00EA61B7" w:rsidRPr="00A45500">
        <w:rPr>
          <w:rFonts w:hint="eastAsia"/>
        </w:rPr>
        <w:t>，并基于进程跟踪</w:t>
      </w:r>
      <w:r w:rsidR="00176F25" w:rsidRPr="00A45500">
        <w:rPr>
          <w:rFonts w:hint="eastAsia"/>
        </w:rPr>
        <w:t>系统调用</w:t>
      </w:r>
      <m:oMath>
        <m:r>
          <w:rPr>
            <w:rFonts w:ascii="Cambria Math" w:hAnsi="Cambria Math" w:hint="eastAsia"/>
          </w:rPr>
          <m:t>p</m:t>
        </m:r>
        <m:r>
          <w:rPr>
            <w:rFonts w:ascii="Cambria Math" w:hAnsi="Cambria Math"/>
          </w:rPr>
          <m:t>trace</m:t>
        </m:r>
      </m:oMath>
      <w:r w:rsidR="008C7708" w:rsidRPr="00A45500">
        <w:rPr>
          <w:rFonts w:hint="eastAsia"/>
        </w:rPr>
        <w:t xml:space="preserve"> </w:t>
      </w:r>
      <w:r w:rsidR="008C7708" w:rsidRPr="00A45500">
        <w:rPr>
          <w:rFonts w:hint="eastAsia"/>
        </w:rPr>
        <w:t>监视并拦截</w:t>
      </w:r>
      <w:r w:rsidR="005B1260" w:rsidRPr="00A45500">
        <w:rPr>
          <w:rFonts w:hint="eastAsia"/>
        </w:rPr>
        <w:t>进程中的不确定性因素</w:t>
      </w:r>
      <w:r w:rsidR="009D4B0B" w:rsidRPr="00A45500">
        <w:rPr>
          <w:rFonts w:hint="eastAsia"/>
        </w:rPr>
        <w:t>。</w:t>
      </w:r>
      <w:r w:rsidR="005D79FF" w:rsidRPr="00A45500">
        <w:rPr>
          <w:rFonts w:hint="eastAsia"/>
        </w:rPr>
        <w:t>具体设计如下</w:t>
      </w:r>
      <w:r w:rsidR="00B24570" w:rsidRPr="00A45500">
        <w:rPr>
          <w:rFonts w:hint="eastAsia"/>
        </w:rPr>
        <w:t>：</w:t>
      </w:r>
    </w:p>
    <w:p w14:paraId="0BB2DE4F" w14:textId="022D76C9" w:rsidR="00540592" w:rsidRPr="00A45500" w:rsidRDefault="00FF3079" w:rsidP="00842CDF">
      <w:pPr>
        <w:ind w:firstLine="480"/>
      </w:pPr>
      <w:r w:rsidRPr="00A45500">
        <w:rPr>
          <w:rFonts w:hint="eastAsia"/>
        </w:rPr>
        <w:t>首先，</w:t>
      </w:r>
      <w:r w:rsidR="008F06E8" w:rsidRPr="00A45500">
        <w:rPr>
          <w:rFonts w:hint="eastAsia"/>
        </w:rPr>
        <w:t>为了满足</w:t>
      </w:r>
      <w:r w:rsidR="00734EAF" w:rsidRPr="00A45500">
        <w:rPr>
          <w:rFonts w:hint="eastAsia"/>
        </w:rPr>
        <w:t>任意应用程序的可重现性，且不需要</w:t>
      </w:r>
      <w:r w:rsidR="007B3F0A" w:rsidRPr="00A45500">
        <w:rPr>
          <w:rFonts w:hint="eastAsia"/>
        </w:rPr>
        <w:t>修改内核或记录</w:t>
      </w:r>
      <w:r w:rsidR="00D643B8" w:rsidRPr="00A45500">
        <w:rPr>
          <w:rFonts w:hint="eastAsia"/>
        </w:rPr>
        <w:t>完整</w:t>
      </w:r>
      <w:r w:rsidR="001707C8" w:rsidRPr="00A45500">
        <w:rPr>
          <w:rFonts w:hint="eastAsia"/>
        </w:rPr>
        <w:t>虚拟机</w:t>
      </w:r>
      <w:r w:rsidR="00D643B8" w:rsidRPr="00A45500">
        <w:rPr>
          <w:rFonts w:hint="eastAsia"/>
        </w:rPr>
        <w:t>状态</w:t>
      </w:r>
      <w:r w:rsidR="006F5FE2" w:rsidRPr="00A45500">
        <w:rPr>
          <w:rFonts w:hint="eastAsia"/>
        </w:rPr>
        <w:t>，</w:t>
      </w:r>
      <w:r w:rsidR="00985080" w:rsidRPr="00A45500">
        <w:rPr>
          <w:rFonts w:hint="eastAsia"/>
        </w:rPr>
        <w:t>设计并实现了基于</w:t>
      </w:r>
      <w:r w:rsidR="008B5A93" w:rsidRPr="00A45500">
        <w:rPr>
          <w:rFonts w:hint="eastAsia"/>
        </w:rPr>
        <w:t>控制组</w:t>
      </w:r>
      <m:oMath>
        <m:r>
          <w:rPr>
            <w:rFonts w:ascii="Cambria Math" w:hAnsi="Cambria Math"/>
          </w:rPr>
          <m:t>cgroups</m:t>
        </m:r>
      </m:oMath>
      <w:r w:rsidR="008B5A93" w:rsidRPr="00A45500">
        <w:rPr>
          <w:rFonts w:hint="eastAsia"/>
        </w:rPr>
        <w:t>、</w:t>
      </w:r>
      <w:r w:rsidR="00EE0DAA" w:rsidRPr="00A45500">
        <w:rPr>
          <w:rFonts w:hint="eastAsia"/>
        </w:rPr>
        <w:t>用户</w:t>
      </w:r>
      <w:r w:rsidR="00802229" w:rsidRPr="00A45500">
        <w:rPr>
          <w:rFonts w:hint="eastAsia"/>
        </w:rPr>
        <w:t>命名</w:t>
      </w:r>
      <w:r w:rsidR="00EE0DAA" w:rsidRPr="00A45500">
        <w:rPr>
          <w:rFonts w:hint="eastAsia"/>
        </w:rPr>
        <w:t>空间</w:t>
      </w:r>
      <m:oMath>
        <m:r>
          <w:rPr>
            <w:rFonts w:ascii="Cambria Math" w:hAnsi="Cambria Math" w:hint="eastAsia"/>
          </w:rPr>
          <m:t>N</m:t>
        </m:r>
        <m:r>
          <w:rPr>
            <w:rFonts w:ascii="Cambria Math" w:hAnsi="Cambria Math"/>
          </w:rPr>
          <m:t>amespace</m:t>
        </m:r>
      </m:oMath>
      <w:r w:rsidR="00C10BC3" w:rsidRPr="00A45500">
        <w:rPr>
          <w:rFonts w:hint="eastAsia"/>
        </w:rPr>
        <w:t>等技术</w:t>
      </w:r>
      <w:r w:rsidR="00AA5EF4" w:rsidRPr="00A45500">
        <w:rPr>
          <w:rFonts w:hint="eastAsia"/>
        </w:rPr>
        <w:t>的</w:t>
      </w:r>
      <w:r w:rsidR="00EF2CA1" w:rsidRPr="00A45500">
        <w:rPr>
          <w:rFonts w:hint="eastAsia"/>
        </w:rPr>
        <w:t>容器化</w:t>
      </w:r>
      <w:r w:rsidR="00EE6B91" w:rsidRPr="00A45500">
        <w:rPr>
          <w:rFonts w:hint="eastAsia"/>
        </w:rPr>
        <w:t>可重现</w:t>
      </w:r>
      <w:r w:rsidR="0048355F" w:rsidRPr="00A45500">
        <w:rPr>
          <w:rFonts w:hint="eastAsia"/>
        </w:rPr>
        <w:t>方案</w:t>
      </w:r>
      <w:r w:rsidR="00AA5EF4" w:rsidRPr="00A45500">
        <w:rPr>
          <w:rFonts w:hint="eastAsia"/>
        </w:rPr>
        <w:t>。</w:t>
      </w:r>
      <w:r w:rsidR="00C10BC3" w:rsidRPr="00A45500">
        <w:rPr>
          <w:rFonts w:hint="eastAsia"/>
        </w:rPr>
        <w:t>在纯</w:t>
      </w:r>
      <w:r w:rsidR="00762D5A" w:rsidRPr="00A45500">
        <w:rPr>
          <w:rFonts w:hint="eastAsia"/>
        </w:rPr>
        <w:t>软件命名空间中，</w:t>
      </w:r>
      <w:r w:rsidR="00220395" w:rsidRPr="00A45500">
        <w:rPr>
          <w:rFonts w:hint="eastAsia"/>
        </w:rPr>
        <w:t>隔离容器内进程</w:t>
      </w:r>
      <w:r w:rsidR="00CD7117" w:rsidRPr="00A45500">
        <w:rPr>
          <w:rFonts w:hint="eastAsia"/>
        </w:rPr>
        <w:t>，保证每个进程组有</w:t>
      </w:r>
      <w:r w:rsidR="00483AB9" w:rsidRPr="00A45500">
        <w:rPr>
          <w:rFonts w:hint="eastAsia"/>
        </w:rPr>
        <w:t>独立的</w:t>
      </w:r>
      <w:r w:rsidR="00483AB9" w:rsidRPr="00A45500">
        <w:rPr>
          <w:rFonts w:hint="eastAsia"/>
        </w:rPr>
        <w:t>P</w:t>
      </w:r>
      <w:r w:rsidR="00483AB9" w:rsidRPr="00A45500">
        <w:t>ID</w:t>
      </w:r>
      <w:r w:rsidR="00483AB9" w:rsidRPr="00A45500">
        <w:rPr>
          <w:rFonts w:hint="eastAsia"/>
        </w:rPr>
        <w:t>等标识符</w:t>
      </w:r>
      <w:r w:rsidR="00EF2CA1" w:rsidRPr="00A45500">
        <w:rPr>
          <w:rFonts w:hint="eastAsia"/>
        </w:rPr>
        <w:t>，</w:t>
      </w:r>
      <w:r w:rsidR="00E6232F" w:rsidRPr="00A45500">
        <w:rPr>
          <w:rFonts w:hint="eastAsia"/>
        </w:rPr>
        <w:t>将</w:t>
      </w:r>
      <w:r w:rsidR="00762D5A" w:rsidRPr="00A45500">
        <w:rPr>
          <w:rFonts w:hint="eastAsia"/>
        </w:rPr>
        <w:t>确定性</w:t>
      </w:r>
      <w:r w:rsidR="00220395" w:rsidRPr="00A45500">
        <w:rPr>
          <w:rFonts w:hint="eastAsia"/>
        </w:rPr>
        <w:t>执行程序与外部的程序和文件隔离起来。</w:t>
      </w:r>
    </w:p>
    <w:p w14:paraId="3CB398D5" w14:textId="65DA887C" w:rsidR="008D5CB7" w:rsidRPr="00A45500" w:rsidRDefault="00CC590B" w:rsidP="00842CDF">
      <w:pPr>
        <w:ind w:firstLine="480"/>
      </w:pPr>
      <w:r w:rsidRPr="00A45500">
        <w:rPr>
          <w:rFonts w:hint="eastAsia"/>
        </w:rPr>
        <w:t>其次，使用</w:t>
      </w:r>
      <m:oMath>
        <m:r>
          <w:rPr>
            <w:rFonts w:ascii="Cambria Math" w:hAnsi="Cambria Math"/>
          </w:rPr>
          <m:t>ptrace</m:t>
        </m:r>
      </m:oMath>
      <w:r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36B55715" w14:textId="765CA200" w:rsidR="00540592" w:rsidRPr="00A45500" w:rsidRDefault="00035939" w:rsidP="00842CDF">
      <w:pPr>
        <w:ind w:firstLine="480"/>
      </w:pPr>
      <w:r w:rsidRPr="00A45500">
        <w:rPr>
          <w:rFonts w:hint="eastAsia"/>
        </w:rPr>
        <w:t>最后</w:t>
      </w:r>
      <w:r w:rsidR="00DE5AEA" w:rsidRPr="00A45500">
        <w:rPr>
          <w:rFonts w:hint="eastAsia"/>
        </w:rPr>
        <w:t>，通过</w:t>
      </w:r>
      <m:oMath>
        <m:r>
          <w:rPr>
            <w:rFonts w:ascii="Cambria Math" w:hAnsi="Cambria Math" w:hint="eastAsia"/>
          </w:rPr>
          <m:t>c</m:t>
        </m:r>
        <m:r>
          <w:rPr>
            <w:rFonts w:ascii="Cambria Math" w:hAnsi="Cambria Math"/>
          </w:rPr>
          <m:t>hroot</m:t>
        </m:r>
      </m:oMath>
      <w:r w:rsidR="000040A3" w:rsidRPr="00A45500">
        <w:rPr>
          <w:rFonts w:hint="eastAsia"/>
        </w:rPr>
        <w:t xml:space="preserve"> </w:t>
      </w:r>
      <w:r w:rsidR="000040A3" w:rsidRPr="00A45500">
        <w:rPr>
          <w:rFonts w:hint="eastAsia"/>
        </w:rPr>
        <w:t>命令</w:t>
      </w:r>
      <w:r w:rsidR="006411FB" w:rsidRPr="00A45500">
        <w:rPr>
          <w:rFonts w:hint="eastAsia"/>
        </w:rPr>
        <w:t>隔离</w:t>
      </w:r>
      <w:r w:rsidR="00506C12" w:rsidRPr="00A45500">
        <w:rPr>
          <w:rFonts w:hint="eastAsia"/>
        </w:rPr>
        <w:t>用户进程</w:t>
      </w:r>
      <w:r w:rsidR="00DB1017" w:rsidRPr="00A45500">
        <w:rPr>
          <w:rFonts w:hint="eastAsia"/>
        </w:rPr>
        <w:t>与</w:t>
      </w:r>
      <w:r w:rsidR="006411FB" w:rsidRPr="00A45500">
        <w:rPr>
          <w:rFonts w:hint="eastAsia"/>
        </w:rPr>
        <w:t>主机文件系统</w:t>
      </w:r>
      <w:r w:rsidR="00DB1017" w:rsidRPr="00A45500">
        <w:rPr>
          <w:rFonts w:hint="eastAsia"/>
        </w:rPr>
        <w:t>的交互，并</w:t>
      </w:r>
      <w:r w:rsidR="00CC5A48" w:rsidRPr="00A45500">
        <w:rPr>
          <w:rFonts w:hint="eastAsia"/>
        </w:rPr>
        <w:t>使用</w:t>
      </w:r>
      <w:r w:rsidR="00411008" w:rsidRPr="00A45500">
        <w:rPr>
          <w:rFonts w:hint="eastAsia"/>
        </w:rPr>
        <w:t>可移植性更好的</w:t>
      </w:r>
      <w:r w:rsidR="00162394" w:rsidRPr="00A45500">
        <w:rPr>
          <w:rFonts w:hint="eastAsia"/>
        </w:rPr>
        <w:t>标准容器</w:t>
      </w:r>
      <w:r w:rsidR="00162394" w:rsidRPr="00A45500">
        <w:rPr>
          <w:rFonts w:hint="eastAsia"/>
        </w:rPr>
        <w:t>D</w:t>
      </w:r>
      <w:r w:rsidR="00162394" w:rsidRPr="00A45500">
        <w:t>ocker</w:t>
      </w:r>
      <w:r w:rsidR="001F70EE" w:rsidRPr="00A45500">
        <w:rPr>
          <w:rFonts w:hint="eastAsia"/>
        </w:rPr>
        <w:t>提供更强的主机文件系统</w:t>
      </w:r>
      <w:r w:rsidR="00D07D14" w:rsidRPr="00A45500">
        <w:rPr>
          <w:rFonts w:hint="eastAsia"/>
        </w:rPr>
        <w:t>隔离，</w:t>
      </w:r>
      <w:r w:rsidR="00DB47A8" w:rsidRPr="00A45500">
        <w:rPr>
          <w:rFonts w:hint="eastAsia"/>
        </w:rPr>
        <w:t>控制</w:t>
      </w:r>
      <w:r w:rsidR="00705498" w:rsidRPr="00A45500">
        <w:rPr>
          <w:rFonts w:hint="eastAsia"/>
        </w:rPr>
        <w:t>容器输入，</w:t>
      </w:r>
      <w:r w:rsidR="00DB47A8" w:rsidRPr="00A45500">
        <w:rPr>
          <w:rFonts w:hint="eastAsia"/>
        </w:rPr>
        <w:t>提供文件目录系统的确定性。</w:t>
      </w:r>
    </w:p>
    <w:p w14:paraId="7F5C8202" w14:textId="529C8D49" w:rsidR="00CD60F2" w:rsidRPr="00A45500" w:rsidRDefault="000D37D3" w:rsidP="00842CDF">
      <w:pPr>
        <w:ind w:firstLine="480"/>
      </w:pPr>
      <w:r w:rsidRPr="00A45500">
        <w:rPr>
          <w:rFonts w:hint="eastAsia"/>
        </w:rPr>
        <w:t>通过这种设计，</w:t>
      </w:r>
      <w:r w:rsidR="00FF4AD5" w:rsidRPr="00A45500">
        <w:rPr>
          <w:rFonts w:hint="eastAsia"/>
        </w:rPr>
        <w:t>容器化可重现性方案的问题核心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E417FD" w:rsidRPr="00A45500">
        <w:rPr>
          <w:rFonts w:hint="eastAsia"/>
        </w:rPr>
        <w:t>数据竞争、</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5F259BC8" w:rsidR="00CD60F2" w:rsidRPr="00A45500" w:rsidRDefault="00002809" w:rsidP="0047063C">
      <w:pPr>
        <w:pStyle w:val="22"/>
      </w:pPr>
      <w:bookmarkStart w:id="70" w:name="_Toc99905752"/>
      <w:r w:rsidRPr="00A45500">
        <w:rPr>
          <w:rFonts w:hint="eastAsia"/>
        </w:rPr>
        <w:t>3</w:t>
      </w:r>
      <w:r w:rsidRPr="00A45500">
        <w:t xml:space="preserve">.1.1 </w:t>
      </w:r>
      <w:r w:rsidR="00FB0E86" w:rsidRPr="00A45500">
        <w:rPr>
          <w:rFonts w:hint="eastAsia"/>
        </w:rPr>
        <w:t>数据竞争</w:t>
      </w:r>
      <w:bookmarkEnd w:id="70"/>
    </w:p>
    <w:p w14:paraId="1E9D15F5" w14:textId="77777777" w:rsidR="00A5353B" w:rsidRDefault="00BB5570" w:rsidP="00842CDF">
      <w:pPr>
        <w:ind w:firstLine="480"/>
      </w:pPr>
      <w:r>
        <w:rPr>
          <w:rFonts w:hint="eastAsia"/>
        </w:rPr>
        <w:t>不</w:t>
      </w:r>
      <w:commentRangeStart w:id="71"/>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D176DE" w:rsidRPr="00A45500">
        <w:rPr>
          <w:rFonts w:hint="eastAsia"/>
        </w:rPr>
        <w:t>将</w:t>
      </w:r>
      <w:r w:rsidR="001B4606" w:rsidRPr="00A45500">
        <w:rPr>
          <w:rFonts w:hint="eastAsia"/>
        </w:rPr>
        <w:t>会产生</w:t>
      </w:r>
      <w:r w:rsidR="00D176DE" w:rsidRPr="00A45500">
        <w:rPr>
          <w:rFonts w:hint="eastAsia"/>
        </w:rPr>
        <w:t>不确定性</w:t>
      </w:r>
      <w:r w:rsidR="001B4606" w:rsidRPr="00A45500">
        <w:rPr>
          <w:rFonts w:hint="eastAsia"/>
        </w:rPr>
        <w:t>因素</w:t>
      </w:r>
      <w:r w:rsidR="00CC082F">
        <w:rPr>
          <w:rFonts w:hint="eastAsia"/>
        </w:rPr>
        <w:t>，并影响</w:t>
      </w:r>
      <w:r w:rsidR="004423F1">
        <w:rPr>
          <w:rFonts w:hint="eastAsia"/>
        </w:rPr>
        <w:t>程序</w:t>
      </w:r>
      <w:r w:rsidR="007B48CA">
        <w:rPr>
          <w:rFonts w:hint="eastAsia"/>
        </w:rPr>
        <w:t>重现或容错</w:t>
      </w:r>
      <w:r w:rsidR="00065E30">
        <w:rPr>
          <w:rFonts w:hint="eastAsia"/>
        </w:rPr>
        <w:t>[</w:t>
      </w:r>
      <w:r w:rsidR="00065E30">
        <w:t>111]</w:t>
      </w:r>
      <w:r w:rsidR="00D176DE" w:rsidRPr="00A45500">
        <w:rPr>
          <w:rFonts w:hint="eastAsia"/>
        </w:rPr>
        <w:t>。</w:t>
      </w:r>
      <w:r w:rsidR="007D08AF" w:rsidRPr="00A45500">
        <w:rPr>
          <w:rFonts w:hint="eastAsia"/>
        </w:rPr>
        <w:t>在</w:t>
      </w:r>
      <w:r w:rsidR="00724BF5" w:rsidRPr="00A45500">
        <w:rPr>
          <w:rFonts w:hint="eastAsia"/>
        </w:rPr>
        <w:t>本方案的设计中</w:t>
      </w:r>
      <w:r w:rsidR="00BD3DE8" w:rsidRPr="00A45500">
        <w:rPr>
          <w:rFonts w:hint="eastAsia"/>
        </w:rPr>
        <w:t>使用</w:t>
      </w:r>
      <w:r w:rsidR="000C3036" w:rsidRPr="00A45500">
        <w:rPr>
          <w:rFonts w:hint="eastAsia"/>
        </w:rPr>
        <w:t>了</w:t>
      </w:r>
      <w:r w:rsidR="00DC2FEB">
        <w:rPr>
          <w:rFonts w:hint="eastAsia"/>
        </w:rPr>
        <w:t>传统</w:t>
      </w:r>
      <w:r w:rsidR="00046738">
        <w:rPr>
          <w:rFonts w:hint="eastAsia"/>
        </w:rPr>
        <w:t>方法</w:t>
      </w:r>
      <w:r w:rsidR="00BA147C">
        <w:rPr>
          <w:rFonts w:hint="eastAsia"/>
        </w:rPr>
        <w:t>中</w:t>
      </w:r>
      <w:r w:rsidR="001770BC" w:rsidRPr="00A45500">
        <w:rPr>
          <w:rFonts w:hint="eastAsia"/>
        </w:rPr>
        <w:t>的</w:t>
      </w:r>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A55661" w:rsidRPr="00A45500">
        <w:rPr>
          <w:vertAlign w:val="superscript"/>
        </w:rPr>
        <w:t>[57]</w:t>
      </w:r>
      <w:r w:rsidR="004F47D3" w:rsidRPr="00A45500">
        <w:rPr>
          <w:vertAlign w:val="superscript"/>
        </w:rPr>
        <w:fldChar w:fldCharType="end"/>
      </w:r>
      <w:r w:rsidR="001C4037" w:rsidRPr="00A45500">
        <w:rPr>
          <w:rFonts w:hint="eastAsia"/>
        </w:rPr>
        <w:t>，</w:t>
      </w:r>
      <w:r w:rsidR="00C22BB3" w:rsidRPr="00A45500">
        <w:rPr>
          <w:rFonts w:hint="eastAsia"/>
        </w:rPr>
        <w:t>即</w:t>
      </w:r>
      <w:r w:rsidR="002A5A72" w:rsidRPr="00A45500">
        <w:rPr>
          <w:rFonts w:hint="eastAsia"/>
        </w:rPr>
        <w:t>同一时刻</w:t>
      </w:r>
      <w:r w:rsidR="00D176DE" w:rsidRPr="00A45500">
        <w:rPr>
          <w:rFonts w:hint="eastAsia"/>
        </w:rPr>
        <w:t>只运行一个线程。</w:t>
      </w:r>
    </w:p>
    <w:p w14:paraId="5E4A17F6" w14:textId="5488C93D" w:rsidR="00CD60F2" w:rsidRPr="00A45500" w:rsidRDefault="00D176DE" w:rsidP="00842CDF">
      <w:pPr>
        <w:ind w:firstLine="480"/>
      </w:pPr>
      <w:r w:rsidRPr="00A45500">
        <w:rPr>
          <w:rFonts w:hint="eastAsia"/>
        </w:rPr>
        <w:t>线程</w:t>
      </w:r>
      <w:r w:rsidR="006F0DEF" w:rsidRPr="00A45500">
        <w:rPr>
          <w:rFonts w:hint="eastAsia"/>
        </w:rPr>
        <w:t>调度过程中</w:t>
      </w:r>
      <w:r w:rsidR="002F63E1" w:rsidRPr="00A45500">
        <w:rPr>
          <w:rFonts w:hint="eastAsia"/>
        </w:rPr>
        <w:t>，</w:t>
      </w:r>
      <w:r w:rsidRPr="00A45500">
        <w:rPr>
          <w:rFonts w:hint="eastAsia"/>
        </w:rPr>
        <w:t>上下文切换时间是必须记录的不确定性</w:t>
      </w:r>
      <w:r w:rsidR="00797116" w:rsidRPr="00A45500">
        <w:rPr>
          <w:rFonts w:hint="eastAsia"/>
        </w:rPr>
        <w:t>因素来源</w:t>
      </w:r>
      <w:r w:rsidR="00226E46" w:rsidRPr="00A45500">
        <w:rPr>
          <w:rFonts w:hint="eastAsia"/>
        </w:rPr>
        <w:t>。</w:t>
      </w:r>
      <w:r w:rsidRPr="00A45500">
        <w:rPr>
          <w:rFonts w:hint="eastAsia"/>
        </w:rPr>
        <w:t>如果上下文切换发生在</w:t>
      </w:r>
      <w:r w:rsidR="0087459F" w:rsidRPr="00A45500">
        <w:rPr>
          <w:rFonts w:hint="eastAsia"/>
        </w:rPr>
        <w:t>程序</w:t>
      </w:r>
      <w:r w:rsidRPr="00A45500">
        <w:rPr>
          <w:rFonts w:hint="eastAsia"/>
        </w:rPr>
        <w:t>执行中</w:t>
      </w:r>
      <w:r w:rsidR="003B0685" w:rsidRPr="00A45500">
        <w:rPr>
          <w:rFonts w:hint="eastAsia"/>
        </w:rPr>
        <w:t>不正确的位置</w:t>
      </w:r>
      <w:r w:rsidR="005A5284" w:rsidRPr="00A45500">
        <w:rPr>
          <w:rFonts w:hint="eastAsia"/>
        </w:rPr>
        <w:t>，会出现</w:t>
      </w:r>
      <w:r w:rsidR="00351F4C" w:rsidRPr="00A45500">
        <w:rPr>
          <w:rFonts w:hint="eastAsia"/>
        </w:rPr>
        <w:t>由于</w:t>
      </w:r>
      <w:r w:rsidRPr="00A45500">
        <w:rPr>
          <w:rFonts w:hint="eastAsia"/>
        </w:rPr>
        <w:t>数据竞争</w:t>
      </w:r>
      <w:r w:rsidR="00F37BAD" w:rsidRPr="00A45500">
        <w:rPr>
          <w:rFonts w:hint="eastAsia"/>
        </w:rPr>
        <w:t>产生</w:t>
      </w:r>
      <w:r w:rsidR="001F2D98" w:rsidRPr="00A45500">
        <w:rPr>
          <w:rFonts w:hint="eastAsia"/>
        </w:rPr>
        <w:t>的</w:t>
      </w:r>
      <w:r w:rsidRPr="00A45500">
        <w:rPr>
          <w:rFonts w:hint="eastAsia"/>
        </w:rPr>
        <w:t>错误。</w:t>
      </w:r>
    </w:p>
    <w:p w14:paraId="12226D8A" w14:textId="457299FF" w:rsidR="00D260CB" w:rsidRDefault="00117401" w:rsidP="00842CDF">
      <w:pPr>
        <w:ind w:firstLine="480"/>
      </w:pPr>
      <w:r w:rsidRPr="00A45500">
        <w:rPr>
          <w:rFonts w:hint="eastAsia"/>
        </w:rPr>
        <w:t>另一种</w:t>
      </w:r>
      <w:r w:rsidR="008A7752" w:rsidRPr="00A45500">
        <w:rPr>
          <w:rFonts w:hint="eastAsia"/>
        </w:rPr>
        <w:t>解决</w:t>
      </w:r>
      <w:r w:rsidR="00AC34A2" w:rsidRPr="00A45500">
        <w:rPr>
          <w:rFonts w:hint="eastAsia"/>
        </w:rPr>
        <w:t>数据竞争的</w:t>
      </w:r>
      <w:r w:rsidR="008A7752" w:rsidRPr="00A45500">
        <w:rPr>
          <w:rFonts w:hint="eastAsia"/>
        </w:rPr>
        <w:t>办法</w:t>
      </w:r>
      <w:r w:rsidR="005A67EC" w:rsidRPr="00A45500">
        <w:rPr>
          <w:rFonts w:hint="eastAsia"/>
        </w:rPr>
        <w:t>是</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A55661" w:rsidRPr="00A45500">
        <w:rPr>
          <w:vertAlign w:val="superscript"/>
        </w:rPr>
        <w:t>[26]</w:t>
      </w:r>
      <w:r w:rsidR="000B1E5C"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r w:rsidR="00712564" w:rsidRPr="00A45500">
        <w:rPr>
          <w:rFonts w:hint="eastAsia"/>
        </w:rPr>
        <w:t>这种</w:t>
      </w:r>
      <w:r w:rsidR="004C29EE" w:rsidRPr="00A45500">
        <w:rPr>
          <w:rFonts w:hint="eastAsia"/>
        </w:rPr>
        <w:t>线程</w:t>
      </w:r>
      <w:r w:rsidR="00E73835" w:rsidRPr="00A45500">
        <w:rPr>
          <w:rFonts w:hint="eastAsia"/>
        </w:rPr>
        <w:t>调度</w:t>
      </w:r>
      <w:r w:rsidR="00712564" w:rsidRPr="00A45500">
        <w:rPr>
          <w:rFonts w:hint="eastAsia"/>
        </w:rPr>
        <w:t>方法</w:t>
      </w:r>
      <w:r w:rsidR="00390458" w:rsidRPr="00A45500">
        <w:rPr>
          <w:rFonts w:hint="eastAsia"/>
        </w:rPr>
        <w:t>相较于</w:t>
      </w:r>
      <w:r w:rsidR="00974CCC" w:rsidRPr="00A45500">
        <w:rPr>
          <w:rFonts w:hint="eastAsia"/>
        </w:rPr>
        <w:t>其它</w:t>
      </w:r>
      <w:r w:rsidR="00712564" w:rsidRPr="00A45500">
        <w:rPr>
          <w:rFonts w:hint="eastAsia"/>
        </w:rPr>
        <w:t>方案</w:t>
      </w:r>
      <w:r w:rsidR="005405E8" w:rsidRPr="00A45500">
        <w:rPr>
          <w:vertAlign w:val="superscript"/>
        </w:rPr>
        <w:fldChar w:fldCharType="begin"/>
      </w:r>
      <w:r w:rsidR="005405E8" w:rsidRPr="00A45500">
        <w:rPr>
          <w:vertAlign w:val="superscript"/>
        </w:rPr>
        <w:instrText xml:space="preserve"> </w:instrText>
      </w:r>
      <w:r w:rsidR="005405E8" w:rsidRPr="00A45500">
        <w:rPr>
          <w:rFonts w:hint="eastAsia"/>
          <w:vertAlign w:val="superscript"/>
        </w:rPr>
        <w:instrText>REF _Ref99322177 \r \h</w:instrText>
      </w:r>
      <w:r w:rsidR="005405E8" w:rsidRPr="00A45500">
        <w:rPr>
          <w:vertAlign w:val="superscript"/>
        </w:rPr>
        <w:instrText xml:space="preserve">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[55]</w:t>
      </w:r>
      <w:r w:rsidR="005405E8" w:rsidRPr="00A45500">
        <w:rPr>
          <w:vertAlign w:val="superscript"/>
        </w:rPr>
        <w:fldChar w:fldCharType="end"/>
      </w:r>
      <w:r w:rsidR="005405E8" w:rsidRPr="00A45500">
        <w:rPr>
          <w:vertAlign w:val="superscript"/>
        </w:rPr>
        <w:fldChar w:fldCharType="begin"/>
      </w:r>
      <w:r w:rsidR="005405E8" w:rsidRPr="00A45500">
        <w:rPr>
          <w:vertAlign w:val="superscript"/>
        </w:rPr>
        <w:instrText xml:space="preserve"> REF _Ref99357707 \r \h  \* MERGEFORMAT </w:instrText>
      </w:r>
      <w:r w:rsidR="005405E8" w:rsidRPr="00A45500">
        <w:rPr>
          <w:vertAlign w:val="superscript"/>
        </w:rPr>
      </w:r>
      <w:r w:rsidR="005405E8" w:rsidRPr="00A45500">
        <w:rPr>
          <w:vertAlign w:val="superscript"/>
        </w:rPr>
        <w:fldChar w:fldCharType="separate"/>
      </w:r>
      <w:r w:rsidR="00A55661" w:rsidRPr="00A45500">
        <w:rPr>
          <w:vertAlign w:val="superscript"/>
        </w:rPr>
        <w:t>[61]</w:t>
      </w:r>
      <w:r w:rsidR="005405E8" w:rsidRPr="00A45500">
        <w:rPr>
          <w:vertAlign w:val="superscript"/>
        </w:rPr>
        <w:fldChar w:fldCharType="end"/>
      </w:r>
      <w:r w:rsidR="005951C6" w:rsidRPr="00A45500">
        <w:rPr>
          <w:rFonts w:hint="eastAsia"/>
        </w:rPr>
        <w:t>更有效</w:t>
      </w:r>
      <w:r w:rsidR="00712564" w:rsidRPr="00A45500">
        <w:rPr>
          <w:rFonts w:hint="eastAsia"/>
        </w:rPr>
        <w:t>，并且对于低并行度工作负载</w:t>
      </w:r>
      <w:r w:rsidR="007C3706" w:rsidRPr="00A45500">
        <w:rPr>
          <w:rFonts w:hint="eastAsia"/>
        </w:rPr>
        <w:t>同样适用</w:t>
      </w:r>
      <w:r w:rsidR="00712564" w:rsidRPr="00A45500">
        <w:rPr>
          <w:rFonts w:hint="eastAsia"/>
        </w:rPr>
        <w:t>。</w:t>
      </w:r>
      <w:r w:rsidR="006D0CA1" w:rsidRPr="00A45500">
        <w:rPr>
          <w:rFonts w:hint="eastAsia"/>
        </w:rPr>
        <w:t>但是</w:t>
      </w:r>
      <w:r w:rsidR="00712564" w:rsidRPr="00A45500">
        <w:rPr>
          <w:rFonts w:hint="eastAsia"/>
        </w:rPr>
        <w:t>对于具有持续高度并行性的工作负载，</w:t>
      </w:r>
      <w:r w:rsidR="003F3139" w:rsidRPr="00A45500">
        <w:rPr>
          <w:rFonts w:hint="eastAsia"/>
        </w:rPr>
        <w:t>程序执行</w:t>
      </w:r>
      <w:r w:rsidR="00712564" w:rsidRPr="00A45500">
        <w:rPr>
          <w:rFonts w:hint="eastAsia"/>
        </w:rPr>
        <w:t>速度会大幅下降</w:t>
      </w:r>
      <w:r w:rsidR="00C85801" w:rsidRPr="00A45500">
        <w:rPr>
          <w:rFonts w:hint="eastAsia"/>
        </w:rPr>
        <w:t>。</w:t>
      </w:r>
      <w:commentRangeEnd w:id="71"/>
      <w:r w:rsidR="00711438">
        <w:rPr>
          <w:rStyle w:val="afff7"/>
        </w:rPr>
        <w:commentReference w:id="71"/>
      </w:r>
    </w:p>
    <w:p w14:paraId="083585EC" w14:textId="157FE906" w:rsidR="00D176DE" w:rsidRPr="00A45500" w:rsidRDefault="004A213D" w:rsidP="004A213D">
      <w:pPr>
        <w:pStyle w:val="22"/>
      </w:pPr>
      <w:bookmarkStart w:id="72" w:name="_Toc99905753"/>
      <w:r w:rsidRPr="00A45500">
        <w:rPr>
          <w:rFonts w:hint="eastAsia"/>
        </w:rPr>
        <w:t>3</w:t>
      </w:r>
      <w:r w:rsidRPr="00A45500">
        <w:t xml:space="preserve">.2.2 </w:t>
      </w:r>
      <w:r w:rsidRPr="00A45500">
        <w:rPr>
          <w:rFonts w:hint="eastAsia"/>
        </w:rPr>
        <w:t>系统调用</w:t>
      </w:r>
      <w:bookmarkEnd w:id="72"/>
    </w:p>
    <w:p w14:paraId="42A26397" w14:textId="69EE165F" w:rsidR="003E0F34" w:rsidRPr="00A45500" w:rsidRDefault="008951D3" w:rsidP="006E4BA9">
      <w:pPr>
        <w:ind w:firstLine="480"/>
      </w:pPr>
      <w:r w:rsidRPr="00A45500">
        <w:rPr>
          <w:rFonts w:hint="eastAsia"/>
        </w:rPr>
        <w:lastRenderedPageBreak/>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w:r w:rsidR="00810C7F" w:rsidRPr="00A45500">
        <w:rPr>
          <w:rFonts w:hint="eastAsia"/>
        </w:rPr>
        <w:t>e</w:t>
      </w:r>
      <w:r w:rsidR="00810C7F" w:rsidRPr="00A45500">
        <w:t>ntry</w:t>
      </w:r>
      <w:r w:rsidRPr="00A45500">
        <w:rPr>
          <w:rFonts w:hint="eastAsia"/>
        </w:rPr>
        <w:t>或</w:t>
      </w:r>
      <w:r w:rsidR="00810C7F" w:rsidRPr="00A45500">
        <w:rPr>
          <w:rFonts w:hint="eastAsia"/>
        </w:rPr>
        <w:t>e</w:t>
      </w:r>
      <w:r w:rsidR="00810C7F" w:rsidRPr="00A45500">
        <w:t>xit</w:t>
      </w:r>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r w:rsidRPr="00A45500">
        <w:rPr>
          <w:rFonts w:hint="eastAsia"/>
          <w:i/>
          <w:iCs/>
        </w:rPr>
        <w:t>p</w:t>
      </w:r>
      <w:r w:rsidRPr="00A45500">
        <w:rPr>
          <w:i/>
          <w:iCs/>
        </w:rPr>
        <w:t>trace</w:t>
      </w:r>
      <w:r w:rsidRPr="00A45500">
        <w:rPr>
          <w:rFonts w:hint="eastAsia"/>
          <w:i/>
          <w:iCs/>
        </w:rPr>
        <w:t>（</w:t>
      </w:r>
      <w:r w:rsidRPr="00A45500">
        <w:rPr>
          <w:rFonts w:hint="eastAsia"/>
          <w:i/>
          <w:iCs/>
        </w:rPr>
        <w:t>P</w:t>
      </w:r>
      <w:r w:rsidRPr="00A45500">
        <w:rPr>
          <w:i/>
          <w:iCs/>
        </w:rPr>
        <w:t>TRACE_foo, pid,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71380AAA" w:rsidR="00D176DE" w:rsidRPr="00A45500" w:rsidRDefault="00903586" w:rsidP="00842CDF">
      <w:pPr>
        <w:ind w:firstLine="480"/>
      </w:pPr>
      <w:r w:rsidRPr="00A45500">
        <w:rPr>
          <w:rFonts w:hint="eastAsia"/>
        </w:rPr>
        <w:t>图</w:t>
      </w:r>
      <w:r w:rsidR="00150FC6" w:rsidRPr="00A45500">
        <w:t>3.2</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lastRenderedPageBreak/>
        <w:drawing>
          <wp:inline distT="0" distB="0" distL="0" distR="0" wp14:anchorId="3C4091D1" wp14:editId="25F0DEF3">
            <wp:extent cx="4264882" cy="190195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8133" cy="1907861"/>
                    </a:xfrm>
                    <a:prstGeom prst="rect">
                      <a:avLst/>
                    </a:prstGeom>
                    <a:noFill/>
                  </pic:spPr>
                </pic:pic>
              </a:graphicData>
            </a:graphic>
          </wp:inline>
        </w:drawing>
      </w:r>
    </w:p>
    <w:p w14:paraId="399E8477" w14:textId="2D74A64F" w:rsidR="001F7051" w:rsidRPr="00A45500" w:rsidRDefault="006E5F33" w:rsidP="0036652F">
      <w:pPr>
        <w:pStyle w:val="afa"/>
      </w:pPr>
      <w:r w:rsidRPr="00A45500">
        <w:rPr>
          <w:rFonts w:hint="eastAsia"/>
        </w:rPr>
        <w:t>图</w:t>
      </w:r>
      <w:r w:rsidRPr="00A45500">
        <w:rPr>
          <w:rFonts w:hint="eastAsia"/>
        </w:rPr>
        <w:t>3</w:t>
      </w:r>
      <w:r w:rsidRPr="00A45500">
        <w:t xml:space="preserve">.2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73" w:name="_Toc99905754"/>
      <w:r w:rsidRPr="00A45500">
        <w:rPr>
          <w:rFonts w:hint="eastAsia"/>
        </w:rPr>
        <w:t>3</w:t>
      </w:r>
      <w:r w:rsidRPr="00A45500">
        <w:t xml:space="preserve">.2.3 </w:t>
      </w:r>
      <w:r w:rsidR="009463AD" w:rsidRPr="00A45500">
        <w:rPr>
          <w:rFonts w:hint="eastAsia"/>
        </w:rPr>
        <w:t>信号</w:t>
      </w:r>
      <w:bookmarkEnd w:id="73"/>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32E3923"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A55661" w:rsidRPr="00A45500">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A55661" w:rsidRPr="00A45500">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74" w:name="_Toc99905755"/>
      <w:r w:rsidRPr="00A45500">
        <w:rPr>
          <w:rFonts w:hint="eastAsia"/>
        </w:rPr>
        <w:t>3</w:t>
      </w:r>
      <w:r w:rsidRPr="00A45500">
        <w:t xml:space="preserve">.2.4 </w:t>
      </w:r>
      <w:r w:rsidRPr="00A45500">
        <w:rPr>
          <w:rFonts w:hint="eastAsia"/>
        </w:rPr>
        <w:t>共享内存</w:t>
      </w:r>
      <w:bookmarkEnd w:id="74"/>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w:t>
      </w:r>
      <w:r w:rsidR="00F97FA8" w:rsidRPr="00A45500">
        <w:rPr>
          <w:rFonts w:hint="eastAsia"/>
        </w:rPr>
        <w:lastRenderedPageBreak/>
        <w:t>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75" w:name="_Toc99905756"/>
      <w:r w:rsidRPr="00A45500">
        <w:t>3.</w:t>
      </w:r>
      <w:r w:rsidR="00B14ECF" w:rsidRPr="00A45500">
        <w:t>2</w:t>
      </w:r>
      <w:r w:rsidRPr="00A45500">
        <w:t xml:space="preserve"> </w:t>
      </w:r>
      <w:bookmarkEnd w:id="69"/>
      <w:r w:rsidR="00097550" w:rsidRPr="00A45500">
        <w:rPr>
          <w:rFonts w:hint="eastAsia"/>
        </w:rPr>
        <w:t>系统调用拦截</w:t>
      </w:r>
      <w:r w:rsidR="00B00DA2" w:rsidRPr="00A45500">
        <w:rPr>
          <w:rFonts w:hint="eastAsia"/>
        </w:rPr>
        <w:t>优化</w:t>
      </w:r>
      <w:bookmarkEnd w:id="75"/>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76" w:name="_Toc99905757"/>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76"/>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w:t>
      </w:r>
      <w:r w:rsidR="0055244E" w:rsidRPr="00A45500">
        <w:rPr>
          <w:rFonts w:hint="eastAsia"/>
        </w:rPr>
        <w:lastRenderedPageBreak/>
        <w:t>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r w:rsidR="00A878A8" w:rsidRPr="00A45500">
        <w:rPr>
          <w:rFonts w:hint="eastAsia"/>
        </w:rPr>
        <w:t>的</w:t>
      </w:r>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77" w:name="_Toc99905758"/>
      <w:r w:rsidRPr="00A45500">
        <w:rPr>
          <w:rFonts w:hint="eastAsia"/>
        </w:rPr>
        <w:t>3</w:t>
      </w:r>
      <w:r w:rsidRPr="00A45500">
        <w:t xml:space="preserve">.2.2 </w:t>
      </w:r>
      <w:r w:rsidR="005654E8" w:rsidRPr="00A45500">
        <w:rPr>
          <w:rFonts w:hint="eastAsia"/>
        </w:rPr>
        <w:t>选择性拦截</w:t>
      </w:r>
      <w:bookmarkEnd w:id="77"/>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3817755F" w:rsidR="005C7AA8" w:rsidRPr="00A45500" w:rsidRDefault="005C7AA8" w:rsidP="005C7AA8">
      <w:pPr>
        <w:ind w:firstLine="480"/>
      </w:pPr>
      <w:r w:rsidRPr="00A45500">
        <w:rPr>
          <w:rFonts w:hint="eastAsia"/>
        </w:rPr>
        <w:t>图</w:t>
      </w:r>
      <w:r w:rsidR="00F82A2F" w:rsidRPr="00A45500">
        <w:rPr>
          <w:rFonts w:hint="eastAsia"/>
        </w:rPr>
        <w:t>3</w:t>
      </w:r>
      <w:r w:rsidR="00F82A2F" w:rsidRPr="00A45500">
        <w:t>.3</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lastRenderedPageBreak/>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2BF240A3" w:rsidR="003A10B3" w:rsidRPr="00A45500" w:rsidRDefault="00D30718" w:rsidP="009D6C85">
      <w:pPr>
        <w:pStyle w:val="afa"/>
      </w:pPr>
      <w:r w:rsidRPr="00A45500">
        <w:rPr>
          <w:rFonts w:hint="eastAsia"/>
        </w:rPr>
        <w:t>图</w:t>
      </w:r>
      <w:r w:rsidRPr="00A45500">
        <w:rPr>
          <w:rFonts w:hint="eastAsia"/>
        </w:rPr>
        <w:t>3</w:t>
      </w:r>
      <w:r w:rsidRPr="00A45500">
        <w:t xml:space="preserve">.3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78" w:name="_Toc99905759"/>
      <w:r w:rsidRPr="00A45500">
        <w:rPr>
          <w:rFonts w:hint="eastAsia"/>
        </w:rPr>
        <w:t>3</w:t>
      </w:r>
      <w:r w:rsidRPr="00A45500">
        <w:t xml:space="preserve">.2.3 </w:t>
      </w:r>
      <w:r w:rsidRPr="00A45500">
        <w:rPr>
          <w:rFonts w:hint="eastAsia"/>
        </w:rPr>
        <w:t>检查系统调用阻塞</w:t>
      </w:r>
      <w:bookmarkEnd w:id="78"/>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lastRenderedPageBreak/>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D6DEC7F" w:rsidR="005126EB" w:rsidRDefault="00BB244D" w:rsidP="00817456">
      <w:pPr>
        <w:pStyle w:val="afa"/>
      </w:pPr>
      <w:r w:rsidRPr="00A45500">
        <w:rPr>
          <w:rFonts w:hint="eastAsia"/>
        </w:rPr>
        <w:t>图</w:t>
      </w:r>
      <w:r w:rsidRPr="00A45500">
        <w:rPr>
          <w:rFonts w:hint="eastAsia"/>
        </w:rPr>
        <w:t>3</w:t>
      </w:r>
      <w:r w:rsidRPr="00A45500">
        <w:t xml:space="preserve">.4 </w:t>
      </w:r>
      <w:r w:rsidR="00FF60F7" w:rsidRPr="00A45500">
        <w:rPr>
          <w:rFonts w:hint="eastAsia"/>
        </w:rPr>
        <w:t>拦截阻塞的系统调用</w:t>
      </w:r>
    </w:p>
    <w:p w14:paraId="4D168F24" w14:textId="5BDA2D11" w:rsidR="00116814" w:rsidRDefault="00116814" w:rsidP="00116814">
      <w:pPr>
        <w:pStyle w:val="10"/>
      </w:pPr>
      <w:r>
        <w:rPr>
          <w:rFonts w:hint="eastAsia"/>
        </w:rPr>
        <w:t>3</w:t>
      </w:r>
      <w:r>
        <w:t xml:space="preserve">.3 </w:t>
      </w:r>
      <w:r>
        <w:rPr>
          <w:rFonts w:hint="eastAsia"/>
        </w:rPr>
        <w:t>本章小节</w:t>
      </w:r>
    </w:p>
    <w:p w14:paraId="5BFFD51E" w14:textId="77777777" w:rsidR="004E3783" w:rsidRPr="004E3783" w:rsidRDefault="004E3783" w:rsidP="004E3783">
      <w:pPr>
        <w:ind w:firstLine="480"/>
        <w:rPr>
          <w:rFonts w:hint="eastAsia"/>
        </w:rPr>
      </w:pPr>
    </w:p>
    <w:p w14:paraId="33172087" w14:textId="77777777" w:rsidR="00443D34" w:rsidRDefault="00443D34" w:rsidP="00C517C1">
      <w:pPr>
        <w:pStyle w:val="10"/>
        <w:sectPr w:rsidR="00443D34">
          <w:headerReference w:type="default" r:id="rId43"/>
          <w:pgSz w:w="11906" w:h="16838"/>
          <w:pgMar w:top="2155" w:right="1814" w:bottom="2155" w:left="1814" w:header="1701" w:footer="1701" w:gutter="0"/>
          <w:cols w:space="720"/>
          <w:docGrid w:type="linesAndChars" w:linePitch="312"/>
        </w:sectPr>
      </w:pPr>
      <w:bookmarkStart w:id="79" w:name="_Toc99905760"/>
    </w:p>
    <w:p w14:paraId="0E9D21E7" w14:textId="390134A5" w:rsidR="00443D34" w:rsidRDefault="00707043" w:rsidP="00707043">
      <w:pPr>
        <w:pStyle w:val="0"/>
      </w:pPr>
      <w:r>
        <w:rPr>
          <w:rFonts w:hint="eastAsia"/>
        </w:rPr>
        <w:lastRenderedPageBreak/>
        <w:t>第</w:t>
      </w:r>
      <w:r>
        <w:rPr>
          <w:rFonts w:hint="eastAsia"/>
        </w:rPr>
        <w:t>4</w:t>
      </w:r>
      <w:r>
        <w:rPr>
          <w:rFonts w:hint="eastAsia"/>
        </w:rPr>
        <w:t>章</w:t>
      </w:r>
      <w:r w:rsidR="005B3320">
        <w:rPr>
          <w:rFonts w:hint="eastAsia"/>
        </w:rPr>
        <w:t xml:space="preserve"> </w:t>
      </w:r>
      <w:r w:rsidR="005B3320">
        <w:rPr>
          <w:rFonts w:hint="eastAsia"/>
        </w:rPr>
        <w:t>基于</w:t>
      </w:r>
      <w:r w:rsidR="003D3FC1">
        <w:rPr>
          <w:rFonts w:hint="eastAsia"/>
        </w:rPr>
        <w:t>容器的可移植性优化</w:t>
      </w:r>
    </w:p>
    <w:p w14:paraId="7334F97C" w14:textId="27332742" w:rsidR="002675D7" w:rsidRPr="00A45500" w:rsidRDefault="00C661F2" w:rsidP="00C517C1">
      <w:pPr>
        <w:pStyle w:val="10"/>
      </w:pPr>
      <w:r>
        <w:t>4</w:t>
      </w:r>
      <w:r w:rsidR="002675D7" w:rsidRPr="00A45500">
        <w:t>.</w:t>
      </w:r>
      <w:r>
        <w:t>1</w:t>
      </w:r>
      <w:r w:rsidR="00AE247B" w:rsidRPr="00A45500">
        <w:rPr>
          <w:rFonts w:hint="eastAsia"/>
        </w:rPr>
        <w:t>容器</w:t>
      </w:r>
      <w:bookmarkEnd w:id="79"/>
      <w:r w:rsidR="00A34D79" w:rsidRPr="00A45500">
        <w:rPr>
          <w:rFonts w:hint="eastAsia"/>
        </w:rPr>
        <w:t>架构</w:t>
      </w:r>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4CF07457"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045E36" w:rsidRPr="00A45500">
        <w:rPr>
          <w:rFonts w:hint="eastAsia"/>
        </w:rPr>
        <w:t>3</w:t>
      </w:r>
      <w:r w:rsidR="00045E36" w:rsidRPr="00A45500">
        <w:t>.</w:t>
      </w:r>
      <w:r w:rsidR="0032192D" w:rsidRPr="00A45500">
        <w:t>5</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3668EA" w:rsidRPr="00A45500">
        <w:rPr>
          <w:rFonts w:hint="eastAsia"/>
        </w:rPr>
        <w:t>规避</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64826D26" w:rsidR="00B666C8" w:rsidRPr="00A45500" w:rsidRDefault="006B7830" w:rsidP="009412B6">
      <w:pPr>
        <w:pStyle w:val="afa"/>
      </w:pPr>
      <w:r w:rsidRPr="00A45500">
        <w:rPr>
          <w:rFonts w:hint="eastAsia"/>
        </w:rPr>
        <w:t>图</w:t>
      </w:r>
      <w:r w:rsidRPr="00A45500">
        <w:rPr>
          <w:rFonts w:hint="eastAsia"/>
        </w:rPr>
        <w:t>3</w:t>
      </w:r>
      <w:r w:rsidRPr="00A45500">
        <w:t xml:space="preserve">.5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w:t>
      </w:r>
      <w:r w:rsidR="00E26B36" w:rsidRPr="00A45500">
        <w:rPr>
          <w:rFonts w:hint="eastAsia"/>
        </w:rPr>
        <w:lastRenderedPageBreak/>
        <w:t>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10D22EEC"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80" w:name="_Toc99905761"/>
      <w:r>
        <w:t>4</w:t>
      </w:r>
      <w:r w:rsidR="000900A5" w:rsidRPr="00A45500">
        <w:t>.</w:t>
      </w:r>
      <w:r>
        <w:t>1</w:t>
      </w:r>
      <w:r w:rsidR="000900A5" w:rsidRPr="00A45500">
        <w:t xml:space="preserve">.1 </w:t>
      </w:r>
      <w:r w:rsidR="000900A5" w:rsidRPr="00A45500">
        <w:rPr>
          <w:rFonts w:hint="eastAsia"/>
        </w:rPr>
        <w:t>进程标识符</w:t>
      </w:r>
      <w:bookmarkEnd w:id="80"/>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81" w:name="_Toc99905762"/>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81"/>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t>Linux</w:t>
      </w:r>
      <w:r w:rsidRPr="00A45500">
        <w:rPr>
          <w:rFonts w:hint="eastAsia"/>
        </w:rPr>
        <w:t>命名空间控制着命名空间内部的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lastRenderedPageBreak/>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51C447FC" w:rsidR="00421E31" w:rsidRPr="00A45500" w:rsidRDefault="00F91D66" w:rsidP="00421E31">
      <w:pPr>
        <w:pStyle w:val="10"/>
      </w:pPr>
      <w:bookmarkStart w:id="82" w:name="_Toc99905763"/>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82"/>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83" w:name="_Toc99905764"/>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83"/>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w:t>
      </w:r>
      <w:r w:rsidR="0096234B" w:rsidRPr="00A45500">
        <w:rPr>
          <w:rFonts w:hint="eastAsia"/>
        </w:rPr>
        <w:lastRenderedPageBreak/>
        <w:t>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84" w:name="_Toc99905765"/>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84"/>
    </w:p>
    <w:p w14:paraId="2C773E82" w14:textId="277C6C9D"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433240" w:rsidRPr="00A45500">
        <w:rPr>
          <w:rFonts w:hint="eastAsia"/>
        </w:rPr>
        <w:t>3</w:t>
      </w:r>
      <w:r w:rsidR="00433240" w:rsidRPr="00A45500">
        <w:t>.6</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6322D5D" w:rsidR="006C2549" w:rsidRPr="00A45500" w:rsidRDefault="00C12848" w:rsidP="00C471E9">
      <w:pPr>
        <w:pStyle w:val="afa"/>
      </w:pPr>
      <w:r w:rsidRPr="00A45500">
        <w:rPr>
          <w:rFonts w:hint="eastAsia"/>
        </w:rPr>
        <w:t>图</w:t>
      </w:r>
      <w:r w:rsidRPr="00A45500">
        <w:rPr>
          <w:rFonts w:hint="eastAsia"/>
        </w:rPr>
        <w:t>3</w:t>
      </w:r>
      <w:r w:rsidRPr="00A45500">
        <w:t xml:space="preserve">.6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3ED9C302"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A55661" w:rsidRPr="00A45500">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lastRenderedPageBreak/>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753845CF"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内核的一种功能，它允许识别任意可执行文件格式，并将其传递给特定的用户空间应用程序，如仿真器和虚拟机。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翻译新块为止。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1735AD" w:rsidRPr="00A45500">
        <w:rPr>
          <w:rFonts w:hint="eastAsia"/>
        </w:rPr>
        <w:t>3</w:t>
      </w:r>
      <w:r w:rsidR="001735AD" w:rsidRPr="00A45500">
        <w:t>.7</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038B3424" w:rsidR="00387400" w:rsidRPr="00A45500" w:rsidRDefault="00BF3456" w:rsidP="008678AD">
      <w:pPr>
        <w:pStyle w:val="afa"/>
      </w:pPr>
      <w:r w:rsidRPr="00A45500">
        <w:rPr>
          <w:rFonts w:hint="eastAsia"/>
        </w:rPr>
        <w:t>图</w:t>
      </w:r>
      <w:r w:rsidRPr="00A45500">
        <w:rPr>
          <w:rFonts w:hint="eastAsia"/>
        </w:rPr>
        <w:t>3</w:t>
      </w:r>
      <w:r w:rsidRPr="00A45500">
        <w:t xml:space="preserve">.7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85" w:name="_Toc99905766"/>
      <w:r>
        <w:rPr>
          <w:highlight w:val="yellow"/>
        </w:rPr>
        <w:t>4</w:t>
      </w:r>
      <w:r w:rsidR="00C4188E" w:rsidRPr="00711438">
        <w:rPr>
          <w:highlight w:val="yellow"/>
          <w:rPrChange w:id="86" w:author="Xu Zichen" w:date="2022-04-04T21:43:00Z">
            <w:rPr/>
          </w:rPrChange>
        </w:rPr>
        <w:t>.</w:t>
      </w:r>
      <w:r>
        <w:rPr>
          <w:highlight w:val="yellow"/>
        </w:rPr>
        <w:t>3</w:t>
      </w:r>
      <w:r w:rsidR="00C4188E" w:rsidRPr="00711438">
        <w:rPr>
          <w:highlight w:val="yellow"/>
          <w:rPrChange w:id="87" w:author="Xu Zichen" w:date="2022-04-04T21:43:00Z">
            <w:rPr/>
          </w:rPrChange>
        </w:rPr>
        <w:t xml:space="preserve"> </w:t>
      </w:r>
      <w:r w:rsidR="00C4188E" w:rsidRPr="00711438">
        <w:rPr>
          <w:rFonts w:hint="eastAsia"/>
          <w:highlight w:val="yellow"/>
          <w:rPrChange w:id="88" w:author="Xu Zichen" w:date="2022-04-04T21:43:00Z">
            <w:rPr>
              <w:rFonts w:hint="eastAsia"/>
            </w:rPr>
          </w:rPrChange>
        </w:rPr>
        <w:t>本章小结</w:t>
      </w:r>
      <w:bookmarkEnd w:id="85"/>
    </w:p>
    <w:p w14:paraId="58E5BAF9" w14:textId="77777777" w:rsidR="00C4188E" w:rsidRPr="00A45500" w:rsidRDefault="00C4188E" w:rsidP="00C4188E">
      <w:pPr>
        <w:ind w:firstLine="480"/>
      </w:pP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7"/>
          <w:pgSz w:w="11906" w:h="16838"/>
          <w:pgMar w:top="2155" w:right="1814" w:bottom="2155" w:left="1814" w:header="1701" w:footer="1701" w:gutter="0"/>
          <w:cols w:space="720"/>
          <w:docGrid w:type="linesAndChars" w:linePitch="312"/>
        </w:sectPr>
      </w:pPr>
    </w:p>
    <w:p w14:paraId="15333C5E" w14:textId="5E8CC500" w:rsidR="00683CD3" w:rsidRPr="00A45500" w:rsidRDefault="00EE06A3" w:rsidP="00C40A84">
      <w:pPr>
        <w:pStyle w:val="0"/>
      </w:pPr>
      <w:bookmarkStart w:id="89" w:name="_Toc99905767"/>
      <w:r w:rsidRPr="00A45500">
        <w:rPr>
          <w:rFonts w:hint="eastAsia"/>
        </w:rPr>
        <w:lastRenderedPageBreak/>
        <w:t>第</w:t>
      </w:r>
      <w:r w:rsidR="00E94ACA" w:rsidRPr="00A45500">
        <w:t>4</w:t>
      </w:r>
      <w:r w:rsidRPr="00A45500">
        <w:rPr>
          <w:rFonts w:hint="eastAsia"/>
        </w:rPr>
        <w:t>章</w:t>
      </w:r>
      <w:r w:rsidRPr="00A45500">
        <w:rPr>
          <w:rFonts w:hint="eastAsia"/>
        </w:rPr>
        <w:t xml:space="preserve"> </w:t>
      </w:r>
      <w:r w:rsidRPr="00A45500">
        <w:rPr>
          <w:rFonts w:hint="eastAsia"/>
        </w:rPr>
        <w:t>实验设计与分析</w:t>
      </w:r>
      <w:bookmarkEnd w:id="89"/>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1FD69E5F" w:rsidR="00B579E4" w:rsidRPr="00A45500" w:rsidRDefault="00002498" w:rsidP="00B579E4">
      <w:pPr>
        <w:pStyle w:val="10"/>
      </w:pPr>
      <w:bookmarkStart w:id="90" w:name="_Toc99905768"/>
      <w:r w:rsidRPr="00A45500">
        <w:t>4</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90"/>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r w:rsidR="00A63637" w:rsidRPr="00A45500">
        <w:rPr>
          <w:rFonts w:hint="eastAsia"/>
        </w:rPr>
        <w:t>功能</w:t>
      </w:r>
      <w:r w:rsidRPr="00A45500">
        <w:rPr>
          <w:rFonts w:hint="eastAsia"/>
        </w:rPr>
        <w:t>级仿真速度快、易于修改，但无法捕捉目标系统的时序。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204EC025"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A55661" w:rsidRPr="00A45500">
        <w:rPr>
          <w:vertAlign w:val="superscript"/>
        </w:rPr>
        <w:t>[63</w:t>
      </w:r>
      <w:r w:rsidR="00A55661" w:rsidRPr="00A45500">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A55661" w:rsidRPr="00A45500">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A55661" w:rsidRPr="00A45500">
        <w:rPr>
          <w:vanish/>
          <w:vertAlign w:val="superscript"/>
        </w:rPr>
        <w:t>[</w:t>
      </w:r>
      <w:r w:rsidR="00A55661" w:rsidRPr="00A45500">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A55661" w:rsidRPr="00A45500">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68439D12"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Pr="00A45500">
        <w:rPr>
          <w:rFonts w:hint="eastAsia"/>
        </w:rPr>
        <w:t>4</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6C44B226"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4CA0864B" w:rsidR="00FA6677" w:rsidRPr="00A45500" w:rsidRDefault="0026414E" w:rsidP="00FA6677">
      <w:pPr>
        <w:keepNext/>
        <w:spacing w:line="240" w:lineRule="auto"/>
        <w:ind w:firstLineChars="0" w:firstLine="0"/>
        <w:jc w:val="center"/>
      </w:pPr>
      <w:r w:rsidRPr="00A45500">
        <w:rPr>
          <w:noProof/>
        </w:rPr>
        <w:drawing>
          <wp:inline distT="0" distB="0" distL="0" distR="0" wp14:anchorId="4734668A" wp14:editId="1E98B1C5">
            <wp:extent cx="5256530" cy="130746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530" cy="1307465"/>
                    </a:xfrm>
                    <a:prstGeom prst="rect">
                      <a:avLst/>
                    </a:prstGeom>
                  </pic:spPr>
                </pic:pic>
              </a:graphicData>
            </a:graphic>
          </wp:inline>
        </w:drawing>
      </w:r>
    </w:p>
    <w:p w14:paraId="227340BC" w14:textId="37475D63" w:rsidR="004E77B7" w:rsidRPr="00A45500" w:rsidRDefault="00FA6677" w:rsidP="00FA6677">
      <w:pPr>
        <w:pStyle w:val="afa"/>
      </w:pPr>
      <w:r w:rsidRPr="00A45500">
        <w:rPr>
          <w:rFonts w:hint="eastAsia"/>
        </w:rPr>
        <w:t>图</w:t>
      </w:r>
      <w:r w:rsidRPr="00A45500">
        <w:rPr>
          <w:rFonts w:hint="eastAsia"/>
        </w:rPr>
        <w:t>4</w:t>
      </w:r>
      <w:r w:rsidRPr="00A45500">
        <w:t>.1 Gem5</w:t>
      </w:r>
      <w:r w:rsidR="00526311" w:rsidRPr="00A45500">
        <w:rPr>
          <w:rFonts w:hint="eastAsia"/>
        </w:rPr>
        <w:t>模拟器</w:t>
      </w:r>
      <w:r w:rsidR="002B03A7" w:rsidRPr="00A45500">
        <w:rPr>
          <w:rFonts w:hint="eastAsia"/>
        </w:rPr>
        <w:t>安装及测试步骤</w:t>
      </w:r>
    </w:p>
    <w:p w14:paraId="49EBE878" w14:textId="78202D92" w:rsidR="00227B6F" w:rsidRPr="00A45500" w:rsidRDefault="00002498" w:rsidP="00227B6F">
      <w:pPr>
        <w:pStyle w:val="22"/>
      </w:pPr>
      <w:bookmarkStart w:id="91" w:name="_Toc99905769"/>
      <w:r w:rsidRPr="00A45500">
        <w:t>4</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91"/>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。平台级中断控制器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w:t>
      </w:r>
      <w:r w:rsidR="00227B6F" w:rsidRPr="00A45500">
        <w:rPr>
          <w:rFonts w:hint="eastAsia"/>
        </w:rPr>
        <w:lastRenderedPageBreak/>
        <w:t>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454EB0EA" w:rsidR="00227B6F" w:rsidRPr="00A45500" w:rsidRDefault="00002498" w:rsidP="00227B6F">
      <w:pPr>
        <w:pStyle w:val="22"/>
      </w:pPr>
      <w:bookmarkStart w:id="92" w:name="_Toc99905770"/>
      <w:r w:rsidRPr="00A45500">
        <w:t>4</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92"/>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1EC52FB8" w:rsidR="00227B6F" w:rsidRPr="00A45500" w:rsidRDefault="00002498" w:rsidP="00227B6F">
      <w:pPr>
        <w:pStyle w:val="22"/>
      </w:pPr>
      <w:bookmarkStart w:id="93" w:name="_Toc99905771"/>
      <w:r w:rsidRPr="00A45500">
        <w:t>4</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93"/>
    </w:p>
    <w:p w14:paraId="059D9CDF" w14:textId="73A9F5E6"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0833F8" w:rsidRPr="00A45500">
        <w:rPr>
          <w:rFonts w:hint="eastAsia"/>
        </w:rPr>
        <w:t>：</w:t>
      </w:r>
    </w:p>
    <w:p w14:paraId="764F751C" w14:textId="1768F16A" w:rsidR="00377EE6" w:rsidRPr="00A45500" w:rsidRDefault="0099535F" w:rsidP="00377EE6">
      <w:pPr>
        <w:keepNext/>
        <w:spacing w:line="240" w:lineRule="auto"/>
        <w:ind w:firstLineChars="0" w:firstLine="0"/>
        <w:jc w:val="center"/>
      </w:pPr>
      <w:r w:rsidRPr="00A45500">
        <w:rPr>
          <w:noProof/>
        </w:rPr>
        <w:lastRenderedPageBreak/>
        <w:drawing>
          <wp:inline distT="0" distB="0" distL="0" distR="0" wp14:anchorId="4B02B664" wp14:editId="208F03B0">
            <wp:extent cx="2053988" cy="1125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90344" cy="1145926"/>
                    </a:xfrm>
                    <a:prstGeom prst="rect">
                      <a:avLst/>
                    </a:prstGeom>
                  </pic:spPr>
                </pic:pic>
              </a:graphicData>
            </a:graphic>
          </wp:inline>
        </w:drawing>
      </w:r>
      <w:r w:rsidR="00377EE6" w:rsidRPr="00A45500">
        <w:rPr>
          <w:noProof/>
        </w:rPr>
        <w:drawing>
          <wp:inline distT="0" distB="0" distL="0" distR="0" wp14:anchorId="1C4D1892" wp14:editId="54B4592D">
            <wp:extent cx="2449773" cy="111450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8362" cy="1118408"/>
                    </a:xfrm>
                    <a:prstGeom prst="rect">
                      <a:avLst/>
                    </a:prstGeom>
                  </pic:spPr>
                </pic:pic>
              </a:graphicData>
            </a:graphic>
          </wp:inline>
        </w:drawing>
      </w:r>
    </w:p>
    <w:p w14:paraId="614CBC4A" w14:textId="13838D72" w:rsidR="00377EE6" w:rsidRPr="00A45500" w:rsidRDefault="00377EE6" w:rsidP="005F3303">
      <w:pPr>
        <w:pStyle w:val="afa"/>
      </w:pPr>
      <w:r w:rsidRPr="00A45500">
        <w:t>图</w:t>
      </w:r>
      <w:r w:rsidRPr="00A45500">
        <w:rPr>
          <w:rFonts w:hint="eastAsia"/>
        </w:rPr>
        <w:t>4</w:t>
      </w:r>
      <w:r w:rsidRPr="00A45500">
        <w:t xml:space="preserve">.2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E4CE82D" w:rsidR="00D977E7" w:rsidRPr="00A45500" w:rsidRDefault="00002498" w:rsidP="005C5C0A">
      <w:pPr>
        <w:pStyle w:val="10"/>
      </w:pPr>
      <w:bookmarkStart w:id="94" w:name="_Toc99905772"/>
      <w:r w:rsidRPr="00A45500">
        <w:t>4</w:t>
      </w:r>
      <w:r w:rsidR="00D977E7" w:rsidRPr="00A45500">
        <w:t>.</w:t>
      </w:r>
      <w:r w:rsidR="006C07AD" w:rsidRPr="00A45500">
        <w:t>2</w:t>
      </w:r>
      <w:r w:rsidR="00D977E7" w:rsidRPr="00A45500">
        <w:t xml:space="preserve"> </w:t>
      </w:r>
      <w:r w:rsidR="00CE7522" w:rsidRPr="00A45500">
        <w:rPr>
          <w:rFonts w:hint="eastAsia"/>
        </w:rPr>
        <w:t>基准测试集</w:t>
      </w:r>
      <w:bookmarkEnd w:id="94"/>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2A8DE13F"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9A728A" w:rsidRPr="00A45500">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0B080CA7" w:rsidR="007367FE" w:rsidRPr="00A45500" w:rsidRDefault="007367FE" w:rsidP="007367FE">
      <w:pPr>
        <w:pStyle w:val="22"/>
      </w:pPr>
      <w:bookmarkStart w:id="95" w:name="_Toc99905773"/>
      <w:r w:rsidRPr="00A45500">
        <w:rPr>
          <w:rFonts w:hint="eastAsia"/>
        </w:rPr>
        <w:t>4</w:t>
      </w:r>
      <w:r w:rsidRPr="00A45500">
        <w:t>.2.</w:t>
      </w:r>
      <w:r w:rsidR="00201B68" w:rsidRPr="00A45500">
        <w:t>1</w:t>
      </w:r>
      <w:r w:rsidRPr="00A45500">
        <w:t xml:space="preserve"> </w:t>
      </w:r>
      <w:r w:rsidRPr="00A45500">
        <w:rPr>
          <w:rFonts w:hint="eastAsia"/>
        </w:rPr>
        <w:t>系统命令</w:t>
      </w:r>
      <w:bookmarkEnd w:id="95"/>
    </w:p>
    <w:p w14:paraId="43563EB3" w14:textId="2724A1CB" w:rsidR="007367FE" w:rsidRPr="00A45500"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4E2ADA" w:rsidRPr="00A45500">
        <w:rPr>
          <w:rFonts w:hint="eastAsia"/>
        </w:rPr>
        <w:t>4</w:t>
      </w:r>
      <w:r w:rsidR="004E2ADA" w:rsidRPr="00A45500">
        <w:t>.1</w:t>
      </w:r>
      <w:r w:rsidRPr="00A45500">
        <w:rPr>
          <w:rFonts w:hint="eastAsia"/>
        </w:rPr>
        <w:t>：</w:t>
      </w:r>
    </w:p>
    <w:p w14:paraId="5EB0315E" w14:textId="25B9F418" w:rsidR="007367FE" w:rsidRPr="00A45500" w:rsidRDefault="007367FE" w:rsidP="007367FE">
      <w:pPr>
        <w:pStyle w:val="afff"/>
      </w:pPr>
      <w:r w:rsidRPr="00A45500">
        <w:rPr>
          <w:rFonts w:hint="eastAsia"/>
        </w:rPr>
        <w:t>表</w:t>
      </w:r>
      <w:r w:rsidR="004E2ADA" w:rsidRPr="00A45500">
        <w:rPr>
          <w:rFonts w:hint="eastAsia"/>
        </w:rPr>
        <w:t>4</w:t>
      </w:r>
      <w:r w:rsidR="004E2ADA" w:rsidRPr="00A45500">
        <w:t>.1</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6C54932D" w14:textId="77777777" w:rsidR="007367FE" w:rsidRPr="00A45500" w:rsidRDefault="007367FE" w:rsidP="007367FE">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w:t>
      </w:r>
      <w:r w:rsidRPr="00A45500">
        <w:rPr>
          <w:rFonts w:hint="eastAsia"/>
        </w:rPr>
        <w:lastRenderedPageBreak/>
        <w:t>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77777777"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Pr="00A45500">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2142A522" w:rsidR="0023691E" w:rsidRPr="00A45500" w:rsidRDefault="00755910" w:rsidP="00755910">
      <w:pPr>
        <w:pStyle w:val="22"/>
      </w:pPr>
      <w:bookmarkStart w:id="96" w:name="_Toc99905774"/>
      <w:r w:rsidRPr="00A45500">
        <w:rPr>
          <w:rFonts w:hint="eastAsia"/>
        </w:rPr>
        <w:t>4</w:t>
      </w:r>
      <w:r w:rsidRPr="00A45500">
        <w:t>.2.</w:t>
      </w:r>
      <w:r w:rsidR="0012468D" w:rsidRPr="00A45500">
        <w:t>2</w:t>
      </w:r>
      <w:r w:rsidR="00AE271F" w:rsidRPr="00A45500">
        <w:t xml:space="preserve"> </w:t>
      </w:r>
      <w:bookmarkStart w:id="97" w:name="_Hlk99809250"/>
      <w:r w:rsidR="00AE271F" w:rsidRPr="00A45500">
        <w:t>PARSEC</w:t>
      </w:r>
      <w:r w:rsidR="008D5248" w:rsidRPr="00A45500">
        <w:rPr>
          <w:rFonts w:hint="eastAsia"/>
        </w:rPr>
        <w:t>基准测试集</w:t>
      </w:r>
      <w:bookmarkEnd w:id="96"/>
      <w:bookmarkEnd w:id="97"/>
    </w:p>
    <w:p w14:paraId="453CE066" w14:textId="3144C977"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6B4894" w:rsidRPr="00A45500">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w:t>
      </w:r>
      <w:r w:rsidR="001125D8" w:rsidRPr="00A45500">
        <w:rPr>
          <w:rFonts w:hint="eastAsia"/>
        </w:rPr>
        <w:lastRenderedPageBreak/>
        <w:t>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5A7385BD" w:rsidR="0034659C" w:rsidRPr="00A45500" w:rsidRDefault="00894863" w:rsidP="00FF3D35">
      <w:pPr>
        <w:ind w:firstLine="480"/>
      </w:pPr>
      <w:r w:rsidRPr="00A45500">
        <w:rPr>
          <w:rFonts w:hint="eastAsia"/>
        </w:rPr>
        <w:t>所有基准测试程序的对比如下表</w:t>
      </w:r>
      <w:r w:rsidR="00AB269B" w:rsidRPr="00A45500">
        <w:rPr>
          <w:rFonts w:hint="eastAsia"/>
        </w:rPr>
        <w:t>4</w:t>
      </w:r>
      <w:r w:rsidR="00AB269B" w:rsidRPr="00A45500">
        <w:t>.2</w:t>
      </w:r>
      <w:r w:rsidRPr="00A45500">
        <w:rPr>
          <w:rFonts w:hint="eastAsia"/>
        </w:rPr>
        <w:t>：</w:t>
      </w:r>
    </w:p>
    <w:p w14:paraId="00D12797" w14:textId="502831E5" w:rsidR="00894863" w:rsidRPr="00A45500" w:rsidRDefault="00894863" w:rsidP="00777F11">
      <w:pPr>
        <w:pStyle w:val="af8"/>
        <w:rPr>
          <w:color w:val="auto"/>
        </w:rPr>
      </w:pPr>
      <w:r w:rsidRPr="00A45500">
        <w:rPr>
          <w:rFonts w:hint="eastAsia"/>
          <w:color w:val="auto"/>
        </w:rPr>
        <w:t>表</w:t>
      </w:r>
      <w:r w:rsidR="00AB269B" w:rsidRPr="00A45500">
        <w:rPr>
          <w:rFonts w:hint="eastAsia"/>
          <w:color w:val="auto"/>
        </w:rPr>
        <w:t>4</w:t>
      </w:r>
      <w:r w:rsidR="00AB269B" w:rsidRPr="00A45500">
        <w:rPr>
          <w:color w:val="auto"/>
        </w:rPr>
        <w:t>.2</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98" w:name="OLE_LINK1"/>
            <m:oMathPara>
              <m:oMath>
                <m:r>
                  <w:rPr>
                    <w:rFonts w:ascii="Cambria Math" w:hAnsi="Cambria Math"/>
                  </w:rPr>
                  <m:t>swaptions</m:t>
                </m:r>
              </m:oMath>
            </m:oMathPara>
            <w:bookmarkEnd w:id="98"/>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1221213D" w:rsidR="00053B84" w:rsidRPr="00A45500" w:rsidRDefault="00002498" w:rsidP="00E555B2">
      <w:pPr>
        <w:pStyle w:val="10"/>
      </w:pPr>
      <w:bookmarkStart w:id="99" w:name="_Toc99905775"/>
      <w:r w:rsidRPr="00A45500">
        <w:t>4</w:t>
      </w:r>
      <w:r w:rsidR="00053B84" w:rsidRPr="00A45500">
        <w:t>.</w:t>
      </w:r>
      <w:r w:rsidR="005C5C0A" w:rsidRPr="00A45500">
        <w:t>3</w:t>
      </w:r>
      <w:r w:rsidR="00053B84" w:rsidRPr="00A45500">
        <w:t xml:space="preserve"> </w:t>
      </w:r>
      <w:r w:rsidR="00756A8C" w:rsidRPr="00A45500">
        <w:rPr>
          <w:rFonts w:hint="eastAsia"/>
        </w:rPr>
        <w:t>实验设计与分析</w:t>
      </w:r>
      <w:bookmarkEnd w:id="99"/>
    </w:p>
    <w:p w14:paraId="41A065B8" w14:textId="098C5B92" w:rsidR="00EA24E6"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2D20F6" w:rsidRPr="00A45500">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p>
    <w:p w14:paraId="68A19820" w14:textId="5ED3A8F1" w:rsidR="00C9771E" w:rsidRDefault="00C9771E" w:rsidP="00EA24E6">
      <w:pPr>
        <w:ind w:firstLine="480"/>
        <w:rPr>
          <w:color w:val="FF0000"/>
        </w:rPr>
      </w:pPr>
      <w:r w:rsidRPr="00CC0D06">
        <w:rPr>
          <w:rFonts w:hint="eastAsia"/>
          <w:color w:val="FF0000"/>
          <w:highlight w:val="yellow"/>
        </w:rPr>
        <w:t>Record-and -replay (</w:t>
      </w:r>
      <w:proofErr w:type="spellStart"/>
      <w:r w:rsidRPr="00CC0D06">
        <w:rPr>
          <w:rFonts w:hint="eastAsia"/>
          <w:color w:val="FF0000"/>
          <w:highlight w:val="yellow"/>
        </w:rPr>
        <w:t>RnR</w:t>
      </w:r>
      <w:proofErr w:type="spellEnd"/>
      <w:r w:rsidRPr="00CC0D06">
        <w:rPr>
          <w:rFonts w:hint="eastAsia"/>
          <w:color w:val="FF0000"/>
          <w:highlight w:val="yellow"/>
        </w:rPr>
        <w:t xml:space="preserve">) </w:t>
      </w:r>
      <w:r w:rsidRPr="00CC0D06">
        <w:rPr>
          <w:rFonts w:hint="eastAsia"/>
          <w:color w:val="FF0000"/>
          <w:highlight w:val="yellow"/>
        </w:rPr>
        <w:t>系统与</w:t>
      </w:r>
      <w:r w:rsidRPr="00CC0D06">
        <w:rPr>
          <w:rFonts w:hint="eastAsia"/>
          <w:color w:val="FF0000"/>
          <w:highlight w:val="yellow"/>
        </w:rPr>
        <w:t xml:space="preserve"> </w:t>
      </w:r>
      <w:proofErr w:type="spellStart"/>
      <w:r w:rsidRPr="00CC0D06">
        <w:rPr>
          <w:rFonts w:hint="eastAsia"/>
          <w:color w:val="FF0000"/>
          <w:highlight w:val="yellow"/>
        </w:rPr>
        <w:t>DetTrace</w:t>
      </w:r>
      <w:proofErr w:type="spellEnd"/>
      <w:r w:rsidRPr="00CC0D06">
        <w:rPr>
          <w:rFonts w:hint="eastAsia"/>
          <w:color w:val="FF0000"/>
          <w:highlight w:val="yellow"/>
        </w:rPr>
        <w:t xml:space="preserve"> </w:t>
      </w:r>
      <w:r w:rsidRPr="00CC0D06">
        <w:rPr>
          <w:rFonts w:hint="eastAsia"/>
          <w:color w:val="FF0000"/>
          <w:highlight w:val="yellow"/>
        </w:rPr>
        <w:t>类似，需要</w:t>
      </w:r>
      <w:r w:rsidRPr="00CC0D06">
        <w:rPr>
          <w:rFonts w:hint="eastAsia"/>
          <w:color w:val="FF0000"/>
          <w:highlight w:val="yellow"/>
        </w:rPr>
        <w:t xml:space="preserve"> </w:t>
      </w:r>
      <w:proofErr w:type="gramStart"/>
      <w:r w:rsidRPr="00CC0D06">
        <w:rPr>
          <w:rFonts w:hint="eastAsia"/>
          <w:color w:val="FF0000"/>
          <w:highlight w:val="yellow"/>
        </w:rPr>
        <w:t>拦截非</w:t>
      </w:r>
      <w:proofErr w:type="gramEnd"/>
      <w:r w:rsidRPr="00CC0D06">
        <w:rPr>
          <w:rFonts w:hint="eastAsia"/>
          <w:color w:val="FF0000"/>
          <w:highlight w:val="yellow"/>
        </w:rPr>
        <w:t>确定性的来源。然而，记录和回放系统并</w:t>
      </w:r>
      <w:r w:rsidRPr="00CC0D06">
        <w:rPr>
          <w:rFonts w:hint="eastAsia"/>
          <w:color w:val="FF0000"/>
          <w:highlight w:val="yellow"/>
        </w:rPr>
        <w:t xml:space="preserve"> </w:t>
      </w:r>
      <w:r w:rsidRPr="00CC0D06">
        <w:rPr>
          <w:rFonts w:hint="eastAsia"/>
          <w:color w:val="FF0000"/>
          <w:highlight w:val="yellow"/>
        </w:rPr>
        <w:t>不能直接促进可重现的构建，因为不透明的记录</w:t>
      </w:r>
      <w:r w:rsidRPr="00CC0D06">
        <w:rPr>
          <w:rFonts w:hint="eastAsia"/>
          <w:color w:val="FF0000"/>
          <w:highlight w:val="yellow"/>
        </w:rPr>
        <w:t xml:space="preserve"> </w:t>
      </w:r>
      <w:r w:rsidRPr="00CC0D06">
        <w:rPr>
          <w:rFonts w:hint="eastAsia"/>
          <w:color w:val="FF0000"/>
          <w:highlight w:val="yellow"/>
        </w:rPr>
        <w:t>文件无法检查包的源代码。录音也需要存储，通</w:t>
      </w:r>
      <w:r w:rsidRPr="00CC0D06">
        <w:rPr>
          <w:rFonts w:hint="eastAsia"/>
          <w:color w:val="FF0000"/>
          <w:highlight w:val="yellow"/>
        </w:rPr>
        <w:t xml:space="preserve"> </w:t>
      </w:r>
      <w:r w:rsidRPr="00CC0D06">
        <w:rPr>
          <w:rFonts w:hint="eastAsia"/>
          <w:color w:val="FF0000"/>
          <w:highlight w:val="yellow"/>
        </w:rPr>
        <w:t>常比纯源代码要多得多。我们使用</w:t>
      </w:r>
      <w:r w:rsidRPr="00CC0D06">
        <w:rPr>
          <w:rFonts w:hint="eastAsia"/>
          <w:color w:val="FF0000"/>
          <w:highlight w:val="yellow"/>
        </w:rPr>
        <w:t xml:space="preserve"> </w:t>
      </w:r>
      <w:proofErr w:type="spellStart"/>
      <w:r w:rsidRPr="00CC0D06">
        <w:rPr>
          <w:rFonts w:hint="eastAsia"/>
          <w:color w:val="FF0000"/>
          <w:highlight w:val="yellow"/>
        </w:rPr>
        <w:t>rr</w:t>
      </w:r>
      <w:proofErr w:type="spellEnd"/>
      <w:r w:rsidRPr="00CC0D06">
        <w:rPr>
          <w:rFonts w:hint="eastAsia"/>
          <w:color w:val="FF0000"/>
          <w:highlight w:val="yellow"/>
        </w:rPr>
        <w:t xml:space="preserve"> </w:t>
      </w:r>
      <w:r w:rsidRPr="00CC0D06">
        <w:rPr>
          <w:rFonts w:hint="eastAsia"/>
          <w:color w:val="FF0000"/>
          <w:highlight w:val="yellow"/>
        </w:rPr>
        <w:t>工具的</w:t>
      </w:r>
      <w:r w:rsidRPr="00CC0D06">
        <w:rPr>
          <w:rFonts w:hint="eastAsia"/>
          <w:color w:val="FF0000"/>
          <w:highlight w:val="yellow"/>
        </w:rPr>
        <w:t xml:space="preserve"> </w:t>
      </w:r>
      <w:r w:rsidRPr="00CC0D06">
        <w:rPr>
          <w:rFonts w:hint="eastAsia"/>
          <w:color w:val="FF0000"/>
          <w:highlight w:val="yellow"/>
        </w:rPr>
        <w:t>最新版本</w:t>
      </w:r>
      <w:r w:rsidRPr="00CC0D06">
        <w:rPr>
          <w:rFonts w:hint="eastAsia"/>
          <w:color w:val="FF0000"/>
          <w:highlight w:val="yellow"/>
        </w:rPr>
        <w:t xml:space="preserve"> (5.2.0) </w:t>
      </w:r>
      <w:r w:rsidRPr="00CC0D06">
        <w:rPr>
          <w:rFonts w:hint="eastAsia"/>
          <w:color w:val="FF0000"/>
          <w:highlight w:val="yellow"/>
        </w:rPr>
        <w:t>进行了一个小型实验，因为</w:t>
      </w:r>
      <w:r w:rsidRPr="00CC0D06">
        <w:rPr>
          <w:rFonts w:hint="eastAsia"/>
          <w:color w:val="FF0000"/>
          <w:highlight w:val="yellow"/>
        </w:rPr>
        <w:t xml:space="preserve"> </w:t>
      </w:r>
      <w:r w:rsidRPr="00CC0D06">
        <w:rPr>
          <w:rFonts w:hint="eastAsia"/>
          <w:color w:val="FF0000"/>
          <w:highlight w:val="yellow"/>
        </w:rPr>
        <w:t>它是我们所知道的最强大的</w:t>
      </w:r>
      <w:r w:rsidRPr="00CC0D06">
        <w:rPr>
          <w:rFonts w:hint="eastAsia"/>
          <w:color w:val="FF0000"/>
          <w:highlight w:val="yellow"/>
        </w:rPr>
        <w:t xml:space="preserve"> </w:t>
      </w:r>
      <w:proofErr w:type="spellStart"/>
      <w:r w:rsidRPr="00CC0D06">
        <w:rPr>
          <w:rFonts w:hint="eastAsia"/>
          <w:color w:val="FF0000"/>
          <w:highlight w:val="yellow"/>
        </w:rPr>
        <w:t>RnR</w:t>
      </w:r>
      <w:proofErr w:type="spellEnd"/>
      <w:r w:rsidRPr="00CC0D06">
        <w:rPr>
          <w:rFonts w:hint="eastAsia"/>
          <w:color w:val="FF0000"/>
          <w:highlight w:val="yellow"/>
        </w:rPr>
        <w:t xml:space="preserve"> </w:t>
      </w:r>
      <w:r w:rsidRPr="00CC0D06">
        <w:rPr>
          <w:rFonts w:hint="eastAsia"/>
          <w:color w:val="FF0000"/>
          <w:highlight w:val="yellow"/>
        </w:rPr>
        <w:t>系统。</w:t>
      </w:r>
    </w:p>
    <w:p w14:paraId="79050E39" w14:textId="7F497E48" w:rsidR="00CC0D06" w:rsidRPr="00CC0D06" w:rsidRDefault="00CC0D06" w:rsidP="00EA24E6">
      <w:pPr>
        <w:ind w:firstLine="480"/>
        <w:rPr>
          <w:rFonts w:hint="eastAsia"/>
          <w:color w:val="FF0000"/>
        </w:rPr>
      </w:pPr>
      <w:r w:rsidRPr="00CC0D06">
        <w:rPr>
          <w:rFonts w:hint="eastAsia"/>
          <w:color w:val="FF0000"/>
        </w:rPr>
        <w:t>在</w:t>
      </w:r>
      <w:r w:rsidRPr="00193A18">
        <w:rPr>
          <w:rFonts w:hint="eastAsia"/>
          <w:color w:val="FF0000"/>
          <w:highlight w:val="yellow"/>
        </w:rPr>
        <w:t>使用</w:t>
      </w:r>
      <w:r w:rsidRPr="00193A18">
        <w:rPr>
          <w:rFonts w:hint="eastAsia"/>
          <w:color w:val="FF0000"/>
          <w:highlight w:val="yellow"/>
        </w:rPr>
        <w:t xml:space="preserve"> </w:t>
      </w:r>
      <w:proofErr w:type="spellStart"/>
      <w:r w:rsidRPr="00193A18">
        <w:rPr>
          <w:rFonts w:hint="eastAsia"/>
          <w:color w:val="FF0000"/>
          <w:highlight w:val="yellow"/>
        </w:rPr>
        <w:t>rr</w:t>
      </w:r>
      <w:proofErr w:type="spellEnd"/>
      <w:r w:rsidRPr="00193A18">
        <w:rPr>
          <w:rFonts w:hint="eastAsia"/>
          <w:color w:val="FF0000"/>
          <w:highlight w:val="yellow"/>
        </w:rPr>
        <w:t xml:space="preserve"> </w:t>
      </w:r>
      <w:r w:rsidRPr="00193A18">
        <w:rPr>
          <w:rFonts w:hint="eastAsia"/>
          <w:color w:val="FF0000"/>
          <w:highlight w:val="yellow"/>
        </w:rPr>
        <w:t>构建的</w:t>
      </w:r>
      <w:r w:rsidRPr="00193A18">
        <w:rPr>
          <w:rFonts w:hint="eastAsia"/>
          <w:color w:val="FF0000"/>
          <w:highlight w:val="yellow"/>
        </w:rPr>
        <w:t xml:space="preserve"> 35 </w:t>
      </w:r>
      <w:proofErr w:type="gramStart"/>
      <w:r w:rsidRPr="00193A18">
        <w:rPr>
          <w:rFonts w:hint="eastAsia"/>
          <w:color w:val="FF0000"/>
          <w:highlight w:val="yellow"/>
        </w:rPr>
        <w:t>个</w:t>
      </w:r>
      <w:proofErr w:type="gramEnd"/>
      <w:r w:rsidRPr="00193A18">
        <w:rPr>
          <w:rFonts w:hint="eastAsia"/>
          <w:color w:val="FF0000"/>
          <w:highlight w:val="yellow"/>
        </w:rPr>
        <w:t>包</w:t>
      </w:r>
      <w:r w:rsidRPr="00193A18">
        <w:rPr>
          <w:rFonts w:hint="eastAsia"/>
          <w:color w:val="FF0000"/>
          <w:highlight w:val="yellow"/>
        </w:rPr>
        <w:t xml:space="preserve"> </w:t>
      </w:r>
      <w:r w:rsidRPr="00193A18">
        <w:rPr>
          <w:rFonts w:hint="eastAsia"/>
          <w:color w:val="FF0000"/>
          <w:highlight w:val="yellow"/>
        </w:rPr>
        <w:t>中，平均运行时开销为</w:t>
      </w:r>
      <w:r w:rsidRPr="00193A18">
        <w:rPr>
          <w:rFonts w:hint="eastAsia"/>
          <w:color w:val="FF0000"/>
          <w:highlight w:val="yellow"/>
        </w:rPr>
        <w:t xml:space="preserve"> 5.8 </w:t>
      </w:r>
      <w:r w:rsidRPr="00193A18">
        <w:rPr>
          <w:rFonts w:hint="eastAsia"/>
          <w:color w:val="FF0000"/>
          <w:highlight w:val="yellow"/>
        </w:rPr>
        <w:t>×（范围为</w:t>
      </w:r>
      <w:r w:rsidRPr="00193A18">
        <w:rPr>
          <w:rFonts w:hint="eastAsia"/>
          <w:color w:val="FF0000"/>
          <w:highlight w:val="yellow"/>
        </w:rPr>
        <w:t xml:space="preserve"> 3.3- 22.7 </w:t>
      </w:r>
      <w:r w:rsidRPr="00193A18">
        <w:rPr>
          <w:rFonts w:hint="eastAsia"/>
          <w:color w:val="FF0000"/>
          <w:highlight w:val="yellow"/>
        </w:rPr>
        <w:t>×），与</w:t>
      </w:r>
      <w:r w:rsidRPr="00193A18">
        <w:rPr>
          <w:rFonts w:hint="eastAsia"/>
          <w:color w:val="FF0000"/>
          <w:highlight w:val="yellow"/>
        </w:rPr>
        <w:t xml:space="preserve"> </w:t>
      </w:r>
      <w:proofErr w:type="spellStart"/>
      <w:r w:rsidRPr="00193A18">
        <w:rPr>
          <w:rFonts w:hint="eastAsia"/>
          <w:color w:val="FF0000"/>
          <w:highlight w:val="yellow"/>
        </w:rPr>
        <w:t>DetTrace</w:t>
      </w:r>
      <w:proofErr w:type="spellEnd"/>
      <w:r w:rsidRPr="00193A18">
        <w:rPr>
          <w:rFonts w:hint="eastAsia"/>
          <w:color w:val="FF0000"/>
          <w:highlight w:val="yellow"/>
        </w:rPr>
        <w:t xml:space="preserve"> </w:t>
      </w:r>
      <w:r w:rsidRPr="00193A18">
        <w:rPr>
          <w:rFonts w:hint="eastAsia"/>
          <w:color w:val="FF0000"/>
          <w:highlight w:val="yellow"/>
        </w:rPr>
        <w:t>相当。与</w:t>
      </w:r>
      <w:r w:rsidRPr="00193A18">
        <w:rPr>
          <w:rFonts w:hint="eastAsia"/>
          <w:color w:val="FF0000"/>
          <w:highlight w:val="yellow"/>
        </w:rPr>
        <w:t xml:space="preserve"> </w:t>
      </w:r>
      <w:proofErr w:type="spellStart"/>
      <w:r w:rsidRPr="00193A18">
        <w:rPr>
          <w:rFonts w:hint="eastAsia"/>
          <w:color w:val="FF0000"/>
          <w:highlight w:val="yellow"/>
        </w:rPr>
        <w:t>RnR</w:t>
      </w:r>
      <w:proofErr w:type="spellEnd"/>
      <w:r w:rsidRPr="00193A18">
        <w:rPr>
          <w:rFonts w:hint="eastAsia"/>
          <w:color w:val="FF0000"/>
          <w:highlight w:val="yellow"/>
        </w:rPr>
        <w:t xml:space="preserve"> </w:t>
      </w:r>
      <w:r w:rsidRPr="00193A18">
        <w:rPr>
          <w:rFonts w:hint="eastAsia"/>
          <w:color w:val="FF0000"/>
          <w:highlight w:val="yellow"/>
        </w:rPr>
        <w:t>不同，</w:t>
      </w:r>
      <w:r w:rsidRPr="00193A18">
        <w:rPr>
          <w:rFonts w:hint="eastAsia"/>
          <w:color w:val="FF0000"/>
          <w:highlight w:val="yellow"/>
        </w:rPr>
        <w:t xml:space="preserve"> </w:t>
      </w:r>
      <w:proofErr w:type="spellStart"/>
      <w:r w:rsidRPr="00193A18">
        <w:rPr>
          <w:rFonts w:hint="eastAsia"/>
          <w:color w:val="FF0000"/>
          <w:highlight w:val="yellow"/>
        </w:rPr>
        <w:t>DetTrace</w:t>
      </w:r>
      <w:proofErr w:type="spellEnd"/>
      <w:r w:rsidRPr="00193A18">
        <w:rPr>
          <w:rFonts w:hint="eastAsia"/>
          <w:color w:val="FF0000"/>
          <w:highlight w:val="yellow"/>
        </w:rPr>
        <w:t xml:space="preserve"> </w:t>
      </w:r>
      <w:r w:rsidRPr="00193A18">
        <w:rPr>
          <w:rFonts w:hint="eastAsia"/>
          <w:color w:val="FF0000"/>
          <w:highlight w:val="yellow"/>
        </w:rPr>
        <w:t>避免了不透明的记录，并提供了从</w:t>
      </w:r>
      <w:r w:rsidRPr="00193A18">
        <w:rPr>
          <w:rFonts w:hint="eastAsia"/>
          <w:color w:val="FF0000"/>
          <w:highlight w:val="yellow"/>
        </w:rPr>
        <w:t xml:space="preserve"> </w:t>
      </w:r>
      <w:r w:rsidRPr="00193A18">
        <w:rPr>
          <w:rFonts w:hint="eastAsia"/>
          <w:color w:val="FF0000"/>
          <w:highlight w:val="yellow"/>
        </w:rPr>
        <w:t>输入到输出的人类可读的审计跟踪。</w:t>
      </w:r>
    </w:p>
    <w:p w14:paraId="45029862" w14:textId="43B174F2" w:rsidR="00EA24E6" w:rsidRPr="00A45500" w:rsidRDefault="007C3413" w:rsidP="007C3413">
      <w:pPr>
        <w:pStyle w:val="22"/>
      </w:pPr>
      <w:bookmarkStart w:id="100" w:name="_Toc99905776"/>
      <w:r w:rsidRPr="00A45500">
        <w:rPr>
          <w:rFonts w:hint="eastAsia"/>
        </w:rPr>
        <w:t>4</w:t>
      </w:r>
      <w:r w:rsidRPr="00A45500">
        <w:t>.3.1</w:t>
      </w:r>
      <w:r w:rsidR="00F55408" w:rsidRPr="00A45500">
        <w:t xml:space="preserve"> </w:t>
      </w:r>
      <w:r w:rsidR="00F55408" w:rsidRPr="00A45500">
        <w:rPr>
          <w:rFonts w:hint="eastAsia"/>
        </w:rPr>
        <w:t>功能验证</w:t>
      </w:r>
      <w:bookmarkEnd w:id="100"/>
    </w:p>
    <w:p w14:paraId="6BAF93EA" w14:textId="70E77C45" w:rsidR="007C3413" w:rsidRPr="00A45500"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，本文设计了</w:t>
      </w:r>
      <w:r w:rsidR="006104A6" w:rsidRPr="00A45500">
        <w:rPr>
          <w:rFonts w:hint="eastAsia"/>
        </w:rPr>
        <w:t>1</w:t>
      </w:r>
      <w:r w:rsidR="006104A6" w:rsidRPr="00A45500">
        <w:rPr>
          <w:rFonts w:hint="eastAsia"/>
        </w:rPr>
        <w:t>个</w:t>
      </w:r>
      <w:r w:rsidR="008F5EA0" w:rsidRPr="00A45500">
        <w:rPr>
          <w:rFonts w:hint="eastAsia"/>
        </w:rPr>
        <w:t>简单的示例程序</w:t>
      </w:r>
      <w:r w:rsidR="001C00F3" w:rsidRPr="00A45500">
        <w:rPr>
          <w:rFonts w:hint="eastAsia"/>
        </w:rPr>
        <w:t>：</w:t>
      </w:r>
      <w:r w:rsidR="00E3738C" w:rsidRPr="00A45500">
        <w:rPr>
          <w:rFonts w:hint="eastAsia"/>
        </w:rPr>
        <w:t>在</w:t>
      </w:r>
      <w:r w:rsidR="009D50ED" w:rsidRPr="00A45500">
        <w:rPr>
          <w:rFonts w:hint="eastAsia"/>
        </w:rPr>
        <w:t>容器中</w:t>
      </w:r>
      <w:r w:rsidR="00C77754" w:rsidRPr="00A45500">
        <w:rPr>
          <w:rFonts w:hint="eastAsia"/>
        </w:rPr>
        <w:t>运行</w:t>
      </w:r>
      <m:oMath>
        <m:r>
          <w:rPr>
            <w:rFonts w:ascii="Cambria Math" w:hAnsi="Cambria Math" w:hint="eastAsia"/>
          </w:rPr>
          <m:t>date</m:t>
        </m:r>
      </m:oMath>
      <w:r w:rsidR="009A28FB" w:rsidRPr="00A45500">
        <w:rPr>
          <w:rFonts w:hint="eastAsia"/>
        </w:rPr>
        <w:t xml:space="preserve"> </w:t>
      </w:r>
      <w:r w:rsidR="009A28FB" w:rsidRPr="00A45500">
        <w:rPr>
          <w:rFonts w:hint="eastAsia"/>
        </w:rPr>
        <w:t>命令</w:t>
      </w:r>
      <w:r w:rsidR="000126D7" w:rsidRPr="00A45500">
        <w:rPr>
          <w:rFonts w:hint="eastAsia"/>
        </w:rPr>
        <w:t>，多次输出</w:t>
      </w:r>
      <w:r w:rsidR="00DB52B2" w:rsidRPr="00A45500">
        <w:rPr>
          <w:rFonts w:hint="eastAsia"/>
        </w:rPr>
        <w:t>的</w:t>
      </w:r>
      <w:r w:rsidR="00B15156" w:rsidRPr="00A45500">
        <w:rPr>
          <w:rFonts w:hint="eastAsia"/>
        </w:rPr>
        <w:t>时间信息应当一致</w:t>
      </w:r>
      <w:r w:rsidR="000F65B4" w:rsidRPr="00A45500">
        <w:rPr>
          <w:rFonts w:hint="eastAsia"/>
        </w:rPr>
        <w:t>，如</w:t>
      </w:r>
      <w:r w:rsidR="00FD3CDD" w:rsidRPr="00A45500">
        <w:rPr>
          <w:rFonts w:hint="eastAsia"/>
        </w:rPr>
        <w:t>图</w:t>
      </w:r>
      <w:r w:rsidR="00FD3CDD" w:rsidRPr="00A45500">
        <w:rPr>
          <w:rFonts w:hint="eastAsia"/>
        </w:rPr>
        <w:t>4</w:t>
      </w:r>
      <w:r w:rsidR="00FD3CDD" w:rsidRPr="00A45500">
        <w:t>.3</w:t>
      </w:r>
      <w:r w:rsidR="00FD3CDD" w:rsidRPr="00A45500">
        <w:rPr>
          <w:rFonts w:hint="eastAsia"/>
        </w:rPr>
        <w:lastRenderedPageBreak/>
        <w:t>所示</w:t>
      </w:r>
      <w:r w:rsidR="00810B8E" w:rsidRPr="00A45500">
        <w:rPr>
          <w:rFonts w:hint="eastAsia"/>
        </w:rPr>
        <w:t>：</w:t>
      </w:r>
    </w:p>
    <w:p w14:paraId="76A34DF6" w14:textId="59EC883A" w:rsidR="000767AB" w:rsidRPr="00A45500" w:rsidRDefault="000767AB" w:rsidP="000767AB">
      <w:pPr>
        <w:keepNext/>
        <w:spacing w:line="240" w:lineRule="auto"/>
        <w:ind w:firstLineChars="0" w:firstLine="0"/>
        <w:jc w:val="center"/>
      </w:pPr>
      <w:commentRangeStart w:id="101"/>
      <w:r w:rsidRPr="00A45500">
        <w:rPr>
          <w:rFonts w:hint="eastAsia"/>
          <w:noProof/>
        </w:rPr>
        <w:drawing>
          <wp:inline distT="0" distB="0" distL="0" distR="0" wp14:anchorId="26192BCD" wp14:editId="27CFFAD5">
            <wp:extent cx="4298774" cy="28325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6603" cy="2850934"/>
                    </a:xfrm>
                    <a:prstGeom prst="rect">
                      <a:avLst/>
                    </a:prstGeom>
                    <a:noFill/>
                    <a:ln>
                      <a:noFill/>
                    </a:ln>
                  </pic:spPr>
                </pic:pic>
              </a:graphicData>
            </a:graphic>
          </wp:inline>
        </w:drawing>
      </w:r>
      <w:commentRangeEnd w:id="101"/>
      <w:r w:rsidR="00C4506F">
        <w:rPr>
          <w:rStyle w:val="afff7"/>
        </w:rPr>
        <w:commentReference w:id="101"/>
      </w:r>
    </w:p>
    <w:p w14:paraId="09EAAD91" w14:textId="07EDFA04" w:rsidR="00E77FBA" w:rsidRPr="00A45500" w:rsidRDefault="000767AB" w:rsidP="00F24ED2">
      <w:pPr>
        <w:pStyle w:val="afa"/>
      </w:pPr>
      <w:r w:rsidRPr="00A45500">
        <w:rPr>
          <w:rFonts w:hint="eastAsia"/>
        </w:rPr>
        <w:t>图</w:t>
      </w:r>
      <w:r w:rsidR="000F65B4" w:rsidRPr="00A45500">
        <w:rPr>
          <w:rFonts w:hint="eastAsia"/>
        </w:rPr>
        <w:t>4</w:t>
      </w:r>
      <w:r w:rsidR="000F65B4" w:rsidRPr="00A45500">
        <w:t>.3</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2D27F111" w:rsidR="000D2C37" w:rsidRPr="00A45500" w:rsidRDefault="00B25535" w:rsidP="000D2C37">
      <w:pPr>
        <w:ind w:firstLine="480"/>
      </w:pPr>
      <w:r w:rsidRPr="00A45500">
        <w:rPr>
          <w:rFonts w:hint="eastAsia"/>
        </w:rPr>
        <w:t>在</w:t>
      </w:r>
      <w:commentRangeStart w:id="102"/>
      <w:r w:rsidRPr="00A45500">
        <w:rPr>
          <w:rFonts w:hint="eastAsia"/>
        </w:rPr>
        <w:t>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6A5AE9" w:rsidRPr="00A45500">
        <w:rPr>
          <w:rFonts w:hint="eastAsia"/>
        </w:rPr>
        <w:t>3</w:t>
      </w:r>
      <w:r w:rsidR="006A5AE9" w:rsidRPr="00A45500">
        <w:t>0</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commentRangeEnd w:id="102"/>
      <w:r w:rsidR="00C4506F">
        <w:rPr>
          <w:rStyle w:val="afff7"/>
        </w:rPr>
        <w:commentReference w:id="102"/>
      </w:r>
      <w:r w:rsidR="0032358A" w:rsidRPr="00A45500">
        <w:rPr>
          <w:rFonts w:hint="eastAsia"/>
        </w:rPr>
        <w:t>。</w:t>
      </w:r>
    </w:p>
    <w:p w14:paraId="3099F6B6" w14:textId="153D41B7" w:rsidR="001B186A" w:rsidRPr="00A45500" w:rsidRDefault="001B186A" w:rsidP="009858A4">
      <w:pPr>
        <w:pStyle w:val="22"/>
      </w:pPr>
      <w:bookmarkStart w:id="103" w:name="_Toc99905777"/>
      <w:r w:rsidRPr="00A45500">
        <w:rPr>
          <w:rFonts w:hint="eastAsia"/>
        </w:rPr>
        <w:t>4</w:t>
      </w:r>
      <w:r w:rsidRPr="00A45500">
        <w:t>.3.</w:t>
      </w:r>
      <w:r w:rsidR="00AA4332" w:rsidRPr="00A45500">
        <w:t xml:space="preserve">2 </w:t>
      </w:r>
      <w:r w:rsidR="00E432D6" w:rsidRPr="00A45500">
        <w:rPr>
          <w:rFonts w:hint="eastAsia"/>
        </w:rPr>
        <w:t>运行时间</w:t>
      </w:r>
      <w:bookmarkEnd w:id="103"/>
    </w:p>
    <w:p w14:paraId="1F1084DA" w14:textId="48DE0C58" w:rsidR="006D0F81" w:rsidRPr="00A45500" w:rsidRDefault="006D0F81" w:rsidP="000F5BDB">
      <w:pPr>
        <w:ind w:firstLine="480"/>
      </w:pPr>
      <w:r w:rsidRPr="00A45500">
        <w:rPr>
          <w:rFonts w:hint="eastAsia"/>
        </w:rPr>
        <w:t>图</w:t>
      </w:r>
      <w:r w:rsidR="00024C05" w:rsidRPr="00A45500">
        <w:t>4.4</w:t>
      </w:r>
      <w:r w:rsidR="004A3586" w:rsidRPr="00A45500">
        <w:rPr>
          <w:rFonts w:hint="eastAsia"/>
        </w:rPr>
        <w:t>和</w:t>
      </w:r>
      <w:r w:rsidR="00554723" w:rsidRPr="00A45500">
        <w:rPr>
          <w:rFonts w:hint="eastAsia"/>
        </w:rPr>
        <w:t>图</w:t>
      </w:r>
      <w:r w:rsidR="009350E5" w:rsidRPr="00A45500">
        <w:t>4.5</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636317FA">
            <wp:extent cx="3025963" cy="2361537"/>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7530" cy="2362760"/>
                    </a:xfrm>
                    <a:prstGeom prst="rect">
                      <a:avLst/>
                    </a:prstGeom>
                    <a:noFill/>
                  </pic:spPr>
                </pic:pic>
              </a:graphicData>
            </a:graphic>
          </wp:inline>
        </w:drawing>
      </w:r>
    </w:p>
    <w:p w14:paraId="4B76BA53" w14:textId="04842DC4" w:rsidR="006D0F81" w:rsidRPr="00A45500" w:rsidRDefault="006E1993" w:rsidP="006E1993">
      <w:pPr>
        <w:pStyle w:val="afa"/>
      </w:pPr>
      <w:r w:rsidRPr="00A45500">
        <w:rPr>
          <w:rFonts w:hint="eastAsia"/>
        </w:rPr>
        <w:t>图</w:t>
      </w:r>
      <w:r w:rsidR="00C91348" w:rsidRPr="00A45500">
        <w:rPr>
          <w:rFonts w:hint="eastAsia"/>
        </w:rPr>
        <w:t>4</w:t>
      </w:r>
      <w:r w:rsidR="00C91348" w:rsidRPr="00A45500">
        <w:t>.4</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33B1B06E" w:rsidR="00813DE0" w:rsidRPr="00A45500" w:rsidRDefault="009A0E53" w:rsidP="00C35413">
      <w:pPr>
        <w:ind w:firstLine="480"/>
      </w:pPr>
      <w:r w:rsidRPr="00A45500">
        <w:rPr>
          <w:rFonts w:hint="eastAsia"/>
        </w:rPr>
        <w:t>图</w:t>
      </w:r>
      <w:r w:rsidR="00882F54" w:rsidRPr="00A45500">
        <w:t>4.4</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3E6AC26" w:rsidR="00580DC9" w:rsidRPr="00A45500" w:rsidRDefault="0043511E" w:rsidP="00C46D3A">
      <w:pPr>
        <w:pStyle w:val="afa"/>
      </w:pPr>
      <w:r w:rsidRPr="00A45500">
        <w:rPr>
          <w:rFonts w:hint="eastAsia"/>
        </w:rPr>
        <w:lastRenderedPageBreak/>
        <w:t>图</w:t>
      </w:r>
      <w:r w:rsidR="0087710E" w:rsidRPr="00A45500">
        <w:rPr>
          <w:rFonts w:hint="eastAsia"/>
        </w:rPr>
        <w:t>4</w:t>
      </w:r>
      <w:r w:rsidR="0087710E" w:rsidRPr="00A45500">
        <w:t>.5</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72CB3FA" w:rsidR="00580DC9" w:rsidRPr="00A45500" w:rsidRDefault="0009228B" w:rsidP="00632FA9">
      <w:pPr>
        <w:ind w:firstLine="480"/>
      </w:pPr>
      <w:r w:rsidRPr="00A45500">
        <w:rPr>
          <w:rFonts w:hint="eastAsia"/>
        </w:rPr>
        <w:t>图</w:t>
      </w:r>
      <w:r w:rsidRPr="00A45500">
        <w:rPr>
          <w:rFonts w:hint="eastAsia"/>
        </w:rPr>
        <w:t>4</w:t>
      </w:r>
      <w:r w:rsidRPr="00A45500">
        <w:t>.5</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6901557C" w14:textId="64A3B2F4" w:rsidR="002F18AA" w:rsidRPr="00A45500" w:rsidRDefault="002F18AA" w:rsidP="00632FA9">
      <w:pPr>
        <w:ind w:firstLine="480"/>
      </w:pPr>
      <w:r w:rsidRPr="00A45500">
        <w:rPr>
          <w:rFonts w:hint="eastAsia"/>
        </w:rPr>
        <w:t>此外</w:t>
      </w:r>
      <w:r w:rsidR="00504275" w:rsidRPr="00A45500">
        <w:rPr>
          <w:rFonts w:hint="eastAsia"/>
        </w:rPr>
        <w:t>，由于</w:t>
      </w:r>
      <w:r w:rsidR="00504275" w:rsidRPr="00A45500">
        <w:rPr>
          <w:rFonts w:hint="eastAsia"/>
        </w:rPr>
        <w:t>R</w:t>
      </w:r>
      <w:r w:rsidR="00504275" w:rsidRPr="00A45500">
        <w:t>R</w:t>
      </w:r>
      <w:r w:rsidR="00504275" w:rsidRPr="00A45500">
        <w:rPr>
          <w:rFonts w:hint="eastAsia"/>
        </w:rPr>
        <w:t>并不支持</w:t>
      </w:r>
      <m:oMath>
        <m:r>
          <w:rPr>
            <w:rFonts w:ascii="Cambria Math" w:hAnsi="Cambria Math" w:hint="eastAsia"/>
          </w:rPr>
          <m:t>ioctl</m:t>
        </m:r>
      </m:oMath>
      <w:r w:rsidR="00AA2CB4" w:rsidRPr="00A45500">
        <w:rPr>
          <w:rFonts w:hint="eastAsia"/>
        </w:rPr>
        <w:t xml:space="preserve"> </w:t>
      </w:r>
      <w:r w:rsidR="00D1279F" w:rsidRPr="00A45500">
        <w:rPr>
          <w:rFonts w:hint="eastAsia"/>
        </w:rPr>
        <w:t>系统</w:t>
      </w:r>
      <w:r w:rsidR="00AA2CB4" w:rsidRPr="00A45500">
        <w:rPr>
          <w:rFonts w:hint="eastAsia"/>
        </w:rPr>
        <w:t>调用</w:t>
      </w:r>
      <w:r w:rsidR="009244DE" w:rsidRPr="00A45500">
        <w:rPr>
          <w:rFonts w:hint="eastAsia"/>
        </w:rPr>
        <w:t>，</w:t>
      </w:r>
      <w:r w:rsidR="00EE11CE" w:rsidRPr="00A45500">
        <w:rPr>
          <w:rFonts w:hint="eastAsia"/>
        </w:rPr>
        <w:t>在执行</w:t>
      </w:r>
      <w:r w:rsidR="00226163" w:rsidRPr="00A45500">
        <w:rPr>
          <w:rFonts w:hint="eastAsia"/>
        </w:rPr>
        <w:t>某些</w:t>
      </w:r>
      <w:r w:rsidR="003F1EC8" w:rsidRPr="00A45500">
        <w:rPr>
          <w:rFonts w:hint="eastAsia"/>
        </w:rPr>
        <w:t>程序的时候会产生错误</w:t>
      </w:r>
      <w:r w:rsidR="00226163" w:rsidRPr="00A45500">
        <w:rPr>
          <w:rFonts w:hint="eastAsia"/>
        </w:rPr>
        <w:t>，</w:t>
      </w:r>
      <w:r w:rsidR="007F198E" w:rsidRPr="00A45500">
        <w:rPr>
          <w:rFonts w:hint="eastAsia"/>
        </w:rPr>
        <w:t>需要对其进行</w:t>
      </w:r>
      <w:r w:rsidR="00857834" w:rsidRPr="00A45500">
        <w:rPr>
          <w:rFonts w:hint="eastAsia"/>
        </w:rPr>
        <w:t>额外的调试</w:t>
      </w:r>
      <w:r w:rsidR="008654FF" w:rsidRPr="00A45500">
        <w:rPr>
          <w:rFonts w:hint="eastAsia"/>
        </w:rPr>
        <w:t>。容器方法</w:t>
      </w:r>
      <w:r w:rsidR="00AC1F98" w:rsidRPr="00A45500">
        <w:rPr>
          <w:rFonts w:hint="eastAsia"/>
        </w:rPr>
        <w:t>不存在此种问题。</w:t>
      </w:r>
    </w:p>
    <w:p w14:paraId="4670F3EB" w14:textId="4D3D0784" w:rsidR="00B15EC5" w:rsidRPr="00A45500" w:rsidRDefault="009858A4" w:rsidP="009858A4">
      <w:pPr>
        <w:pStyle w:val="22"/>
      </w:pPr>
      <w:bookmarkStart w:id="104" w:name="_Toc99905778"/>
      <w:r w:rsidRPr="00A45500">
        <w:rPr>
          <w:rFonts w:hint="eastAsia"/>
        </w:rPr>
        <w:t>4</w:t>
      </w:r>
      <w:r w:rsidRPr="00A45500">
        <w:t>.3.</w:t>
      </w:r>
      <w:r w:rsidR="00810E40">
        <w:t>3</w:t>
      </w:r>
      <w:r w:rsidR="00B41246">
        <w:t xml:space="preserve"> </w:t>
      </w:r>
      <w:r w:rsidR="00BE4BED" w:rsidRPr="00A45500">
        <w:rPr>
          <w:rFonts w:hint="eastAsia"/>
        </w:rPr>
        <w:t>存储空间</w:t>
      </w:r>
      <w:bookmarkEnd w:id="104"/>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6EEB67C0" w:rsidR="00B52E9F" w:rsidRPr="00A45500" w:rsidRDefault="00FE2574" w:rsidP="001B186A">
      <w:pPr>
        <w:ind w:firstLine="480"/>
      </w:pPr>
      <w:r w:rsidRPr="00A45500">
        <w:rPr>
          <w:rFonts w:hint="eastAsia"/>
        </w:rPr>
        <w:t>图</w:t>
      </w:r>
      <w:r w:rsidR="00ED460B" w:rsidRPr="00A45500">
        <w:rPr>
          <w:rFonts w:hint="eastAsia"/>
        </w:rPr>
        <w:t>4</w:t>
      </w:r>
      <w:r w:rsidR="00ED460B" w:rsidRPr="00A45500">
        <w:t>.6</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34CBE455" w:rsidR="00683CD3" w:rsidRPr="00A45500" w:rsidRDefault="00FE2574" w:rsidP="004A7BB0">
      <w:pPr>
        <w:pStyle w:val="afa"/>
      </w:pPr>
      <w:r w:rsidRPr="00A45500">
        <w:rPr>
          <w:rFonts w:hint="eastAsia"/>
        </w:rPr>
        <w:t>图</w:t>
      </w:r>
      <w:r w:rsidR="00057D53" w:rsidRPr="00A45500">
        <w:rPr>
          <w:rFonts w:hint="eastAsia"/>
        </w:rPr>
        <w:t>4</w:t>
      </w:r>
      <w:r w:rsidR="00057D53" w:rsidRPr="00A45500">
        <w:t xml:space="preserve">.6 </w:t>
      </w:r>
      <w:r w:rsidR="00C25357" w:rsidRPr="00A45500">
        <w:rPr>
          <w:rFonts w:hint="eastAsia"/>
        </w:rPr>
        <w:t>存储空间使用情况</w:t>
      </w:r>
      <w:r w:rsidR="004A7BB0" w:rsidRPr="00A45500">
        <w:rPr>
          <w:rFonts w:hint="eastAsia"/>
        </w:rPr>
        <w:t>比较</w:t>
      </w:r>
    </w:p>
    <w:p w14:paraId="7D5806A2" w14:textId="3A3583AA" w:rsidR="00EE06A3" w:rsidRPr="00A45500" w:rsidRDefault="00AF4CBD" w:rsidP="00AF4CBD">
      <w:pPr>
        <w:pStyle w:val="22"/>
      </w:pPr>
      <w:bookmarkStart w:id="105" w:name="_Toc99905779"/>
      <w:r w:rsidRPr="00A45500">
        <w:rPr>
          <w:rFonts w:hint="eastAsia"/>
        </w:rPr>
        <w:lastRenderedPageBreak/>
        <w:t>4</w:t>
      </w:r>
      <w:r w:rsidRPr="00A45500">
        <w:t>.3.</w:t>
      </w:r>
      <w:r w:rsidR="00076AE0">
        <w:t>4</w:t>
      </w:r>
      <w:r w:rsidR="00DB2A94" w:rsidRPr="00A45500">
        <w:t xml:space="preserve"> </w:t>
      </w:r>
      <w:r w:rsidR="00C9029E" w:rsidRPr="00A45500">
        <w:rPr>
          <w:rFonts w:hint="eastAsia"/>
        </w:rPr>
        <w:t>容器性能损耗</w:t>
      </w:r>
      <w:bookmarkEnd w:id="105"/>
      <w:r w:rsidR="00DB2A94" w:rsidRPr="00A45500">
        <w:t xml:space="preserve">  </w:t>
      </w:r>
    </w:p>
    <w:p w14:paraId="6190056D" w14:textId="1C7E227D" w:rsidR="00093148" w:rsidRPr="00A45500" w:rsidRDefault="0086182B" w:rsidP="00093148">
      <w:pPr>
        <w:ind w:firstLine="480"/>
      </w:pPr>
      <w:r w:rsidRPr="00A45500">
        <w:rPr>
          <w:rFonts w:hint="eastAsia"/>
        </w:rPr>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361C4C7C" w14:textId="7DD6ECA5" w:rsidR="00950A1E" w:rsidRPr="00A45500" w:rsidRDefault="00AD2122" w:rsidP="004D4FBF">
      <w:pPr>
        <w:ind w:firstLine="480"/>
      </w:pPr>
      <w:r w:rsidRPr="00A45500">
        <w:rPr>
          <w:rFonts w:hint="eastAsia"/>
        </w:rPr>
        <w:t>图</w:t>
      </w:r>
      <w:r w:rsidR="0094611C" w:rsidRPr="00A45500">
        <w:rPr>
          <w:rFonts w:hint="eastAsia"/>
        </w:rPr>
        <w:t>4</w:t>
      </w:r>
      <w:r w:rsidR="0094611C" w:rsidRPr="00A45500">
        <w:t>.</w:t>
      </w:r>
      <w:r w:rsidR="00AC48A2">
        <w:t>7</w:t>
      </w:r>
      <w:r w:rsidR="00750F7B" w:rsidRPr="00A45500">
        <w:rPr>
          <w:rFonts w:hint="eastAsia"/>
        </w:rPr>
        <w:t>展示了</w:t>
      </w:r>
      <w:r w:rsidR="00BF088F" w:rsidRPr="00A45500">
        <w:rPr>
          <w:rFonts w:hint="eastAsia"/>
        </w:rPr>
        <w:t>P</w:t>
      </w:r>
      <w:r w:rsidR="00BF088F" w:rsidRPr="00A45500">
        <w:t>ARSEC</w:t>
      </w:r>
      <w:r w:rsidR="003A059F" w:rsidRPr="00A45500">
        <w:rPr>
          <w:rFonts w:hint="eastAsia"/>
        </w:rPr>
        <w:t>基准测试集</w:t>
      </w:r>
      <w:r w:rsidR="00EC21C0" w:rsidRPr="00A45500">
        <w:rPr>
          <w:rFonts w:hint="eastAsia"/>
        </w:rPr>
        <w:t>中的应用程序</w:t>
      </w:r>
      <w:r w:rsidR="00715A97" w:rsidRPr="00A45500">
        <w:rPr>
          <w:rFonts w:hint="eastAsia"/>
        </w:rPr>
        <w:t>在</w:t>
      </w:r>
      <w:r w:rsidR="00715A97" w:rsidRPr="00A45500">
        <w:rPr>
          <w:rFonts w:hint="eastAsia"/>
        </w:rPr>
        <w:t>3</w:t>
      </w:r>
      <w:r w:rsidR="00715A97" w:rsidRPr="00A45500">
        <w:rPr>
          <w:rFonts w:hint="eastAsia"/>
        </w:rPr>
        <w:t>种</w:t>
      </w:r>
      <w:r w:rsidR="0009218A" w:rsidRPr="00A45500">
        <w:rPr>
          <w:rFonts w:hint="eastAsia"/>
        </w:rPr>
        <w:t>部署方式下的</w:t>
      </w:r>
      <w:r w:rsidR="00F86C65" w:rsidRPr="00A45500">
        <w:rPr>
          <w:rFonts w:hint="eastAsia"/>
        </w:rPr>
        <w:t>执行时间</w:t>
      </w:r>
      <w:r w:rsidR="00573DF9" w:rsidRPr="00A45500">
        <w:rPr>
          <w:rFonts w:hint="eastAsia"/>
        </w:rPr>
        <w:t>，</w:t>
      </w:r>
      <w:r w:rsidR="00F11AFD" w:rsidRPr="00A45500">
        <w:rPr>
          <w:rFonts w:hint="eastAsia"/>
        </w:rPr>
        <w:t>并以</w:t>
      </w:r>
      <w:r w:rsidR="009C598C" w:rsidRPr="00A45500">
        <w:rPr>
          <w:rFonts w:hint="eastAsia"/>
        </w:rPr>
        <w:t>裸机</w:t>
      </w:r>
      <w:r w:rsidR="0021296E" w:rsidRPr="00A45500">
        <w:rPr>
          <w:rFonts w:hint="eastAsia"/>
        </w:rPr>
        <w:t>执行</w:t>
      </w:r>
      <w:r w:rsidR="00CF15A1" w:rsidRPr="00A45500">
        <w:rPr>
          <w:rFonts w:hint="eastAsia"/>
        </w:rPr>
        <w:t>的</w:t>
      </w:r>
      <w:r w:rsidR="0021296E" w:rsidRPr="00A45500">
        <w:rPr>
          <w:rFonts w:hint="eastAsia"/>
        </w:rPr>
        <w:t>时间</w:t>
      </w:r>
      <w:r w:rsidR="00FA6CCB" w:rsidRPr="00A45500">
        <w:rPr>
          <w:rFonts w:hint="eastAsia"/>
        </w:rPr>
        <w:t>作为</w:t>
      </w:r>
      <w:r w:rsidR="0028151A" w:rsidRPr="00A45500">
        <w:rPr>
          <w:rFonts w:hint="eastAsia"/>
        </w:rPr>
        <w:t>基准时间</w:t>
      </w:r>
      <w:r w:rsidR="00246B27" w:rsidRPr="00A45500">
        <w:rPr>
          <w:rFonts w:hint="eastAsia"/>
        </w:rPr>
        <w:t>；虚拟机的</w:t>
      </w:r>
      <w:r w:rsidR="00BC2EB6" w:rsidRPr="00A45500">
        <w:rPr>
          <w:rFonts w:hint="eastAsia"/>
        </w:rPr>
        <w:t>方式</w:t>
      </w:r>
      <w:r w:rsidR="00CF15A1" w:rsidRPr="00A45500">
        <w:rPr>
          <w:rFonts w:hint="eastAsia"/>
        </w:rPr>
        <w:t>执行时间</w:t>
      </w:r>
      <w:r w:rsidR="00B66ECF" w:rsidRPr="00A45500">
        <w:rPr>
          <w:rFonts w:hint="eastAsia"/>
        </w:rPr>
        <w:t>较大，</w:t>
      </w:r>
      <w:r w:rsidR="00B3025C" w:rsidRPr="00A45500">
        <w:rPr>
          <w:rFonts w:hint="eastAsia"/>
        </w:rPr>
        <w:t>产生</w:t>
      </w:r>
      <w:r w:rsidR="00D05204" w:rsidRPr="00A45500">
        <w:rPr>
          <w:rFonts w:hint="eastAsia"/>
        </w:rPr>
        <w:t>1</w:t>
      </w:r>
      <w:r w:rsidR="00D05204" w:rsidRPr="00A45500">
        <w:t>0</w:t>
      </w:r>
      <w:r w:rsidR="00D05204" w:rsidRPr="00A45500">
        <w:rPr>
          <w:rFonts w:hint="eastAsia"/>
        </w:rPr>
        <w:t>倍以上的</w:t>
      </w:r>
      <w:r w:rsidR="00B3025C" w:rsidRPr="00A45500">
        <w:rPr>
          <w:rFonts w:hint="eastAsia"/>
        </w:rPr>
        <w:t>额外开销</w:t>
      </w:r>
      <w:r w:rsidR="00366F65" w:rsidRPr="00A45500">
        <w:rPr>
          <w:rFonts w:hint="eastAsia"/>
        </w:rPr>
        <w:t>；</w:t>
      </w:r>
      <w:r w:rsidR="00F9088C" w:rsidRPr="00A45500">
        <w:rPr>
          <w:rFonts w:hint="eastAsia"/>
        </w:rPr>
        <w:t>容器化方法</w:t>
      </w:r>
      <w:r w:rsidR="00D20A2B" w:rsidRPr="00A45500">
        <w:rPr>
          <w:rFonts w:hint="eastAsia"/>
        </w:rPr>
        <w:t>执行时间</w:t>
      </w:r>
      <w:r w:rsidR="00554CBE" w:rsidRPr="00A45500">
        <w:rPr>
          <w:rFonts w:hint="eastAsia"/>
        </w:rPr>
        <w:t>保持</w:t>
      </w:r>
      <w:r w:rsidR="0007126E" w:rsidRPr="00A45500">
        <w:rPr>
          <w:rFonts w:hint="eastAsia"/>
        </w:rPr>
        <w:t>在</w:t>
      </w:r>
      <w:r w:rsidR="00E05D15" w:rsidRPr="00A45500">
        <w:rPr>
          <w:rFonts w:hint="eastAsia"/>
        </w:rPr>
        <w:t>3</w:t>
      </w:r>
      <w:r w:rsidR="00E05D15" w:rsidRPr="00A45500">
        <w:t>.9</w:t>
      </w:r>
      <w:r w:rsidR="00554CBE" w:rsidRPr="00A45500">
        <w:rPr>
          <w:rFonts w:hint="eastAsia"/>
        </w:rPr>
        <w:t>倍</w:t>
      </w:r>
      <w:r w:rsidR="000D1B8F" w:rsidRPr="00A45500">
        <w:rPr>
          <w:rFonts w:hint="eastAsia"/>
        </w:rPr>
        <w:t>左右</w:t>
      </w:r>
      <w:r w:rsidR="00E122D3" w:rsidRPr="00A45500">
        <w:rPr>
          <w:rFonts w:hint="eastAsia"/>
        </w:rPr>
        <w:t>。相较于虚拟机方式</w:t>
      </w:r>
      <w:r w:rsidR="00FB0FC8" w:rsidRPr="00A45500">
        <w:rPr>
          <w:rFonts w:hint="eastAsia"/>
        </w:rPr>
        <w:t>，容器化方法</w:t>
      </w:r>
      <w:r w:rsidR="002537EE" w:rsidRPr="00A45500">
        <w:rPr>
          <w:rFonts w:hint="eastAsia"/>
        </w:rPr>
        <w:t>更加轻量级，适合在资源受限的</w:t>
      </w:r>
      <w:r w:rsidR="00FA588D" w:rsidRPr="00A45500">
        <w:rPr>
          <w:rFonts w:hint="eastAsia"/>
        </w:rPr>
        <w:t>领域专用微处理器上使用</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D7122D2" w:rsidR="004D4FBF" w:rsidRPr="00A45500" w:rsidRDefault="00190A2D" w:rsidP="00DB557E">
      <w:pPr>
        <w:pStyle w:val="afa"/>
      </w:pPr>
      <w:commentRangeStart w:id="106"/>
      <w:r w:rsidRPr="00A45500">
        <w:rPr>
          <w:rFonts w:hint="eastAsia"/>
        </w:rPr>
        <w:t>图</w:t>
      </w:r>
      <w:r w:rsidRPr="00A45500">
        <w:rPr>
          <w:rFonts w:hint="eastAsia"/>
        </w:rPr>
        <w:t>4</w:t>
      </w:r>
      <w:r w:rsidRPr="00A45500">
        <w:t>.</w:t>
      </w:r>
      <w:r w:rsidR="00193F26">
        <w:t>7</w:t>
      </w:r>
      <w:r w:rsidRPr="00A45500">
        <w:t xml:space="preserve"> </w:t>
      </w:r>
      <w:r w:rsidR="00D405B1" w:rsidRPr="00A45500">
        <w:rPr>
          <w:rFonts w:hint="eastAsia"/>
        </w:rPr>
        <w:t>容器化方法性能损耗</w:t>
      </w:r>
      <w:commentRangeEnd w:id="106"/>
      <w:r w:rsidR="00C4506F">
        <w:rPr>
          <w:rStyle w:val="afff7"/>
        </w:rPr>
        <w:commentReference w:id="106"/>
      </w:r>
    </w:p>
    <w:p w14:paraId="2E77CA56" w14:textId="15E969B2" w:rsidR="00EE167D" w:rsidRDefault="003E0030" w:rsidP="00DD64AA">
      <w:pPr>
        <w:pStyle w:val="22"/>
      </w:pPr>
      <w:bookmarkStart w:id="107" w:name="_Toc99905780"/>
      <w:r w:rsidRPr="00C4506F">
        <w:rPr>
          <w:highlight w:val="yellow"/>
          <w:rPrChange w:id="108" w:author="Xu Zichen" w:date="2022-04-04T21:48:00Z">
            <w:rPr/>
          </w:rPrChange>
        </w:rPr>
        <w:t>4</w:t>
      </w:r>
      <w:r w:rsidR="00EE167D" w:rsidRPr="00C4506F">
        <w:rPr>
          <w:highlight w:val="yellow"/>
          <w:rPrChange w:id="109" w:author="Xu Zichen" w:date="2022-04-04T21:48:00Z">
            <w:rPr/>
          </w:rPrChange>
        </w:rPr>
        <w:t>.</w:t>
      </w:r>
      <w:r w:rsidR="00DD64AA">
        <w:rPr>
          <w:highlight w:val="yellow"/>
        </w:rPr>
        <w:t>3.</w:t>
      </w:r>
      <w:r w:rsidR="0051722D">
        <w:rPr>
          <w:highlight w:val="yellow"/>
        </w:rPr>
        <w:t>5</w:t>
      </w:r>
      <w:r w:rsidR="00C013BA" w:rsidRPr="00C4506F">
        <w:rPr>
          <w:highlight w:val="yellow"/>
          <w:rPrChange w:id="110" w:author="Xu Zichen" w:date="2022-04-04T21:48:00Z">
            <w:rPr/>
          </w:rPrChange>
        </w:rPr>
        <w:t xml:space="preserve"> </w:t>
      </w:r>
      <w:r w:rsidR="00EE167D" w:rsidRPr="00C4506F">
        <w:rPr>
          <w:highlight w:val="yellow"/>
          <w:rPrChange w:id="111" w:author="Xu Zichen" w:date="2022-04-04T21:48:00Z">
            <w:rPr/>
          </w:rPrChange>
        </w:rPr>
        <w:t xml:space="preserve"> </w:t>
      </w:r>
      <w:bookmarkEnd w:id="107"/>
      <w:r w:rsidR="0064381A">
        <w:rPr>
          <w:rFonts w:hint="eastAsia"/>
          <w:highlight w:val="yellow"/>
        </w:rPr>
        <w:t>整体方案</w:t>
      </w:r>
      <w:r w:rsidR="00B91DEB">
        <w:rPr>
          <w:rFonts w:hint="eastAsia"/>
          <w:highlight w:val="yellow"/>
        </w:rPr>
        <w:t>性能</w:t>
      </w:r>
      <w:r w:rsidR="00CB305D">
        <w:rPr>
          <w:rFonts w:hint="eastAsia"/>
          <w:highlight w:val="yellow"/>
        </w:rPr>
        <w:t>损耗</w:t>
      </w:r>
    </w:p>
    <w:p w14:paraId="4D53EE10" w14:textId="5791450D" w:rsidR="0095642B" w:rsidRDefault="006F2355" w:rsidP="00DD4C2F">
      <w:pPr>
        <w:ind w:firstLine="480"/>
      </w:pPr>
      <w:r>
        <w:rPr>
          <w:rFonts w:hint="eastAsia"/>
        </w:rPr>
        <w:t>本文</w:t>
      </w:r>
      <w:r w:rsidR="00476D63">
        <w:rPr>
          <w:rFonts w:hint="eastAsia"/>
        </w:rPr>
        <w:t>的</w:t>
      </w:r>
      <w:r w:rsidR="00E309D4">
        <w:rPr>
          <w:rFonts w:hint="eastAsia"/>
        </w:rPr>
        <w:t>容器化可重现方案</w:t>
      </w:r>
      <w:r w:rsidR="006B0FB3">
        <w:rPr>
          <w:rFonts w:hint="eastAsia"/>
        </w:rPr>
        <w:t>重点</w:t>
      </w:r>
      <w:r w:rsidR="00B74FE5">
        <w:rPr>
          <w:rFonts w:hint="eastAsia"/>
        </w:rPr>
        <w:t>研究</w:t>
      </w:r>
      <w:r w:rsidR="00A733AD">
        <w:rPr>
          <w:rFonts w:hint="eastAsia"/>
        </w:rPr>
        <w:t>在</w:t>
      </w:r>
      <w:r w:rsidR="001801DF">
        <w:rPr>
          <w:rFonts w:hint="eastAsia"/>
        </w:rPr>
        <w:t>R</w:t>
      </w:r>
      <w:r w:rsidR="001801DF">
        <w:t>ISC-V</w:t>
      </w:r>
      <w:r w:rsidR="00B72095">
        <w:rPr>
          <w:rFonts w:hint="eastAsia"/>
        </w:rPr>
        <w:t>架构</w:t>
      </w:r>
      <w:r w:rsidR="00235419">
        <w:rPr>
          <w:rFonts w:hint="eastAsia"/>
        </w:rPr>
        <w:t>下实现</w:t>
      </w:r>
      <w:r w:rsidR="00B714F4">
        <w:rPr>
          <w:rFonts w:hint="eastAsia"/>
        </w:rPr>
        <w:t>可重现性</w:t>
      </w:r>
      <w:r w:rsidR="00971421">
        <w:rPr>
          <w:rFonts w:hint="eastAsia"/>
        </w:rPr>
        <w:t>，</w:t>
      </w:r>
      <w:r w:rsidR="000E2E29">
        <w:rPr>
          <w:rFonts w:hint="eastAsia"/>
        </w:rPr>
        <w:t>与此同时</w:t>
      </w:r>
      <w:r w:rsidR="00A44035">
        <w:rPr>
          <w:rFonts w:hint="eastAsia"/>
        </w:rPr>
        <w:t>针对性能开销</w:t>
      </w:r>
      <w:r w:rsidR="003B767C">
        <w:rPr>
          <w:rFonts w:hint="eastAsia"/>
        </w:rPr>
        <w:t>进行了适度优化</w:t>
      </w:r>
      <w:r w:rsidR="001D5FCF">
        <w:rPr>
          <w:rFonts w:hint="eastAsia"/>
        </w:rPr>
        <w:t>，本节对</w:t>
      </w:r>
      <w:r w:rsidR="00110E9F">
        <w:rPr>
          <w:rFonts w:hint="eastAsia"/>
        </w:rPr>
        <w:t>容器化可重现方法</w:t>
      </w:r>
      <w:r w:rsidR="008B537D">
        <w:rPr>
          <w:rFonts w:hint="eastAsia"/>
        </w:rPr>
        <w:t>的性能降低情况进行分析</w:t>
      </w:r>
      <w:r w:rsidR="00DB5460">
        <w:rPr>
          <w:rFonts w:hint="eastAsia"/>
        </w:rPr>
        <w:t>。</w:t>
      </w:r>
      <w:r w:rsidR="00EC7E71">
        <w:rPr>
          <w:rFonts w:hint="eastAsia"/>
        </w:rPr>
        <w:t>实验</w:t>
      </w:r>
      <w:r w:rsidR="00B01F30">
        <w:rPr>
          <w:rFonts w:hint="eastAsia"/>
        </w:rPr>
        <w:t>设置</w:t>
      </w:r>
      <w:r w:rsidR="00A300DC">
        <w:rPr>
          <w:rFonts w:hint="eastAsia"/>
        </w:rPr>
        <w:t>选择</w:t>
      </w:r>
      <w:r w:rsidR="00F35438">
        <w:rPr>
          <w:rFonts w:hint="eastAsia"/>
        </w:rPr>
        <w:t>1</w:t>
      </w:r>
      <w:r w:rsidR="00F35438">
        <w:t>00</w:t>
      </w:r>
      <w:r w:rsidR="00F35438">
        <w:rPr>
          <w:rFonts w:hint="eastAsia"/>
        </w:rPr>
        <w:t>个</w:t>
      </w:r>
      <w:r w:rsidR="00FF24CC" w:rsidRPr="00FF24CC">
        <w:t>Debian</w:t>
      </w:r>
      <w:r w:rsidR="00FF24CC">
        <w:rPr>
          <w:rFonts w:hint="eastAsia"/>
        </w:rPr>
        <w:t>软件包的构建</w:t>
      </w:r>
      <w:r w:rsidR="008258A6">
        <w:rPr>
          <w:rFonts w:hint="eastAsia"/>
        </w:rPr>
        <w:t>和编译</w:t>
      </w:r>
      <w:r w:rsidR="00FF24CC">
        <w:rPr>
          <w:rFonts w:hint="eastAsia"/>
        </w:rPr>
        <w:t>过程</w:t>
      </w:r>
      <w:r w:rsidR="00722340">
        <w:rPr>
          <w:rFonts w:hint="eastAsia"/>
        </w:rPr>
        <w:t>作为</w:t>
      </w:r>
      <w:r w:rsidR="004758E1">
        <w:rPr>
          <w:rFonts w:hint="eastAsia"/>
        </w:rPr>
        <w:t>实验对象</w:t>
      </w:r>
      <w:r w:rsidR="00D17B84">
        <w:rPr>
          <w:rFonts w:hint="eastAsia"/>
        </w:rPr>
        <w:t>，</w:t>
      </w:r>
      <w:r w:rsidR="00C60CB7">
        <w:rPr>
          <w:rFonts w:hint="eastAsia"/>
        </w:rPr>
        <w:t>记录</w:t>
      </w:r>
      <w:r w:rsidR="00224E90">
        <w:rPr>
          <w:rFonts w:hint="eastAsia"/>
        </w:rPr>
        <w:t>容器化可重现方法的运行时间</w:t>
      </w:r>
      <w:r w:rsidR="00965987">
        <w:rPr>
          <w:rFonts w:hint="eastAsia"/>
        </w:rPr>
        <w:t>，并</w:t>
      </w:r>
      <w:r w:rsidR="00005A84">
        <w:rPr>
          <w:rFonts w:hint="eastAsia"/>
        </w:rPr>
        <w:t>与</w:t>
      </w:r>
      <w:r w:rsidR="00DF0240">
        <w:rPr>
          <w:rFonts w:hint="eastAsia"/>
        </w:rPr>
        <w:t>不使用可重现方法的</w:t>
      </w:r>
      <w:r w:rsidR="00CF32F3">
        <w:rPr>
          <w:rFonts w:hint="eastAsia"/>
        </w:rPr>
        <w:t>基准测试</w:t>
      </w:r>
      <w:r w:rsidR="00CC5B63">
        <w:rPr>
          <w:rFonts w:hint="eastAsia"/>
        </w:rPr>
        <w:t>进行</w:t>
      </w:r>
      <w:r w:rsidR="00CC2E95">
        <w:rPr>
          <w:rFonts w:hint="eastAsia"/>
        </w:rPr>
        <w:t>相比</w:t>
      </w:r>
      <w:r w:rsidR="00D3501B">
        <w:rPr>
          <w:rFonts w:hint="eastAsia"/>
        </w:rPr>
        <w:t>。</w:t>
      </w:r>
      <w:r w:rsidR="00F81AD4">
        <w:rPr>
          <w:rFonts w:hint="eastAsia"/>
        </w:rPr>
        <w:t>在</w:t>
      </w:r>
      <w:r w:rsidR="005F2A31">
        <w:rPr>
          <w:rFonts w:hint="eastAsia"/>
        </w:rPr>
        <w:t>确保</w:t>
      </w:r>
      <w:r w:rsidR="00FC2A20">
        <w:rPr>
          <w:rFonts w:hint="eastAsia"/>
        </w:rPr>
        <w:t>软件包</w:t>
      </w:r>
      <w:r w:rsidR="005F2A31">
        <w:rPr>
          <w:rFonts w:hint="eastAsia"/>
        </w:rPr>
        <w:t>已经实现可重现性的前提下</w:t>
      </w:r>
      <w:r w:rsidR="00EC7E71">
        <w:rPr>
          <w:rFonts w:hint="eastAsia"/>
        </w:rPr>
        <w:t>，</w:t>
      </w:r>
      <w:r w:rsidR="00601793">
        <w:rPr>
          <w:rFonts w:hint="eastAsia"/>
        </w:rPr>
        <w:t>通过</w:t>
      </w:r>
      <w:r w:rsidR="00A076FE">
        <w:rPr>
          <w:rFonts w:hint="eastAsia"/>
        </w:rPr>
        <w:t>记录其</w:t>
      </w:r>
      <w:r w:rsidR="0022203A">
        <w:rPr>
          <w:rFonts w:hint="eastAsia"/>
        </w:rPr>
        <w:t>5</w:t>
      </w:r>
      <w:r w:rsidR="0022203A">
        <w:rPr>
          <w:rFonts w:hint="eastAsia"/>
        </w:rPr>
        <w:t>次运行的</w:t>
      </w:r>
      <w:r w:rsidR="009C1C20">
        <w:rPr>
          <w:rFonts w:hint="eastAsia"/>
        </w:rPr>
        <w:t>平均时间</w:t>
      </w:r>
      <w:r w:rsidR="003C41C7">
        <w:rPr>
          <w:rFonts w:hint="eastAsia"/>
        </w:rPr>
        <w:t>来衡量其</w:t>
      </w:r>
      <w:r w:rsidR="00CD26F0">
        <w:rPr>
          <w:rFonts w:hint="eastAsia"/>
        </w:rPr>
        <w:t>执行性能</w:t>
      </w:r>
      <w:r w:rsidR="0018514D">
        <w:rPr>
          <w:rFonts w:hint="eastAsia"/>
        </w:rPr>
        <w:t>，并</w:t>
      </w:r>
      <w:r w:rsidR="00B56028">
        <w:rPr>
          <w:rFonts w:hint="eastAsia"/>
        </w:rPr>
        <w:t>与</w:t>
      </w:r>
      <w:r w:rsidR="00941217">
        <w:rPr>
          <w:rFonts w:hint="eastAsia"/>
        </w:rPr>
        <w:t>不使用</w:t>
      </w:r>
      <w:r w:rsidR="005A3E2C">
        <w:rPr>
          <w:rFonts w:hint="eastAsia"/>
        </w:rPr>
        <w:t>容器化可重现方法</w:t>
      </w:r>
      <w:r w:rsidR="00DF3299">
        <w:rPr>
          <w:rFonts w:hint="eastAsia"/>
        </w:rPr>
        <w:t>的</w:t>
      </w:r>
      <w:r w:rsidR="0008384E">
        <w:rPr>
          <w:rFonts w:hint="eastAsia"/>
        </w:rPr>
        <w:t>基准测试</w:t>
      </w:r>
      <w:r w:rsidR="00497505">
        <w:rPr>
          <w:rFonts w:hint="eastAsia"/>
        </w:rPr>
        <w:t>情况</w:t>
      </w:r>
      <w:r w:rsidR="0018514D">
        <w:rPr>
          <w:rFonts w:hint="eastAsia"/>
        </w:rPr>
        <w:t>进行</w:t>
      </w:r>
      <w:r w:rsidR="00497505">
        <w:rPr>
          <w:rFonts w:hint="eastAsia"/>
        </w:rPr>
        <w:t>比较</w:t>
      </w:r>
      <w:r w:rsidR="0010712B">
        <w:rPr>
          <w:rFonts w:hint="eastAsia"/>
        </w:rPr>
        <w:t>。</w:t>
      </w:r>
      <w:r w:rsidR="001E47A4">
        <w:rPr>
          <w:rFonts w:hint="eastAsia"/>
        </w:rPr>
        <w:t>图</w:t>
      </w:r>
      <w:r w:rsidR="00035A5C">
        <w:rPr>
          <w:rFonts w:hint="eastAsia"/>
        </w:rPr>
        <w:t>4</w:t>
      </w:r>
      <w:r w:rsidR="00035A5C">
        <w:t>.</w:t>
      </w:r>
      <w:r w:rsidR="00DD62FB">
        <w:t>8</w:t>
      </w:r>
      <w:r w:rsidR="00BA61D4">
        <w:rPr>
          <w:rFonts w:hint="eastAsia"/>
        </w:rPr>
        <w:t>展示了</w:t>
      </w:r>
      <w:r w:rsidR="00FC35CD">
        <w:rPr>
          <w:rFonts w:hint="eastAsia"/>
        </w:rPr>
        <w:t>所有</w:t>
      </w:r>
      <w:r w:rsidR="001641BA">
        <w:rPr>
          <w:rFonts w:hint="eastAsia"/>
        </w:rPr>
        <w:t>1</w:t>
      </w:r>
      <w:r w:rsidR="001641BA">
        <w:t>00</w:t>
      </w:r>
      <w:r w:rsidR="00314EE4" w:rsidRPr="00314EE4">
        <w:rPr>
          <w:rFonts w:hint="eastAsia"/>
        </w:rPr>
        <w:t>个随机选择的</w:t>
      </w:r>
      <w:r w:rsidR="00205503">
        <w:rPr>
          <w:rFonts w:hint="eastAsia"/>
        </w:rPr>
        <w:t>软件包</w:t>
      </w:r>
      <w:r w:rsidR="0017020F">
        <w:rPr>
          <w:rFonts w:hint="eastAsia"/>
        </w:rPr>
        <w:t>构建</w:t>
      </w:r>
      <w:r w:rsidR="00794E3B">
        <w:rPr>
          <w:rFonts w:hint="eastAsia"/>
        </w:rPr>
        <w:t>过程</w:t>
      </w:r>
      <w:r w:rsidR="007C0FC0">
        <w:rPr>
          <w:rFonts w:hint="eastAsia"/>
        </w:rPr>
        <w:t>中性能</w:t>
      </w:r>
      <w:r w:rsidR="003842FD">
        <w:rPr>
          <w:rFonts w:hint="eastAsia"/>
        </w:rPr>
        <w:t>损耗</w:t>
      </w:r>
      <w:r w:rsidR="00194B11">
        <w:rPr>
          <w:rFonts w:hint="eastAsia"/>
        </w:rPr>
        <w:t>与系统调用数量关系</w:t>
      </w:r>
      <w:r w:rsidR="00314EE4" w:rsidRPr="00314EE4">
        <w:rPr>
          <w:rFonts w:hint="eastAsia"/>
        </w:rPr>
        <w:t>的散点图，</w:t>
      </w:r>
      <w:r w:rsidR="0095642B">
        <w:rPr>
          <w:rFonts w:hint="eastAsia"/>
        </w:rPr>
        <w:t>其中</w:t>
      </w:r>
      <w:r w:rsidR="000D0A2E">
        <w:rPr>
          <w:rFonts w:hint="eastAsia"/>
        </w:rPr>
        <w:t>纵轴是</w:t>
      </w:r>
      <w:r w:rsidR="00DF4DC8">
        <w:rPr>
          <w:rFonts w:hint="eastAsia"/>
        </w:rPr>
        <w:t>相对于</w:t>
      </w:r>
      <w:r w:rsidR="004D5EF4">
        <w:rPr>
          <w:rFonts w:hint="eastAsia"/>
        </w:rPr>
        <w:t>基准测试的性能</w:t>
      </w:r>
      <w:r w:rsidR="001F78B4">
        <w:rPr>
          <w:rFonts w:hint="eastAsia"/>
        </w:rPr>
        <w:t>损耗</w:t>
      </w:r>
      <w:r w:rsidR="00F03D51">
        <w:rPr>
          <w:rFonts w:hint="eastAsia"/>
        </w:rPr>
        <w:t>倍数</w:t>
      </w:r>
      <w:r w:rsidR="0008298F">
        <w:rPr>
          <w:rFonts w:hint="eastAsia"/>
        </w:rPr>
        <w:t>，以标准化后的对数刻</w:t>
      </w:r>
      <w:r w:rsidR="0008298F">
        <w:rPr>
          <w:rFonts w:hint="eastAsia"/>
        </w:rPr>
        <w:lastRenderedPageBreak/>
        <w:t>度</w:t>
      </w:r>
      <w:r w:rsidR="002A06A9">
        <w:rPr>
          <w:rFonts w:hint="eastAsia"/>
        </w:rPr>
        <w:t>呈现</w:t>
      </w:r>
      <w:r w:rsidR="008E2DFC">
        <w:rPr>
          <w:rFonts w:hint="eastAsia"/>
        </w:rPr>
        <w:t>；横轴为</w:t>
      </w:r>
      <w:r w:rsidR="00056D97">
        <w:rPr>
          <w:rFonts w:hint="eastAsia"/>
        </w:rPr>
        <w:t>每秒执行的系统调用数量</w:t>
      </w:r>
      <w:r w:rsidR="00AE248F">
        <w:rPr>
          <w:rFonts w:hint="eastAsia"/>
        </w:rPr>
        <w:t>。</w:t>
      </w:r>
    </w:p>
    <w:p w14:paraId="76E157A2" w14:textId="668C3EB0" w:rsidR="00DF307D" w:rsidRDefault="00A746CC" w:rsidP="00DD4C2F">
      <w:pPr>
        <w:ind w:firstLine="480"/>
      </w:pPr>
      <w:r>
        <w:rPr>
          <w:rFonts w:hint="eastAsia"/>
        </w:rPr>
        <w:t>为了</w:t>
      </w:r>
      <w:r w:rsidR="00E47F5A">
        <w:rPr>
          <w:rFonts w:hint="eastAsia"/>
        </w:rPr>
        <w:t>排除</w:t>
      </w:r>
      <w:r w:rsidR="006C53CF">
        <w:rPr>
          <w:rFonts w:hint="eastAsia"/>
        </w:rPr>
        <w:t>不同软件包</w:t>
      </w:r>
      <w:r w:rsidR="00962B55">
        <w:rPr>
          <w:rFonts w:hint="eastAsia"/>
        </w:rPr>
        <w:t>构建过程</w:t>
      </w:r>
      <w:r w:rsidR="005101D2">
        <w:rPr>
          <w:rFonts w:hint="eastAsia"/>
        </w:rPr>
        <w:t>相互</w:t>
      </w:r>
      <w:r w:rsidR="0071512E">
        <w:rPr>
          <w:rFonts w:hint="eastAsia"/>
        </w:rPr>
        <w:t>之间的</w:t>
      </w:r>
      <w:r w:rsidR="00073F58">
        <w:rPr>
          <w:rFonts w:hint="eastAsia"/>
        </w:rPr>
        <w:t>性能</w:t>
      </w:r>
      <w:r w:rsidR="00E47F5A">
        <w:rPr>
          <w:rFonts w:hint="eastAsia"/>
        </w:rPr>
        <w:t>干扰</w:t>
      </w:r>
      <w:r w:rsidR="002802C1">
        <w:rPr>
          <w:rFonts w:hint="eastAsia"/>
        </w:rPr>
        <w:t>，每个软件包的</w:t>
      </w:r>
      <w:r w:rsidR="006A4C09">
        <w:rPr>
          <w:rFonts w:hint="eastAsia"/>
        </w:rPr>
        <w:t>构建过程</w:t>
      </w:r>
      <w:r w:rsidR="00FA68C0">
        <w:rPr>
          <w:rFonts w:hint="eastAsia"/>
        </w:rPr>
        <w:t>后</w:t>
      </w:r>
      <w:r w:rsidR="00280D78">
        <w:rPr>
          <w:rFonts w:hint="eastAsia"/>
        </w:rPr>
        <w:t>均</w:t>
      </w:r>
      <w:r w:rsidR="001D5214">
        <w:rPr>
          <w:rFonts w:hint="eastAsia"/>
        </w:rPr>
        <w:t>重启模拟器进行试验</w:t>
      </w:r>
      <w:r w:rsidR="00305531">
        <w:rPr>
          <w:rFonts w:hint="eastAsia"/>
        </w:rPr>
        <w:t>。此外</w:t>
      </w:r>
      <w:r w:rsidR="00580A74">
        <w:rPr>
          <w:rFonts w:hint="eastAsia"/>
        </w:rPr>
        <w:t>保证</w:t>
      </w:r>
      <w:r w:rsidR="00305531">
        <w:rPr>
          <w:rFonts w:hint="eastAsia"/>
        </w:rPr>
        <w:t>挑选的</w:t>
      </w:r>
      <w:r w:rsidR="000A033E">
        <w:rPr>
          <w:rFonts w:hint="eastAsia"/>
        </w:rPr>
        <w:t>软件包</w:t>
      </w:r>
      <w:r w:rsidR="00C20036">
        <w:rPr>
          <w:rFonts w:hint="eastAsia"/>
        </w:rPr>
        <w:t>构建</w:t>
      </w:r>
      <w:r w:rsidR="000A033E">
        <w:rPr>
          <w:rFonts w:hint="eastAsia"/>
        </w:rPr>
        <w:t>基准</w:t>
      </w:r>
      <w:r w:rsidR="00C20036">
        <w:rPr>
          <w:rFonts w:hint="eastAsia"/>
        </w:rPr>
        <w:t>时间</w:t>
      </w:r>
      <w:r w:rsidR="00580A74">
        <w:rPr>
          <w:rFonts w:hint="eastAsia"/>
        </w:rPr>
        <w:t>大于等于</w:t>
      </w:r>
      <w:r w:rsidR="00580A74">
        <w:rPr>
          <w:rFonts w:hint="eastAsia"/>
        </w:rPr>
        <w:t>5</w:t>
      </w:r>
      <w:r w:rsidR="00580A74">
        <w:rPr>
          <w:rFonts w:hint="eastAsia"/>
        </w:rPr>
        <w:t>秒</w:t>
      </w:r>
      <w:r w:rsidR="00073F58">
        <w:rPr>
          <w:rFonts w:hint="eastAsia"/>
        </w:rPr>
        <w:t>，</w:t>
      </w:r>
      <w:r w:rsidR="00456BEE">
        <w:rPr>
          <w:rFonts w:hint="eastAsia"/>
        </w:rPr>
        <w:t>以此</w:t>
      </w:r>
      <w:r w:rsidR="009D32CF">
        <w:rPr>
          <w:rFonts w:hint="eastAsia"/>
        </w:rPr>
        <w:t>减少</w:t>
      </w:r>
      <w:r w:rsidR="00361A89">
        <w:rPr>
          <w:rFonts w:hint="eastAsia"/>
        </w:rPr>
        <w:t>极端情况下异常值的出现</w:t>
      </w:r>
      <w:r w:rsidR="009D32CF">
        <w:rPr>
          <w:rFonts w:hint="eastAsia"/>
        </w:rPr>
        <w:t>。</w:t>
      </w:r>
    </w:p>
    <w:p w14:paraId="540C6133" w14:textId="0B632FA7" w:rsidR="006721C5" w:rsidRDefault="006721C5" w:rsidP="006721C5">
      <w:pPr>
        <w:spacing w:line="240" w:lineRule="auto"/>
        <w:ind w:firstLineChars="0" w:firstLine="0"/>
        <w:jc w:val="center"/>
        <w:rPr>
          <w:rFonts w:hint="eastAsia"/>
        </w:rPr>
      </w:pPr>
      <w:r>
        <w:rPr>
          <w:noProof/>
        </w:rPr>
        <w:drawing>
          <wp:inline distT="0" distB="0" distL="0" distR="0" wp14:anchorId="7727C87F" wp14:editId="7F888406">
            <wp:extent cx="5256530" cy="332295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6530" cy="3322955"/>
                    </a:xfrm>
                    <a:prstGeom prst="rect">
                      <a:avLst/>
                    </a:prstGeom>
                    <a:noFill/>
                  </pic:spPr>
                </pic:pic>
              </a:graphicData>
            </a:graphic>
          </wp:inline>
        </w:drawing>
      </w:r>
    </w:p>
    <w:p w14:paraId="2093BDC2" w14:textId="13B3B708" w:rsidR="00A96E38" w:rsidRDefault="007319FE" w:rsidP="00AE748A">
      <w:pPr>
        <w:pStyle w:val="afa"/>
      </w:pPr>
      <w:r>
        <w:rPr>
          <w:rFonts w:hint="eastAsia"/>
        </w:rPr>
        <w:t>图</w:t>
      </w:r>
      <w:r w:rsidR="00B2735E">
        <w:rPr>
          <w:rFonts w:hint="eastAsia"/>
        </w:rPr>
        <w:t>4</w:t>
      </w:r>
      <w:r w:rsidR="00B2735E">
        <w:t xml:space="preserve">.8 </w:t>
      </w:r>
      <w:r w:rsidR="007260BA">
        <w:rPr>
          <w:rFonts w:hint="eastAsia"/>
        </w:rPr>
        <w:t>性能开销</w:t>
      </w:r>
      <w:r w:rsidR="00B13A21">
        <w:rPr>
          <w:rFonts w:hint="eastAsia"/>
        </w:rPr>
        <w:t>与</w:t>
      </w:r>
      <w:r w:rsidR="004F1403">
        <w:rPr>
          <w:rFonts w:hint="eastAsia"/>
        </w:rPr>
        <w:t>每秒执行</w:t>
      </w:r>
      <w:r w:rsidR="00B13A21">
        <w:rPr>
          <w:rFonts w:hint="eastAsia"/>
        </w:rPr>
        <w:t>系统调用</w:t>
      </w:r>
      <w:r w:rsidR="00B920F0">
        <w:rPr>
          <w:rFonts w:hint="eastAsia"/>
        </w:rPr>
        <w:t>数量</w:t>
      </w:r>
      <w:r w:rsidR="00A90166">
        <w:rPr>
          <w:rFonts w:hint="eastAsia"/>
        </w:rPr>
        <w:t>之间的关系</w:t>
      </w:r>
    </w:p>
    <w:p w14:paraId="2F05F853" w14:textId="77777777" w:rsidR="006721C5" w:rsidRPr="00DD4C2F" w:rsidRDefault="006721C5" w:rsidP="006721C5">
      <w:pPr>
        <w:ind w:firstLine="480"/>
        <w:rPr>
          <w:rFonts w:hint="eastAsia"/>
        </w:rPr>
      </w:pPr>
      <w:r>
        <w:rPr>
          <w:rFonts w:hint="eastAsia"/>
        </w:rPr>
        <w:t>从图</w:t>
      </w:r>
      <w:r>
        <w:rPr>
          <w:rFonts w:hint="eastAsia"/>
        </w:rPr>
        <w:t>4</w:t>
      </w:r>
      <w:r>
        <w:t>.8</w:t>
      </w:r>
      <w:r>
        <w:rPr>
          <w:rFonts w:hint="eastAsia"/>
        </w:rPr>
        <w:t>中可以看出，性能开销与系统调用数量整体呈现正相关关系。所有软件包构建过程的平均性能损耗在</w:t>
      </w:r>
      <w:r>
        <w:rPr>
          <w:rFonts w:hint="eastAsia"/>
        </w:rPr>
        <w:t>9</w:t>
      </w:r>
      <w:r>
        <w:t>.9</w:t>
      </w:r>
      <w:r>
        <w:rPr>
          <w:rFonts w:hint="eastAsia"/>
        </w:rPr>
        <w:t>倍左右；每秒执行系统调用最多的软件包（每秒执行了</w:t>
      </w:r>
      <w:r>
        <w:t>25000</w:t>
      </w:r>
      <w:r>
        <w:rPr>
          <w:rFonts w:hint="eastAsia"/>
        </w:rPr>
        <w:t>次以上的系统调用）性能损耗也最高，降低了</w:t>
      </w:r>
      <w:r>
        <w:rPr>
          <w:rFonts w:hint="eastAsia"/>
        </w:rPr>
        <w:t>3</w:t>
      </w:r>
      <w:r>
        <w:t>1.9</w:t>
      </w:r>
      <w:r>
        <w:rPr>
          <w:rFonts w:hint="eastAsia"/>
        </w:rPr>
        <w:t>倍左右的性能；与之相比，执行</w:t>
      </w:r>
      <w:r>
        <w:t>5000</w:t>
      </w:r>
      <w:r>
        <w:rPr>
          <w:rFonts w:hint="eastAsia"/>
        </w:rPr>
        <w:t>次系统调用</w:t>
      </w:r>
      <w:r>
        <w:rPr>
          <w:rFonts w:hint="eastAsia"/>
        </w:rPr>
        <w:t>/</w:t>
      </w:r>
      <w:r>
        <w:rPr>
          <w:rFonts w:hint="eastAsia"/>
        </w:rPr>
        <w:t>秒的软件包仅仅降低了约</w:t>
      </w:r>
      <w:r>
        <w:rPr>
          <w:rFonts w:hint="eastAsia"/>
        </w:rPr>
        <w:t>2</w:t>
      </w:r>
      <w:r>
        <w:rPr>
          <w:rFonts w:hint="eastAsia"/>
        </w:rPr>
        <w:t>倍左右的性能损耗。</w:t>
      </w:r>
      <w:r w:rsidRPr="00DD4C2F">
        <w:rPr>
          <w:rFonts w:hint="eastAsia"/>
        </w:rPr>
        <w:t>图</w:t>
      </w:r>
      <w:r>
        <w:t>4.8</w:t>
      </w:r>
      <w:r w:rsidRPr="00DD4C2F">
        <w:rPr>
          <w:rFonts w:hint="eastAsia"/>
        </w:rPr>
        <w:t>中的</w:t>
      </w:r>
      <w:r>
        <w:rPr>
          <w:rFonts w:hint="eastAsia"/>
        </w:rPr>
        <w:t>白色空心</w:t>
      </w:r>
      <w:r w:rsidRPr="00DD4C2F">
        <w:rPr>
          <w:rFonts w:hint="eastAsia"/>
        </w:rPr>
        <w:t>点</w:t>
      </w:r>
      <w:r>
        <w:rPr>
          <w:rFonts w:hint="eastAsia"/>
        </w:rPr>
        <w:t>表示使用多线程调度</w:t>
      </w:r>
      <w:r w:rsidRPr="00DD4C2F">
        <w:rPr>
          <w:rFonts w:hint="eastAsia"/>
        </w:rPr>
        <w:t>的</w:t>
      </w:r>
      <w:r>
        <w:rPr>
          <w:rFonts w:hint="eastAsia"/>
        </w:rPr>
        <w:t>软件</w:t>
      </w:r>
      <w:r w:rsidRPr="00DD4C2F">
        <w:rPr>
          <w:rFonts w:hint="eastAsia"/>
        </w:rPr>
        <w:t>包，</w:t>
      </w:r>
      <w:r>
        <w:rPr>
          <w:rFonts w:hint="eastAsia"/>
        </w:rPr>
        <w:t>黑色实心</w:t>
      </w:r>
      <w:r w:rsidRPr="00DD4C2F">
        <w:rPr>
          <w:rFonts w:hint="eastAsia"/>
        </w:rPr>
        <w:t>点</w:t>
      </w:r>
      <w:r>
        <w:rPr>
          <w:rFonts w:hint="eastAsia"/>
        </w:rPr>
        <w:t>表示不使用多线程调度的软件包</w:t>
      </w:r>
      <w:r w:rsidRPr="00DD4C2F">
        <w:rPr>
          <w:rFonts w:hint="eastAsia"/>
        </w:rPr>
        <w:t>。</w:t>
      </w:r>
      <w:r>
        <w:rPr>
          <w:rFonts w:hint="eastAsia"/>
        </w:rPr>
        <w:t>相比较而言，多线程软件包的执行速度更慢</w:t>
      </w:r>
      <w:r w:rsidRPr="00DD4C2F">
        <w:rPr>
          <w:rFonts w:hint="eastAsia"/>
        </w:rPr>
        <w:t>。</w:t>
      </w:r>
    </w:p>
    <w:p w14:paraId="78EA12E0" w14:textId="77777777" w:rsidR="003F6F3F" w:rsidRDefault="001444B5" w:rsidP="00AE748A">
      <w:pPr>
        <w:ind w:firstLine="480"/>
      </w:pPr>
      <w:r>
        <w:rPr>
          <w:rFonts w:hint="eastAsia"/>
        </w:rPr>
        <w:t>实验证明</w:t>
      </w:r>
      <w:r w:rsidR="009E6299">
        <w:rPr>
          <w:rFonts w:hint="eastAsia"/>
        </w:rPr>
        <w:t>，</w:t>
      </w:r>
      <w:r w:rsidR="0043318D">
        <w:rPr>
          <w:rFonts w:hint="eastAsia"/>
        </w:rPr>
        <w:t>频繁的系统调用</w:t>
      </w:r>
      <w:r w:rsidR="00813FFB">
        <w:rPr>
          <w:rFonts w:hint="eastAsia"/>
        </w:rPr>
        <w:t>会造成容器化可重现方法的</w:t>
      </w:r>
      <w:r w:rsidR="00A77246">
        <w:rPr>
          <w:rFonts w:hint="eastAsia"/>
        </w:rPr>
        <w:t>性能损耗快速升高</w:t>
      </w:r>
      <w:r w:rsidR="008D2034">
        <w:rPr>
          <w:rFonts w:hint="eastAsia"/>
        </w:rPr>
        <w:t>，同时</w:t>
      </w:r>
      <w:r w:rsidR="00E656AC">
        <w:rPr>
          <w:rFonts w:hint="eastAsia"/>
        </w:rPr>
        <w:t>进程调度也会</w:t>
      </w:r>
      <w:r w:rsidR="00970FBA">
        <w:rPr>
          <w:rFonts w:hint="eastAsia"/>
        </w:rPr>
        <w:t>增加额外的性能损耗</w:t>
      </w:r>
      <w:r w:rsidR="00E837DB">
        <w:rPr>
          <w:rFonts w:hint="eastAsia"/>
        </w:rPr>
        <w:t>。</w:t>
      </w:r>
    </w:p>
    <w:p w14:paraId="1146F2DC" w14:textId="77777777" w:rsidR="003F6F3F" w:rsidRDefault="003F6F3F" w:rsidP="00AE748A">
      <w:pPr>
        <w:ind w:firstLine="480"/>
      </w:pPr>
    </w:p>
    <w:p w14:paraId="40DAE295" w14:textId="77777777" w:rsidR="003F6F3F" w:rsidRDefault="003F6F3F" w:rsidP="00AE748A">
      <w:pPr>
        <w:ind w:firstLine="480"/>
      </w:pPr>
    </w:p>
    <w:p w14:paraId="50883BD8" w14:textId="77777777" w:rsidR="003F6F3F" w:rsidRDefault="003F6F3F" w:rsidP="00AE748A">
      <w:pPr>
        <w:ind w:firstLine="480"/>
      </w:pPr>
    </w:p>
    <w:p w14:paraId="156B0779" w14:textId="28333BC2" w:rsidR="003E0030" w:rsidRPr="00AE748A" w:rsidRDefault="001E737B" w:rsidP="00AE748A">
      <w:pPr>
        <w:ind w:firstLine="480"/>
        <w:rPr>
          <w:rFonts w:hint="eastAsia"/>
        </w:rPr>
      </w:pPr>
      <w:r>
        <w:rPr>
          <w:rFonts w:hint="eastAsia"/>
        </w:rPr>
        <w:t>因此，</w:t>
      </w:r>
      <w:r w:rsidR="006F71A3">
        <w:rPr>
          <w:rFonts w:hint="eastAsia"/>
        </w:rPr>
        <w:t>实验统计了</w:t>
      </w:r>
      <w:r w:rsidR="00FA79A5">
        <w:rPr>
          <w:rFonts w:hint="eastAsia"/>
        </w:rPr>
        <w:t>所有软件包</w:t>
      </w:r>
      <w:r w:rsidR="00E7481E">
        <w:rPr>
          <w:rFonts w:hint="eastAsia"/>
        </w:rPr>
        <w:t>构建过程中</w:t>
      </w:r>
      <w:r w:rsidR="00A15D87">
        <w:rPr>
          <w:rFonts w:hint="eastAsia"/>
        </w:rPr>
        <w:t>使用的</w:t>
      </w:r>
      <w:r w:rsidR="00B56E7F">
        <w:rPr>
          <w:rFonts w:hint="eastAsia"/>
        </w:rPr>
        <w:t>系统调用</w:t>
      </w:r>
      <w:r w:rsidR="00DF382D">
        <w:rPr>
          <w:rFonts w:hint="eastAsia"/>
        </w:rPr>
        <w:t>数量</w:t>
      </w:r>
      <w:r w:rsidR="000A76C1">
        <w:rPr>
          <w:rFonts w:hint="eastAsia"/>
        </w:rPr>
        <w:t>，如表</w:t>
      </w:r>
      <w:r w:rsidR="00BA44AF">
        <w:rPr>
          <w:rFonts w:hint="eastAsia"/>
        </w:rPr>
        <w:t>4</w:t>
      </w:r>
      <w:r w:rsidR="00BA44AF">
        <w:t>.3</w:t>
      </w:r>
      <w:r w:rsidR="00BA44AF">
        <w:rPr>
          <w:rFonts w:hint="eastAsia"/>
        </w:rPr>
        <w:t>所</w:t>
      </w:r>
      <w:r w:rsidR="00BA44AF">
        <w:rPr>
          <w:rFonts w:hint="eastAsia"/>
        </w:rPr>
        <w:lastRenderedPageBreak/>
        <w:t>示</w:t>
      </w:r>
      <w:r w:rsidR="00831F09">
        <w:rPr>
          <w:rFonts w:hint="eastAsia"/>
        </w:rPr>
        <w:t>。</w:t>
      </w:r>
    </w:p>
    <w:p w14:paraId="685F6377" w14:textId="77777777" w:rsidR="00EE167D" w:rsidRPr="00A45500" w:rsidRDefault="00EE167D" w:rsidP="004D4FBF">
      <w:pPr>
        <w:ind w:firstLine="480"/>
      </w:pPr>
    </w:p>
    <w:p w14:paraId="2D63A875" w14:textId="3D101CDE" w:rsidR="00FD3BAF" w:rsidRPr="00A45500" w:rsidRDefault="00FD3BAF" w:rsidP="00FD3BAF">
      <w:pPr>
        <w:ind w:firstLine="480"/>
        <w:sectPr w:rsidR="00FD3BAF" w:rsidRPr="00A45500">
          <w:headerReference w:type="default" r:id="rId57"/>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112" w:name="_Toc93734165"/>
      <w:bookmarkStart w:id="113" w:name="_Toc99905781"/>
      <w:r w:rsidRPr="00A45500">
        <w:lastRenderedPageBreak/>
        <w:t>第</w:t>
      </w:r>
      <w:r w:rsidR="000110AF" w:rsidRPr="00A45500">
        <w:t>5</w:t>
      </w:r>
      <w:r w:rsidRPr="00A45500">
        <w:t>章</w:t>
      </w:r>
      <w:r w:rsidRPr="00A45500">
        <w:t xml:space="preserve"> </w:t>
      </w:r>
      <w:r w:rsidR="00BC38A4" w:rsidRPr="00A45500">
        <w:rPr>
          <w:rFonts w:hint="eastAsia"/>
        </w:rPr>
        <w:t>总结</w:t>
      </w:r>
      <w:bookmarkEnd w:id="112"/>
      <w:bookmarkEnd w:id="113"/>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55436BB8"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研究用户进程执行过程中的不确定性因素来源，结合确定性执行、记录重放等工作中的部分先进技术，设计并实现一个用户进程确定性抽象。通过追踪进程查找并拦截不确定的系统调用，通过</w:t>
      </w:r>
      <w:r w:rsidR="004202AC" w:rsidRPr="00A45500">
        <w:rPr>
          <w:rFonts w:hint="eastAsia"/>
        </w:rPr>
        <w:t>LXC</w:t>
      </w:r>
      <w:r w:rsidR="004202AC" w:rsidRPr="00A45500">
        <w:rPr>
          <w:rFonts w:hint="eastAsia"/>
        </w:rPr>
        <w:t>容器</w:t>
      </w:r>
      <w:proofErr w:type="gramStart"/>
      <w:r w:rsidR="004202AC" w:rsidRPr="00A45500">
        <w:rPr>
          <w:rFonts w:hint="eastAsia"/>
        </w:rPr>
        <w:t>为进程</w:t>
      </w:r>
      <w:proofErr w:type="gramEnd"/>
      <w:r w:rsidR="004202AC" w:rsidRPr="00A45500">
        <w:rPr>
          <w:rFonts w:hint="eastAsia"/>
        </w:rPr>
        <w:t>提供确定性的执行环境，</w:t>
      </w:r>
      <w:r w:rsidR="0015474A" w:rsidRPr="00A45500">
        <w:rPr>
          <w:rFonts w:hint="eastAsia"/>
        </w:rPr>
        <w:t>优化</w:t>
      </w:r>
      <w:r w:rsidR="004202AC" w:rsidRPr="00A45500">
        <w:rPr>
          <w:rFonts w:hint="eastAsia"/>
        </w:rPr>
        <w:t>数据竞争、线程调度、共享内存等技术，保证用户进程的确定性执行。相较于使用记录重放的方法，降低了额外的性能损耗。</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6973650C"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同时只增加了较</w:t>
      </w:r>
      <w:r w:rsidR="004202AC" w:rsidRPr="00A45500">
        <w:rPr>
          <w:rFonts w:hint="eastAsia"/>
        </w:rPr>
        <w:t>小的额外性能开销。</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8"/>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114" w:name="_Toc93734168"/>
      <w:bookmarkStart w:id="115" w:name="_Toc99905782"/>
      <w:r w:rsidRPr="00A45500">
        <w:lastRenderedPageBreak/>
        <w:t>致</w:t>
      </w:r>
      <w:r w:rsidRPr="00A45500">
        <w:t xml:space="preserve">  </w:t>
      </w:r>
      <w:r w:rsidRPr="00A45500">
        <w:t>谢</w:t>
      </w:r>
      <w:bookmarkEnd w:id="114"/>
      <w:bookmarkEnd w:id="115"/>
    </w:p>
    <w:p w14:paraId="4A4E7CA3" w14:textId="3AF1638E" w:rsidR="00BB083F" w:rsidRPr="00A45500" w:rsidRDefault="00180AE6" w:rsidP="00BB083F">
      <w:pPr>
        <w:pStyle w:val="afe"/>
        <w:ind w:firstLine="480"/>
      </w:pPr>
      <w:r w:rsidRPr="00A45500">
        <w:rPr>
          <w:rFonts w:hint="eastAsia"/>
        </w:rPr>
        <w:t>时光一去</w:t>
      </w:r>
      <w:r w:rsidR="001F1137" w:rsidRPr="00A45500">
        <w:rPr>
          <w:rFonts w:hint="eastAsia"/>
        </w:rPr>
        <w:t>不回</w:t>
      </w:r>
      <w:r w:rsidR="00BB083F" w:rsidRPr="00A45500">
        <w:rPr>
          <w:rFonts w:hint="eastAsia"/>
        </w:rPr>
        <w:t>，三年的研究生</w:t>
      </w:r>
      <w:r w:rsidR="00DE691E" w:rsidRPr="00A45500">
        <w:rPr>
          <w:rFonts w:hint="eastAsia"/>
        </w:rPr>
        <w:t>故事</w:t>
      </w:r>
      <w:r w:rsidR="00335487" w:rsidRPr="00A45500">
        <w:rPr>
          <w:rFonts w:hint="eastAsia"/>
        </w:rPr>
        <w:t>转眼</w:t>
      </w:r>
      <w:r w:rsidR="000B0FE1" w:rsidRPr="00A45500">
        <w:rPr>
          <w:rFonts w:hint="eastAsia"/>
        </w:rPr>
        <w:t>走到</w:t>
      </w:r>
      <w:r w:rsidR="00BB083F" w:rsidRPr="00A45500">
        <w:rPr>
          <w:rFonts w:hint="eastAsia"/>
        </w:rPr>
        <w:t>了</w:t>
      </w:r>
      <w:r w:rsidR="004674ED" w:rsidRPr="00A45500">
        <w:rPr>
          <w:rFonts w:hint="eastAsia"/>
        </w:rPr>
        <w:t>结尾</w:t>
      </w:r>
      <w:r w:rsidR="00BB083F" w:rsidRPr="00A45500">
        <w:rPr>
          <w:rFonts w:hint="eastAsia"/>
        </w:rPr>
        <w:t>。</w:t>
      </w:r>
      <w:r w:rsidR="00724851" w:rsidRPr="00A45500">
        <w:rPr>
          <w:rFonts w:hint="eastAsia"/>
        </w:rPr>
        <w:t>这三年</w:t>
      </w:r>
      <w:r w:rsidR="007225CA" w:rsidRPr="00A45500">
        <w:rPr>
          <w:rFonts w:hint="eastAsia"/>
        </w:rPr>
        <w:t>我们</w:t>
      </w:r>
      <w:r w:rsidR="007D5966" w:rsidRPr="00A45500">
        <w:rPr>
          <w:rFonts w:hint="eastAsia"/>
        </w:rPr>
        <w:t>经历了世界</w:t>
      </w:r>
      <w:r w:rsidR="004814B3" w:rsidRPr="00A45500">
        <w:rPr>
          <w:rFonts w:hint="eastAsia"/>
        </w:rPr>
        <w:t>艰难</w:t>
      </w:r>
      <w:r w:rsidR="007D5966" w:rsidRPr="00A45500">
        <w:rPr>
          <w:rFonts w:hint="eastAsia"/>
        </w:rPr>
        <w:t>的</w:t>
      </w:r>
      <w:r w:rsidR="00593CDB" w:rsidRPr="00A45500">
        <w:rPr>
          <w:rFonts w:hint="eastAsia"/>
        </w:rPr>
        <w:t>变革，也</w:t>
      </w:r>
      <w:r w:rsidR="0080488C" w:rsidRPr="00A45500">
        <w:rPr>
          <w:rFonts w:hint="eastAsia"/>
        </w:rPr>
        <w:t>有过校园里</w:t>
      </w:r>
      <w:r w:rsidR="001B1061" w:rsidRPr="00A45500">
        <w:rPr>
          <w:rFonts w:hint="eastAsia"/>
        </w:rPr>
        <w:t>快乐的</w:t>
      </w:r>
      <w:r w:rsidR="004814B3" w:rsidRPr="00A45500">
        <w:rPr>
          <w:rFonts w:hint="eastAsia"/>
        </w:rPr>
        <w:t>时光</w:t>
      </w:r>
      <w:r w:rsidR="00E8010D" w:rsidRPr="00A45500">
        <w:rPr>
          <w:rFonts w:hint="eastAsia"/>
        </w:rPr>
        <w:t>。</w:t>
      </w:r>
      <w:r w:rsidR="009A05E1" w:rsidRPr="00A45500">
        <w:rPr>
          <w:rFonts w:hint="eastAsia"/>
        </w:rPr>
        <w:t>回望这一路走来，</w:t>
      </w:r>
      <w:r w:rsidR="00CD2739" w:rsidRPr="00A45500">
        <w:rPr>
          <w:rFonts w:hint="eastAsia"/>
        </w:rPr>
        <w:t>我</w:t>
      </w:r>
      <w:r w:rsidR="009A05E1" w:rsidRPr="00A45500">
        <w:rPr>
          <w:rFonts w:hint="eastAsia"/>
        </w:rPr>
        <w:t>遇到了一群</w:t>
      </w:r>
      <w:r w:rsidR="00764E2A" w:rsidRPr="00A45500">
        <w:rPr>
          <w:rFonts w:hint="eastAsia"/>
        </w:rPr>
        <w:t>温暖又善良的人</w:t>
      </w:r>
      <w:r w:rsidR="00CD2739" w:rsidRPr="00A45500">
        <w:rPr>
          <w:rFonts w:hint="eastAsia"/>
        </w:rPr>
        <w:t>，</w:t>
      </w:r>
      <w:r w:rsidR="0034785E" w:rsidRPr="00A45500">
        <w:rPr>
          <w:rFonts w:hint="eastAsia"/>
        </w:rPr>
        <w:t>和所有人的</w:t>
      </w:r>
      <w:r w:rsidR="00C93057" w:rsidRPr="00A45500">
        <w:rPr>
          <w:rFonts w:hint="eastAsia"/>
        </w:rPr>
        <w:t>回忆</w:t>
      </w:r>
      <w:r w:rsidR="00B26727" w:rsidRPr="00A45500">
        <w:rPr>
          <w:rFonts w:hint="eastAsia"/>
        </w:rPr>
        <w:t>共同组成了</w:t>
      </w:r>
      <w:r w:rsidR="0012100B" w:rsidRPr="00A45500">
        <w:rPr>
          <w:rFonts w:hint="eastAsia"/>
        </w:rPr>
        <w:t>这段难忘的经历</w:t>
      </w:r>
      <w:r w:rsidR="00BF2EED" w:rsidRPr="00A45500">
        <w:rPr>
          <w:rFonts w:hint="eastAsia"/>
        </w:rPr>
        <w:t>。</w:t>
      </w:r>
      <w:r w:rsidR="00BB083F" w:rsidRPr="00A45500">
        <w:rPr>
          <w:rFonts w:hint="eastAsia"/>
        </w:rPr>
        <w:t>在这即将毕业之际，我要向每一位给予我帮助的人致以最诚挚的感谢。</w:t>
      </w:r>
    </w:p>
    <w:p w14:paraId="40105BAC" w14:textId="7AAE91FE" w:rsidR="00BB083F" w:rsidRPr="00A45500" w:rsidRDefault="00BB083F" w:rsidP="00BB083F">
      <w:pPr>
        <w:pStyle w:val="afe"/>
        <w:ind w:firstLine="480"/>
      </w:pPr>
      <w:r w:rsidRPr="00A45500">
        <w:rPr>
          <w:rFonts w:hint="eastAsia"/>
        </w:rPr>
        <w:t>首先，我要感谢我的导师</w:t>
      </w:r>
      <w:r w:rsidR="0056459D" w:rsidRPr="00A45500">
        <w:rPr>
          <w:rFonts w:hint="eastAsia"/>
        </w:rPr>
        <w:t>徐子晨</w:t>
      </w:r>
      <w:r w:rsidRPr="00A45500">
        <w:rPr>
          <w:rFonts w:hint="eastAsia"/>
        </w:rPr>
        <w:t>教授。</w:t>
      </w:r>
      <w:r w:rsidR="009D07BF" w:rsidRPr="00A45500">
        <w:rPr>
          <w:rFonts w:hint="eastAsia"/>
        </w:rPr>
        <w:t>徐</w:t>
      </w:r>
      <w:r w:rsidRPr="00A45500">
        <w:rPr>
          <w:rFonts w:hint="eastAsia"/>
        </w:rPr>
        <w:t>老师教学严谨、学识渊博、眼光独到</w:t>
      </w:r>
      <w:r w:rsidR="000B643E" w:rsidRPr="00A45500">
        <w:rPr>
          <w:rFonts w:hint="eastAsia"/>
        </w:rPr>
        <w:t>、</w:t>
      </w:r>
      <w:r w:rsidR="00C3613C" w:rsidRPr="00A45500">
        <w:rPr>
          <w:rFonts w:hint="eastAsia"/>
        </w:rPr>
        <w:t>待人以诚</w:t>
      </w:r>
      <w:r w:rsidRPr="00A45500">
        <w:rPr>
          <w:rFonts w:hint="eastAsia"/>
        </w:rPr>
        <w:t>，像一盏明灯指引着我不断前行。正是</w:t>
      </w:r>
      <w:r w:rsidR="00064D3C" w:rsidRPr="00A45500">
        <w:rPr>
          <w:rFonts w:hint="eastAsia"/>
        </w:rPr>
        <w:t>徐</w:t>
      </w:r>
      <w:r w:rsidRPr="00A45500">
        <w:rPr>
          <w:rFonts w:hint="eastAsia"/>
        </w:rPr>
        <w:t>老师的</w:t>
      </w:r>
      <w:proofErr w:type="gramStart"/>
      <w:r w:rsidRPr="00A45500">
        <w:rPr>
          <w:rFonts w:hint="eastAsia"/>
        </w:rPr>
        <w:t>指引让</w:t>
      </w:r>
      <w:proofErr w:type="gramEnd"/>
      <w:r w:rsidRPr="00A45500">
        <w:rPr>
          <w:rFonts w:hint="eastAsia"/>
        </w:rPr>
        <w:t>我找到了合适且喜爱的研究方向，也正是</w:t>
      </w:r>
      <w:r w:rsidR="00064D3C" w:rsidRPr="00A45500">
        <w:rPr>
          <w:rFonts w:hint="eastAsia"/>
        </w:rPr>
        <w:t>徐</w:t>
      </w:r>
      <w:r w:rsidRPr="00A45500">
        <w:rPr>
          <w:rFonts w:hint="eastAsia"/>
        </w:rPr>
        <w:t>老师的</w:t>
      </w:r>
      <w:proofErr w:type="gramStart"/>
      <w:r w:rsidRPr="00A45500">
        <w:rPr>
          <w:rFonts w:hint="eastAsia"/>
        </w:rPr>
        <w:t>指导让</w:t>
      </w:r>
      <w:proofErr w:type="gramEnd"/>
      <w:r w:rsidRPr="00A45500">
        <w:rPr>
          <w:rFonts w:hint="eastAsia"/>
        </w:rPr>
        <w:t>我能够在这个研究方向上一直走下去。感谢</w:t>
      </w:r>
      <w:r w:rsidR="00064D3C" w:rsidRPr="00A45500">
        <w:rPr>
          <w:rFonts w:hint="eastAsia"/>
        </w:rPr>
        <w:t>徐</w:t>
      </w:r>
      <w:r w:rsidRPr="00A45500">
        <w:rPr>
          <w:rFonts w:hint="eastAsia"/>
        </w:rPr>
        <w:t>老师在这期间对我的悉心教导，为我指点迷津，再次向</w:t>
      </w:r>
      <w:r w:rsidR="00064D3C" w:rsidRPr="00A45500">
        <w:rPr>
          <w:rFonts w:hint="eastAsia"/>
        </w:rPr>
        <w:t>徐</w:t>
      </w:r>
      <w:r w:rsidRPr="00A45500">
        <w:rPr>
          <w:rFonts w:hint="eastAsia"/>
        </w:rPr>
        <w:t>老师致以最崇高的感谢与最诚挚的祝福。</w:t>
      </w:r>
    </w:p>
    <w:p w14:paraId="4E99A2E2" w14:textId="77777777" w:rsidR="00BB083F" w:rsidRPr="00A45500" w:rsidRDefault="00BB083F" w:rsidP="00BB083F">
      <w:pPr>
        <w:pStyle w:val="afe"/>
        <w:ind w:firstLine="480"/>
      </w:pPr>
      <w:r w:rsidRPr="00A45500">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Pr="00A45500" w:rsidRDefault="00BB083F" w:rsidP="00BB083F">
      <w:pPr>
        <w:pStyle w:val="afe"/>
        <w:ind w:firstLine="480"/>
      </w:pPr>
      <w:r w:rsidRPr="00A45500">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Pr="00A45500" w:rsidRDefault="00BB083F" w:rsidP="00BB083F">
      <w:pPr>
        <w:pStyle w:val="afe"/>
        <w:ind w:firstLine="480"/>
      </w:pPr>
      <w:r w:rsidRPr="00A45500">
        <w:rPr>
          <w:rFonts w:hint="eastAsia"/>
        </w:rPr>
        <w:t>再一次感谢身边所有人。毕业在即，新的旅途即将开启，我将带着你们的祝福继续前行。愿我们相识于微，重逢于炬！</w:t>
      </w:r>
    </w:p>
    <w:p w14:paraId="3BFECB78" w14:textId="77777777" w:rsidR="00D922D8" w:rsidRPr="00A45500" w:rsidRDefault="00D922D8">
      <w:pPr>
        <w:pStyle w:val="a8"/>
        <w:spacing w:line="320" w:lineRule="exact"/>
        <w:ind w:firstLine="480"/>
        <w:rPr>
          <w:rFonts w:eastAsia="仿宋_GB2312"/>
          <w:sz w:val="24"/>
          <w:szCs w:val="24"/>
        </w:rPr>
      </w:pPr>
    </w:p>
    <w:p w14:paraId="38D08B98" w14:textId="77777777" w:rsidR="00D922D8" w:rsidRPr="00A45500" w:rsidRDefault="00D922D8">
      <w:pPr>
        <w:spacing w:line="320" w:lineRule="exact"/>
        <w:ind w:firstLine="480"/>
        <w:rPr>
          <w:rFonts w:eastAsia="仿宋_GB2312"/>
        </w:rPr>
      </w:pPr>
    </w:p>
    <w:p w14:paraId="33880742" w14:textId="77777777" w:rsidR="00D922D8" w:rsidRPr="00A45500" w:rsidRDefault="00D922D8">
      <w:pPr>
        <w:spacing w:line="320" w:lineRule="exact"/>
        <w:ind w:firstLine="480"/>
        <w:rPr>
          <w:rFonts w:eastAsia="仿宋_GB2312"/>
        </w:rPr>
      </w:pPr>
    </w:p>
    <w:p w14:paraId="048B3BEF" w14:textId="77777777" w:rsidR="00D922D8" w:rsidRPr="00A45500" w:rsidRDefault="00D922D8">
      <w:pPr>
        <w:spacing w:line="320" w:lineRule="exact"/>
        <w:ind w:firstLine="480"/>
        <w:rPr>
          <w:rFonts w:eastAsia="仿宋_GB2312"/>
        </w:rPr>
      </w:pPr>
    </w:p>
    <w:p w14:paraId="6C86E1D7" w14:textId="77777777" w:rsidR="00D922D8" w:rsidRPr="00A45500" w:rsidRDefault="00D922D8">
      <w:pPr>
        <w:spacing w:line="320" w:lineRule="exact"/>
        <w:ind w:firstLine="480"/>
        <w:rPr>
          <w:rFonts w:eastAsia="仿宋_GB2312"/>
        </w:rPr>
      </w:pPr>
      <w:r w:rsidRPr="00A45500">
        <w:rPr>
          <w:rFonts w:eastAsia="仿宋_GB2312"/>
        </w:rPr>
        <w:t>……</w:t>
      </w:r>
    </w:p>
    <w:p w14:paraId="0D92E0C8" w14:textId="5414E864" w:rsidR="00D922D8" w:rsidRPr="00A45500" w:rsidRDefault="00D922D8" w:rsidP="00555B3A">
      <w:pPr>
        <w:spacing w:line="320" w:lineRule="exact"/>
        <w:ind w:firstLine="480"/>
        <w:rPr>
          <w:rFonts w:eastAsia="仿宋_GB2312"/>
        </w:rPr>
      </w:pPr>
      <w:r w:rsidRPr="00A45500">
        <w:rPr>
          <w:rFonts w:eastAsia="仿宋_GB2312"/>
        </w:rPr>
        <w:t xml:space="preserve">                                               </w:t>
      </w:r>
      <w:r w:rsidR="00555B3A" w:rsidRPr="00A45500">
        <w:rPr>
          <w:rFonts w:eastAsia="仿宋_GB2312"/>
        </w:rPr>
        <w:t xml:space="preserve">             </w:t>
      </w:r>
      <w:proofErr w:type="gramStart"/>
      <w:r w:rsidR="00A317FF" w:rsidRPr="00A45500">
        <w:rPr>
          <w:rFonts w:eastAsia="仿宋_GB2312" w:hint="eastAsia"/>
        </w:rPr>
        <w:t>崔</w:t>
      </w:r>
      <w:proofErr w:type="gramEnd"/>
      <w:r w:rsidR="00A317FF" w:rsidRPr="00A45500">
        <w:rPr>
          <w:rFonts w:eastAsia="仿宋_GB2312" w:hint="eastAsia"/>
        </w:rPr>
        <w:t>傲</w:t>
      </w:r>
    </w:p>
    <w:p w14:paraId="56C60CE1" w14:textId="77777777" w:rsidR="00D922D8" w:rsidRPr="00A45500" w:rsidRDefault="00D922D8">
      <w:pPr>
        <w:spacing w:line="320" w:lineRule="exact"/>
        <w:ind w:firstLine="480"/>
        <w:rPr>
          <w:rFonts w:eastAsia="仿宋_GB2312"/>
        </w:rPr>
      </w:pPr>
    </w:p>
    <w:p w14:paraId="06E904BC" w14:textId="69BA137C" w:rsidR="00D922D8" w:rsidRPr="00A45500" w:rsidRDefault="00D922D8">
      <w:pPr>
        <w:spacing w:line="320" w:lineRule="exact"/>
        <w:ind w:firstLineChars="300" w:firstLine="720"/>
        <w:rPr>
          <w:rFonts w:eastAsia="仿宋_GB2312"/>
        </w:rPr>
        <w:sectPr w:rsidR="00D922D8" w:rsidRPr="00A45500">
          <w:headerReference w:type="default" r:id="rId59"/>
          <w:pgSz w:w="11906" w:h="16838"/>
          <w:pgMar w:top="2155" w:right="1814" w:bottom="2155" w:left="1814" w:header="1701" w:footer="1701" w:gutter="0"/>
          <w:cols w:space="720"/>
          <w:docGrid w:type="linesAndChars" w:linePitch="312"/>
        </w:sectPr>
      </w:pPr>
      <w:r w:rsidRPr="00A45500">
        <w:rPr>
          <w:rFonts w:eastAsia="仿宋_GB2312"/>
        </w:rPr>
        <w:t xml:space="preserve">                                                 </w:t>
      </w:r>
      <w:r w:rsidR="00555B3A" w:rsidRPr="00A45500">
        <w:rPr>
          <w:rFonts w:eastAsia="仿宋_GB2312"/>
        </w:rPr>
        <w:t>2022</w:t>
      </w:r>
      <w:r w:rsidRPr="00A45500">
        <w:rPr>
          <w:rFonts w:eastAsia="仿宋_GB2312"/>
        </w:rPr>
        <w:t>年</w:t>
      </w:r>
      <w:r w:rsidRPr="00A45500">
        <w:rPr>
          <w:rFonts w:eastAsia="仿宋_GB2312"/>
        </w:rPr>
        <w:t xml:space="preserve">   </w:t>
      </w:r>
      <w:r w:rsidR="00555B3A" w:rsidRPr="00A45500">
        <w:rPr>
          <w:rFonts w:eastAsia="仿宋_GB2312"/>
        </w:rPr>
        <w:t>3</w:t>
      </w:r>
      <w:r w:rsidRPr="00A45500">
        <w:rPr>
          <w:rFonts w:eastAsia="仿宋_GB2312"/>
        </w:rPr>
        <w:t>月</w:t>
      </w:r>
    </w:p>
    <w:p w14:paraId="3467507A" w14:textId="76C4F597" w:rsidR="00D922D8" w:rsidRPr="00A45500" w:rsidRDefault="00D922D8" w:rsidP="00F94637">
      <w:pPr>
        <w:pStyle w:val="aff1"/>
      </w:pPr>
      <w:bookmarkStart w:id="116" w:name="_Toc93734169"/>
      <w:bookmarkStart w:id="117" w:name="_Toc99905783"/>
      <w:r w:rsidRPr="00A45500">
        <w:lastRenderedPageBreak/>
        <w:t>参考文献</w:t>
      </w:r>
      <w:bookmarkEnd w:id="116"/>
      <w:bookmarkEnd w:id="117"/>
    </w:p>
    <w:p w14:paraId="6BDEEC08" w14:textId="250A93BC" w:rsidR="00032371" w:rsidRPr="00A45500" w:rsidRDefault="00032371" w:rsidP="00032371">
      <w:pPr>
        <w:pStyle w:val="a0"/>
      </w:pPr>
      <w:bookmarkStart w:id="118" w:name="_Ref97758546"/>
      <w:r w:rsidRPr="00A45500">
        <w:t>Hennessy J L, Patterson D A. A new golden age for computer architecture[J]. Communications of the ACM, 2019, 62(2): 48-60.</w:t>
      </w:r>
      <w:bookmarkEnd w:id="118"/>
    </w:p>
    <w:p w14:paraId="6211D329" w14:textId="654B2985" w:rsidR="00032371" w:rsidRPr="00A45500" w:rsidRDefault="00032371" w:rsidP="00032371">
      <w:pPr>
        <w:pStyle w:val="a0"/>
      </w:pPr>
      <w:bookmarkStart w:id="119"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119"/>
    </w:p>
    <w:p w14:paraId="60DEA73B" w14:textId="31A76416" w:rsidR="00032371" w:rsidRPr="00A45500" w:rsidRDefault="00032371" w:rsidP="00032371">
      <w:pPr>
        <w:pStyle w:val="a0"/>
      </w:pPr>
      <w:bookmarkStart w:id="120" w:name="_Ref99208037"/>
      <w:proofErr w:type="spellStart"/>
      <w:r w:rsidRPr="00A45500">
        <w:t>XiangShan</w:t>
      </w:r>
      <w:proofErr w:type="spellEnd"/>
      <w:r w:rsidRPr="00A45500">
        <w:t xml:space="preserve">-doc. UCAS &amp; ICT, PCL. 2021. </w:t>
      </w:r>
      <w:hyperlink r:id="rId60" w:history="1">
        <w:r w:rsidRPr="00A45500">
          <w:rPr>
            <w:rStyle w:val="a5"/>
            <w:color w:val="auto"/>
          </w:rPr>
          <w:t>https://github.com/OpenXiangShan/XiangShan-doc</w:t>
        </w:r>
      </w:hyperlink>
      <w:bookmarkEnd w:id="120"/>
    </w:p>
    <w:p w14:paraId="58C26C62" w14:textId="123107E3" w:rsidR="00032371" w:rsidRPr="00A45500" w:rsidRDefault="00032371" w:rsidP="00032371">
      <w:pPr>
        <w:pStyle w:val="a0"/>
      </w:pPr>
      <w:bookmarkStart w:id="121" w:name="_Ref99208058"/>
      <w:r w:rsidRPr="00A45500">
        <w:t>LeBlanc T J, Mellor-Crummey J M. Debugging parallel programs with instant replay[J]. IEEE Transactions on Computers, 1987, 36(4): 471-482.</w:t>
      </w:r>
      <w:bookmarkEnd w:id="121"/>
    </w:p>
    <w:p w14:paraId="35C4BF4C" w14:textId="77777777" w:rsidR="00032371" w:rsidRPr="00A45500" w:rsidRDefault="00032371" w:rsidP="00032371">
      <w:pPr>
        <w:pStyle w:val="a0"/>
      </w:pPr>
      <w:bookmarkStart w:id="122"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122"/>
      <w:r w:rsidRPr="00A45500">
        <w:t xml:space="preserve"> </w:t>
      </w:r>
    </w:p>
    <w:p w14:paraId="57EB9C54" w14:textId="54E89000" w:rsidR="00032371" w:rsidRPr="00A45500" w:rsidRDefault="00032371" w:rsidP="00032371">
      <w:pPr>
        <w:pStyle w:val="a0"/>
      </w:pPr>
      <w:bookmarkStart w:id="123"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123"/>
    </w:p>
    <w:p w14:paraId="04D91491" w14:textId="43C43F75" w:rsidR="00032371" w:rsidRPr="00A45500" w:rsidRDefault="00032371" w:rsidP="00032371">
      <w:pPr>
        <w:pStyle w:val="a0"/>
      </w:pPr>
      <w:bookmarkStart w:id="124"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124"/>
    </w:p>
    <w:p w14:paraId="16F6AE2F" w14:textId="30D15742" w:rsidR="00032371" w:rsidRPr="00A45500" w:rsidRDefault="00032371" w:rsidP="00032371">
      <w:pPr>
        <w:pStyle w:val="a0"/>
      </w:pPr>
      <w:bookmarkStart w:id="125"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125"/>
    </w:p>
    <w:p w14:paraId="1084FAB3" w14:textId="161915AF" w:rsidR="00032371" w:rsidRPr="00A45500" w:rsidRDefault="00032371" w:rsidP="00032371">
      <w:pPr>
        <w:pStyle w:val="a0"/>
      </w:pPr>
      <w:bookmarkStart w:id="126"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126"/>
    </w:p>
    <w:p w14:paraId="58924C4A" w14:textId="4DE02522" w:rsidR="00032371" w:rsidRPr="00A45500" w:rsidRDefault="00032371" w:rsidP="00032371">
      <w:pPr>
        <w:pStyle w:val="a0"/>
      </w:pPr>
      <w:bookmarkStart w:id="127" w:name="_Ref99208113"/>
      <w:r w:rsidRPr="00A45500">
        <w:t>Saito Y. Jockey: a user-space library for record-replay debugging[C]. Proceedings of the sixth international symposium on Automated analysis-driven debugging, 2005, 69-76.</w:t>
      </w:r>
      <w:bookmarkEnd w:id="127"/>
    </w:p>
    <w:p w14:paraId="7F85939D" w14:textId="198F2E08" w:rsidR="00032371" w:rsidRPr="00A45500" w:rsidRDefault="00032371" w:rsidP="00032371">
      <w:pPr>
        <w:pStyle w:val="a0"/>
      </w:pPr>
      <w:bookmarkStart w:id="128"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128"/>
    </w:p>
    <w:p w14:paraId="427CDAFB" w14:textId="273229F5" w:rsidR="00032371" w:rsidRPr="00A45500" w:rsidRDefault="00032371" w:rsidP="00032371">
      <w:pPr>
        <w:pStyle w:val="a0"/>
      </w:pPr>
      <w:bookmarkStart w:id="129"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129"/>
    </w:p>
    <w:p w14:paraId="065E5E39" w14:textId="33C6D5D3" w:rsidR="00026DFC" w:rsidRPr="00A45500" w:rsidRDefault="00B311ED" w:rsidP="00032371">
      <w:pPr>
        <w:pStyle w:val="a0"/>
      </w:pPr>
      <w:bookmarkStart w:id="130"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130"/>
    </w:p>
    <w:p w14:paraId="4D667EBD" w14:textId="63766F57" w:rsidR="00026DFC" w:rsidRPr="00A45500" w:rsidRDefault="00602103" w:rsidP="00032371">
      <w:pPr>
        <w:pStyle w:val="a0"/>
      </w:pPr>
      <w:bookmarkStart w:id="131" w:name="_Ref99329579"/>
      <w:r w:rsidRPr="00A45500">
        <w:t>Waterman A S. Design of the RISC-V instruction set architecture[M]. University of California, Berkeley, 2016.</w:t>
      </w:r>
      <w:bookmarkEnd w:id="131"/>
    </w:p>
    <w:p w14:paraId="6A650D74" w14:textId="538E0799" w:rsidR="00026DFC" w:rsidRPr="00A45500" w:rsidRDefault="00B962B4" w:rsidP="00032371">
      <w:pPr>
        <w:pStyle w:val="a0"/>
      </w:pPr>
      <w:bookmarkStart w:id="132"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132"/>
    </w:p>
    <w:p w14:paraId="6C87ABCD" w14:textId="7ACE6C42" w:rsidR="00026DFC" w:rsidRPr="00A45500" w:rsidRDefault="00346CED" w:rsidP="00032371">
      <w:pPr>
        <w:pStyle w:val="a0"/>
      </w:pPr>
      <w:bookmarkStart w:id="133"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33"/>
    </w:p>
    <w:p w14:paraId="6BCC3F8C" w14:textId="5C113736" w:rsidR="00026DFC" w:rsidRPr="00A45500" w:rsidRDefault="004668E8" w:rsidP="00032371">
      <w:pPr>
        <w:pStyle w:val="a0"/>
      </w:pPr>
      <w:bookmarkStart w:id="134"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134"/>
    </w:p>
    <w:p w14:paraId="1CCF507A" w14:textId="04602ED9" w:rsidR="00026DFC" w:rsidRPr="00A45500" w:rsidRDefault="004668E8" w:rsidP="00032371">
      <w:pPr>
        <w:pStyle w:val="a0"/>
      </w:pPr>
      <w:bookmarkStart w:id="135"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135"/>
    </w:p>
    <w:p w14:paraId="0BD75934" w14:textId="7B1758F9" w:rsidR="00026DFC" w:rsidRPr="00A45500" w:rsidRDefault="00AD18C3" w:rsidP="00032371">
      <w:pPr>
        <w:pStyle w:val="a0"/>
      </w:pPr>
      <w:bookmarkStart w:id="136"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136"/>
    </w:p>
    <w:p w14:paraId="256C00D3" w14:textId="6E3A37B7" w:rsidR="004B0295" w:rsidRPr="00A45500" w:rsidRDefault="00521ECF" w:rsidP="00032371">
      <w:pPr>
        <w:pStyle w:val="a0"/>
      </w:pPr>
      <w:bookmarkStart w:id="137"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137"/>
    </w:p>
    <w:p w14:paraId="1A19877B" w14:textId="603CE5D4" w:rsidR="004B0295" w:rsidRPr="00A45500" w:rsidRDefault="00F87F9E" w:rsidP="00032371">
      <w:pPr>
        <w:pStyle w:val="a0"/>
      </w:pPr>
      <w:bookmarkStart w:id="138"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138"/>
    </w:p>
    <w:p w14:paraId="48BFB78B" w14:textId="52E210D1" w:rsidR="004B0295" w:rsidRPr="00A45500" w:rsidRDefault="007A12EC" w:rsidP="00032371">
      <w:pPr>
        <w:pStyle w:val="a0"/>
      </w:pPr>
      <w:bookmarkStart w:id="139"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139"/>
    </w:p>
    <w:p w14:paraId="58A1F76F" w14:textId="4B7C6631" w:rsidR="004B0295" w:rsidRPr="00A45500" w:rsidRDefault="00A34381" w:rsidP="00032371">
      <w:pPr>
        <w:pStyle w:val="a0"/>
      </w:pPr>
      <w:bookmarkStart w:id="140" w:name="_Ref99352585"/>
      <w:proofErr w:type="spellStart"/>
      <w:r w:rsidRPr="00A45500">
        <w:t>XiangShan</w:t>
      </w:r>
      <w:proofErr w:type="spellEnd"/>
      <w:r w:rsidRPr="00A45500">
        <w:t>-doc. UCAS &amp; ICT, PCL. 2021. https://github.com/OpenXiangShan/XiangShan-doc</w:t>
      </w:r>
      <w:bookmarkEnd w:id="140"/>
    </w:p>
    <w:p w14:paraId="73F69EB1" w14:textId="05F265C6" w:rsidR="004B0295" w:rsidRPr="00A45500" w:rsidRDefault="005476D3" w:rsidP="00032371">
      <w:pPr>
        <w:pStyle w:val="a0"/>
      </w:pPr>
      <w:bookmarkStart w:id="141" w:name="_Ref99352692"/>
      <w:r w:rsidRPr="00A45500">
        <w:t>Feng E, Lu X, Du D, et al. Scalable Memory Protection in the PENGLAI Enclave[C]//15th {USENIX} Symposium on Operating Systems Design and Implementation ({OSDI} 21). 2021: 275-294.</w:t>
      </w:r>
      <w:bookmarkEnd w:id="141"/>
    </w:p>
    <w:p w14:paraId="4AE9AD38" w14:textId="5A6FB4CF" w:rsidR="00032371" w:rsidRPr="00A45500" w:rsidRDefault="00032371" w:rsidP="00032371">
      <w:pPr>
        <w:pStyle w:val="a0"/>
      </w:pPr>
      <w:bookmarkStart w:id="142"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42"/>
    </w:p>
    <w:p w14:paraId="01A7159D" w14:textId="30481899" w:rsidR="00032371" w:rsidRPr="00A45500" w:rsidRDefault="00032371" w:rsidP="00032371">
      <w:pPr>
        <w:pStyle w:val="a0"/>
      </w:pPr>
      <w:bookmarkStart w:id="143"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143"/>
    </w:p>
    <w:p w14:paraId="01F4DA77" w14:textId="29724D03" w:rsidR="00032371" w:rsidRPr="00A45500" w:rsidRDefault="00032371" w:rsidP="00032371">
      <w:pPr>
        <w:pStyle w:val="a0"/>
      </w:pPr>
      <w:bookmarkStart w:id="144" w:name="_Ref99208261"/>
      <w:r w:rsidRPr="00A45500">
        <w:t>Pan D Z, Linton M A. Supporting reverse execution for parallel programs[C]//Proceedings of the 1988 ACM SIGPLAN and SIGOPS Workshop on Parallel and Distributed Debugging. 1988: 124-129.</w:t>
      </w:r>
      <w:bookmarkEnd w:id="144"/>
    </w:p>
    <w:p w14:paraId="397A661E" w14:textId="0278E7A4" w:rsidR="00FC2F96" w:rsidRPr="00A45500" w:rsidRDefault="00FC2F96" w:rsidP="00032371">
      <w:pPr>
        <w:pStyle w:val="a0"/>
      </w:pPr>
      <w:bookmarkStart w:id="145"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145"/>
    </w:p>
    <w:p w14:paraId="293BF8CD" w14:textId="65E3DB5C" w:rsidR="00E45DD7" w:rsidRPr="00A45500" w:rsidRDefault="00E45DD7" w:rsidP="00032371">
      <w:pPr>
        <w:pStyle w:val="a0"/>
      </w:pPr>
      <w:bookmarkStart w:id="146"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146"/>
    </w:p>
    <w:p w14:paraId="7CACD413" w14:textId="16849292" w:rsidR="00EC098C" w:rsidRPr="00A45500" w:rsidRDefault="00EC098C" w:rsidP="00032371">
      <w:pPr>
        <w:pStyle w:val="a0"/>
      </w:pPr>
      <w:bookmarkStart w:id="147"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147"/>
    </w:p>
    <w:p w14:paraId="67910E85" w14:textId="723D57D5" w:rsidR="00CA5740" w:rsidRPr="00A45500" w:rsidRDefault="00CA5740" w:rsidP="00032371">
      <w:pPr>
        <w:pStyle w:val="a0"/>
      </w:pPr>
      <w:bookmarkStart w:id="148"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148"/>
    </w:p>
    <w:p w14:paraId="0AA0C072" w14:textId="5EF07817" w:rsidR="00CA65D5" w:rsidRPr="00A45500" w:rsidRDefault="00CA65D5" w:rsidP="00032371">
      <w:pPr>
        <w:pStyle w:val="a0"/>
      </w:pPr>
      <w:bookmarkStart w:id="149"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49"/>
    </w:p>
    <w:p w14:paraId="20EC505C" w14:textId="563E730D" w:rsidR="00CA5740" w:rsidRPr="00A45500" w:rsidRDefault="007F170D" w:rsidP="00032371">
      <w:pPr>
        <w:pStyle w:val="a0"/>
      </w:pPr>
      <w:bookmarkStart w:id="150"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50"/>
    </w:p>
    <w:p w14:paraId="2EE5E6E2" w14:textId="712477A2" w:rsidR="007F170D" w:rsidRPr="00A45500" w:rsidRDefault="00270BC7" w:rsidP="00032371">
      <w:pPr>
        <w:pStyle w:val="a0"/>
      </w:pPr>
      <w:bookmarkStart w:id="151"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51"/>
    </w:p>
    <w:p w14:paraId="447DC0F4" w14:textId="1B63D6C5" w:rsidR="007F170D" w:rsidRPr="00A45500" w:rsidRDefault="00983FF6" w:rsidP="00032371">
      <w:pPr>
        <w:pStyle w:val="a0"/>
      </w:pPr>
      <w:bookmarkStart w:id="152"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52"/>
    </w:p>
    <w:p w14:paraId="6CB43BD8" w14:textId="6656CA0E" w:rsidR="00B77E7B" w:rsidRPr="00A45500" w:rsidRDefault="00F528BF" w:rsidP="00032371">
      <w:pPr>
        <w:pStyle w:val="a0"/>
      </w:pPr>
      <w:bookmarkStart w:id="153"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53"/>
    </w:p>
    <w:p w14:paraId="1B0D643F" w14:textId="081528E0" w:rsidR="00A81E8F" w:rsidRPr="00A45500" w:rsidRDefault="00A81E8F" w:rsidP="00032371">
      <w:pPr>
        <w:pStyle w:val="a0"/>
      </w:pPr>
      <w:bookmarkStart w:id="154"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54"/>
    </w:p>
    <w:p w14:paraId="7EF01945" w14:textId="4FBAE7D6" w:rsidR="00A81E8F" w:rsidRPr="00A45500" w:rsidRDefault="00A81E8F" w:rsidP="00032371">
      <w:pPr>
        <w:pStyle w:val="a0"/>
      </w:pPr>
      <w:bookmarkStart w:id="155"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55"/>
    </w:p>
    <w:p w14:paraId="6E9588C6" w14:textId="0CEB85B2" w:rsidR="00A81E8F" w:rsidRPr="00A45500" w:rsidRDefault="00732711" w:rsidP="00032371">
      <w:pPr>
        <w:pStyle w:val="a0"/>
      </w:pPr>
      <w:bookmarkStart w:id="156"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56"/>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57"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57"/>
    </w:p>
    <w:p w14:paraId="569A09C0" w14:textId="01D6561E" w:rsidR="0030571F" w:rsidRPr="00A45500" w:rsidRDefault="00C25C2B" w:rsidP="006A4411">
      <w:pPr>
        <w:pStyle w:val="a0"/>
      </w:pPr>
      <w:bookmarkStart w:id="158"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58"/>
    </w:p>
    <w:p w14:paraId="1AB4FFD0" w14:textId="237B7736" w:rsidR="0030571F" w:rsidRPr="00A45500" w:rsidRDefault="00B77A89" w:rsidP="006A4411">
      <w:pPr>
        <w:pStyle w:val="a0"/>
      </w:pPr>
      <w:bookmarkStart w:id="159"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59"/>
    </w:p>
    <w:p w14:paraId="5641EF18" w14:textId="050B5794" w:rsidR="0030571F" w:rsidRPr="00A45500" w:rsidRDefault="00096AF4" w:rsidP="006A4411">
      <w:pPr>
        <w:pStyle w:val="a0"/>
      </w:pPr>
      <w:bookmarkStart w:id="160"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60"/>
    </w:p>
    <w:p w14:paraId="74FDD393" w14:textId="72706EE7" w:rsidR="00CB64B9" w:rsidRPr="00A45500" w:rsidRDefault="00CB64B9" w:rsidP="00CB64B9">
      <w:pPr>
        <w:pStyle w:val="a0"/>
      </w:pPr>
      <w:bookmarkStart w:id="161"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61"/>
    </w:p>
    <w:p w14:paraId="303FA409" w14:textId="6D0678AA" w:rsidR="0068394D" w:rsidRPr="00A45500" w:rsidRDefault="00D61266" w:rsidP="00CB64B9">
      <w:pPr>
        <w:pStyle w:val="a0"/>
      </w:pPr>
      <w:bookmarkStart w:id="162"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62"/>
    </w:p>
    <w:p w14:paraId="71FDDDF3" w14:textId="3E7A3907" w:rsidR="00812CE5" w:rsidRPr="00A45500" w:rsidRDefault="00812CE5" w:rsidP="00812CE5">
      <w:pPr>
        <w:pStyle w:val="a0"/>
      </w:pPr>
      <w:bookmarkStart w:id="163"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63"/>
    </w:p>
    <w:p w14:paraId="122F6485" w14:textId="3432FCB6" w:rsidR="0068394D" w:rsidRPr="00A45500" w:rsidRDefault="00711FE7" w:rsidP="00CB64B9">
      <w:pPr>
        <w:pStyle w:val="a0"/>
      </w:pPr>
      <w:bookmarkStart w:id="164" w:name="_Ref99300941"/>
      <w:proofErr w:type="gramStart"/>
      <w:r w:rsidRPr="00A45500">
        <w:rPr>
          <w:rFonts w:hint="eastAsia"/>
        </w:rPr>
        <w:t>徐子晨</w:t>
      </w:r>
      <w:proofErr w:type="gramEnd"/>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64"/>
    </w:p>
    <w:p w14:paraId="0E8E5331" w14:textId="2EC6B402" w:rsidR="0068394D" w:rsidRPr="00A45500" w:rsidRDefault="00D34631" w:rsidP="00CB64B9">
      <w:pPr>
        <w:pStyle w:val="a0"/>
      </w:pPr>
      <w:bookmarkStart w:id="165"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65"/>
    </w:p>
    <w:p w14:paraId="5AE0258B" w14:textId="63A6D31F" w:rsidR="007F73E8" w:rsidRPr="00A45500" w:rsidRDefault="00E20D50" w:rsidP="00CB64B9">
      <w:pPr>
        <w:pStyle w:val="a0"/>
      </w:pPr>
      <w:bookmarkStart w:id="166" w:name="_Ref99301731"/>
      <w:proofErr w:type="spellStart"/>
      <w:r w:rsidRPr="00A45500">
        <w:t>Bellard</w:t>
      </w:r>
      <w:proofErr w:type="spellEnd"/>
      <w:r w:rsidRPr="00A45500">
        <w:t xml:space="preserve"> F. QEMU, a fast and portable dynamic translator[C]//USENIX annual technical conference, FREENIX Track. 2005, 41(46): 10.5555.</w:t>
      </w:r>
      <w:bookmarkEnd w:id="166"/>
    </w:p>
    <w:p w14:paraId="13852040" w14:textId="26F83B33" w:rsidR="007F73E8" w:rsidRPr="00A45500" w:rsidRDefault="007F4702" w:rsidP="00CB64B9">
      <w:pPr>
        <w:pStyle w:val="a0"/>
      </w:pPr>
      <w:bookmarkStart w:id="167"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67"/>
    </w:p>
    <w:p w14:paraId="0EFCE831" w14:textId="78F76525" w:rsidR="00B3048C" w:rsidRPr="00A45500" w:rsidRDefault="00B3048C" w:rsidP="00B3048C">
      <w:pPr>
        <w:pStyle w:val="a0"/>
      </w:pPr>
      <w:bookmarkStart w:id="168"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68"/>
    </w:p>
    <w:p w14:paraId="3B89BC09" w14:textId="4536D20D" w:rsidR="0030571F" w:rsidRPr="00A45500" w:rsidRDefault="00305ABC" w:rsidP="00032371">
      <w:pPr>
        <w:pStyle w:val="a0"/>
      </w:pPr>
      <w:bookmarkStart w:id="169"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69"/>
    </w:p>
    <w:p w14:paraId="14FF0BF2" w14:textId="60F298C8" w:rsidR="0030571F" w:rsidRPr="00A45500" w:rsidRDefault="0050106B" w:rsidP="00032371">
      <w:pPr>
        <w:pStyle w:val="a0"/>
      </w:pPr>
      <w:bookmarkStart w:id="170"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70"/>
    </w:p>
    <w:p w14:paraId="1B01DC5B" w14:textId="4992A079" w:rsidR="0030571F" w:rsidRPr="00A45500" w:rsidRDefault="00EF2621" w:rsidP="00032371">
      <w:pPr>
        <w:pStyle w:val="a0"/>
      </w:pPr>
      <w:bookmarkStart w:id="171"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71"/>
    </w:p>
    <w:p w14:paraId="6F5A3DA4" w14:textId="4962EA8E" w:rsidR="0030571F" w:rsidRPr="00A45500" w:rsidRDefault="00252F1E" w:rsidP="00032371">
      <w:pPr>
        <w:pStyle w:val="a0"/>
      </w:pPr>
      <w:bookmarkStart w:id="172"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72"/>
    </w:p>
    <w:p w14:paraId="2959B4DD" w14:textId="6FC88CF6" w:rsidR="0030571F" w:rsidRPr="00A45500" w:rsidRDefault="00830E9D" w:rsidP="00032371">
      <w:pPr>
        <w:pStyle w:val="a0"/>
      </w:pPr>
      <w:bookmarkStart w:id="173" w:name="_Ref99323410"/>
      <w:proofErr w:type="spellStart"/>
      <w:r w:rsidRPr="00A45500">
        <w:t>Burtsev</w:t>
      </w:r>
      <w:proofErr w:type="spellEnd"/>
      <w:r w:rsidRPr="00A45500">
        <w:t xml:space="preserve"> A, Johnson D, Hibler M, et al. Abstractions for practical virtual machine replay[J]. ACM SIGPLAN Notices, 2016, 51(7): 93-106.</w:t>
      </w:r>
      <w:bookmarkEnd w:id="173"/>
    </w:p>
    <w:p w14:paraId="307AFE92" w14:textId="3BAF4642" w:rsidR="0030571F" w:rsidRPr="00A45500" w:rsidRDefault="00D842CC" w:rsidP="00032371">
      <w:pPr>
        <w:pStyle w:val="a0"/>
      </w:pPr>
      <w:bookmarkStart w:id="174" w:name="_Ref99357707"/>
      <w:r w:rsidRPr="00A45500">
        <w:t>Bhansali S, Chen W K, De Jong S, et al. Framework for instruction-level tracing and analysis of program executions[C]//Proceedings of the 2nd international conference on Virtual execution environments. 2006: 154-163.</w:t>
      </w:r>
      <w:bookmarkEnd w:id="174"/>
    </w:p>
    <w:p w14:paraId="59B04C96" w14:textId="6D8ABD08" w:rsidR="0030571F" w:rsidRPr="00A45500" w:rsidRDefault="00E21D60" w:rsidP="00032371">
      <w:pPr>
        <w:pStyle w:val="a0"/>
      </w:pPr>
      <w:bookmarkStart w:id="175"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75"/>
    </w:p>
    <w:p w14:paraId="7986CF5E" w14:textId="566C3579" w:rsidR="0030571F" w:rsidRPr="00A45500" w:rsidRDefault="009A6F27" w:rsidP="00032371">
      <w:pPr>
        <w:pStyle w:val="a0"/>
      </w:pPr>
      <w:bookmarkStart w:id="176"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76"/>
    </w:p>
    <w:p w14:paraId="5EE6678D" w14:textId="4BA12771" w:rsidR="0030571F" w:rsidRPr="00A45500" w:rsidRDefault="007E30BA" w:rsidP="00032371">
      <w:pPr>
        <w:pStyle w:val="a0"/>
      </w:pPr>
      <w:bookmarkStart w:id="177" w:name="_Ref99372421"/>
      <w:r w:rsidRPr="00A45500">
        <w:t>Ta T, Cheng L, Batten C. Simulating multi-core RISC-V systems in gem5[C]//Workshop on Computer Architecture Research with RISC-V. 2018.</w:t>
      </w:r>
      <w:bookmarkEnd w:id="177"/>
    </w:p>
    <w:p w14:paraId="7E5FFC55" w14:textId="31CFD6E6" w:rsidR="0030571F" w:rsidRPr="00A45500" w:rsidRDefault="00841F03" w:rsidP="00032371">
      <w:pPr>
        <w:pStyle w:val="a0"/>
      </w:pPr>
      <w:bookmarkStart w:id="178"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78"/>
    </w:p>
    <w:p w14:paraId="3B160A2E" w14:textId="7A91E374" w:rsidR="0030571F" w:rsidRPr="00A45500" w:rsidRDefault="00A80F12" w:rsidP="00032371">
      <w:pPr>
        <w:pStyle w:val="a0"/>
      </w:pPr>
      <w:bookmarkStart w:id="179"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79"/>
    </w:p>
    <w:p w14:paraId="0EAEE24C" w14:textId="015F0D66" w:rsidR="009B62DB" w:rsidRPr="00A45500" w:rsidRDefault="009B62DB" w:rsidP="00032371">
      <w:pPr>
        <w:pStyle w:val="a0"/>
      </w:pPr>
      <w:bookmarkStart w:id="180"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80"/>
    </w:p>
    <w:p w14:paraId="01ED677E" w14:textId="035F02A8" w:rsidR="00641D80" w:rsidRPr="00A45500" w:rsidRDefault="00641D80" w:rsidP="00032371">
      <w:pPr>
        <w:pStyle w:val="a0"/>
      </w:pPr>
      <w:bookmarkStart w:id="181"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81"/>
    </w:p>
    <w:p w14:paraId="36D30317" w14:textId="6EB3DA7A" w:rsidR="00A10A76" w:rsidRPr="00A45500" w:rsidRDefault="00A10A76" w:rsidP="00032371">
      <w:pPr>
        <w:pStyle w:val="a0"/>
      </w:pPr>
      <w:bookmarkStart w:id="182" w:name="_Ref99809604"/>
      <w:r w:rsidRPr="00A45500">
        <w:t>Patterson D, Waterman A. The RISC-V Reader: an open architecture Atlas[M]. Strawberry Canyon, 2017.</w:t>
      </w:r>
      <w:bookmarkEnd w:id="182"/>
    </w:p>
    <w:p w14:paraId="1E9FDC0C" w14:textId="7A353A54" w:rsidR="00513536" w:rsidRPr="00A45500" w:rsidRDefault="00513536" w:rsidP="00032371">
      <w:pPr>
        <w:pStyle w:val="a0"/>
      </w:pPr>
      <w:bookmarkStart w:id="183"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83"/>
    </w:p>
    <w:p w14:paraId="28EC3BB2" w14:textId="3C9D9AA0" w:rsidR="00464F1E" w:rsidRPr="00A45500" w:rsidRDefault="00464F1E" w:rsidP="00032371">
      <w:pPr>
        <w:pStyle w:val="a0"/>
      </w:pPr>
      <w:bookmarkStart w:id="184" w:name="_Ref99833101"/>
      <w:r w:rsidRPr="00A45500">
        <w:t>Lu L, Scott M L. Toward a formal semantic framework for deterministic parallel programming[C]//International Symposium on Distributed Computing. Springer, Berlin, Heidelberg, 2011: 460-474.</w:t>
      </w:r>
      <w:bookmarkEnd w:id="184"/>
    </w:p>
    <w:p w14:paraId="1FD7E1E0" w14:textId="29E9264A" w:rsidR="005E69D3" w:rsidRPr="00A45500" w:rsidRDefault="005E69D3" w:rsidP="00032371">
      <w:pPr>
        <w:pStyle w:val="a0"/>
      </w:pPr>
      <w:bookmarkStart w:id="185"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85"/>
    </w:p>
    <w:p w14:paraId="1B98E2CA" w14:textId="09F362FA" w:rsidR="005B6627" w:rsidRDefault="005B6627" w:rsidP="00032371">
      <w:pPr>
        <w:pStyle w:val="a0"/>
      </w:pPr>
      <w:bookmarkStart w:id="186" w:name="_Ref99904509"/>
      <w:r w:rsidRPr="00A45500">
        <w:t>Lowe-Power J, Nitta C. The Davis In-Order (DINO) CPU: A Teaching-Focused RISC-V CPU Design[C]//Proceedings of the Workshop on Computer Architecture Education. 2019: 1-8.</w:t>
      </w:r>
      <w:bookmarkEnd w:id="186"/>
    </w:p>
    <w:p w14:paraId="5928C87E" w14:textId="50259577" w:rsidR="00E75789" w:rsidRPr="00A45500" w:rsidRDefault="00E75789" w:rsidP="00032371">
      <w:pPr>
        <w:pStyle w:val="a0"/>
      </w:pPr>
      <w:bookmarkStart w:id="187"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87"/>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61"/>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88" w:name="_Toc97973361"/>
      <w:bookmarkStart w:id="189" w:name="_Toc99905784"/>
      <w:r w:rsidRPr="00A45500">
        <w:lastRenderedPageBreak/>
        <w:t>攻读学位期间的研究成果</w:t>
      </w:r>
      <w:bookmarkEnd w:id="188"/>
      <w:bookmarkEnd w:id="189"/>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A45500">
        <w:rPr>
          <w:rFonts w:hint="eastAsia"/>
        </w:rPr>
        <w:t>崔</w:t>
      </w:r>
      <w:proofErr w:type="gramEnd"/>
      <w:r w:rsidRPr="00A45500">
        <w:rPr>
          <w:rFonts w:hint="eastAsia"/>
        </w:rPr>
        <w:t>傲，王玉皞，刘韬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Xu Z, Bai G, Cui A,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62"/>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Xu Zichen" w:date="2022-04-04T21:20:00Z" w:initials="XZ">
    <w:p w14:paraId="427DA98B" w14:textId="77777777" w:rsidR="00F05D68" w:rsidRDefault="00F05D68" w:rsidP="000C6172">
      <w:pPr>
        <w:pStyle w:val="afff8"/>
        <w:ind w:firstLine="420"/>
      </w:pPr>
      <w:r>
        <w:rPr>
          <w:rStyle w:val="afff7"/>
        </w:rPr>
        <w:annotationRef/>
      </w:r>
      <w:r>
        <w:rPr>
          <w:rFonts w:hint="eastAsia"/>
        </w:rPr>
        <w:t>缺乏结论性判断。</w:t>
      </w:r>
    </w:p>
  </w:comment>
  <w:comment w:id="5" w:author="Xu Zichen" w:date="2022-04-04T21:20:00Z" w:initials="XZ">
    <w:p w14:paraId="2225F4EA" w14:textId="77777777" w:rsidR="00F05D68" w:rsidRDefault="00F05D68" w:rsidP="0024674F">
      <w:pPr>
        <w:pStyle w:val="afff8"/>
        <w:ind w:firstLine="420"/>
      </w:pPr>
      <w:r>
        <w:rPr>
          <w:rStyle w:val="afff7"/>
        </w:rPr>
        <w:annotationRef/>
      </w:r>
      <w:r>
        <w:rPr>
          <w:rFonts w:hint="eastAsia"/>
        </w:rPr>
        <w:t>凝练，说人话。</w:t>
      </w:r>
    </w:p>
  </w:comment>
  <w:comment w:id="22" w:author="Xu Zichen" w:date="2022-04-04T21:29:00Z" w:initials="XZ">
    <w:p w14:paraId="3B022845" w14:textId="77777777" w:rsidR="008E27E0" w:rsidRDefault="008E27E0" w:rsidP="002C7697">
      <w:pPr>
        <w:pStyle w:val="afff8"/>
        <w:ind w:firstLine="420"/>
      </w:pPr>
      <w:r>
        <w:rPr>
          <w:rStyle w:val="afff7"/>
        </w:rPr>
        <w:annotationRef/>
      </w:r>
      <w:r>
        <w:t>Number?</w:t>
      </w:r>
    </w:p>
  </w:comment>
  <w:comment w:id="32" w:author="Xu Zichen" w:date="2022-04-04T21:33:00Z" w:initials="XZ">
    <w:p w14:paraId="4E364947" w14:textId="77777777" w:rsidR="008E27E0" w:rsidRDefault="008E27E0" w:rsidP="00735242">
      <w:pPr>
        <w:pStyle w:val="afff8"/>
        <w:ind w:firstLine="420"/>
      </w:pPr>
      <w:r>
        <w:rPr>
          <w:rStyle w:val="afff7"/>
        </w:rPr>
        <w:annotationRef/>
      </w:r>
      <w:r>
        <w:rPr>
          <w:rFonts w:hint="eastAsia"/>
        </w:rPr>
        <w:t>我觉得这几个问题凝练的还可以，语言还需要进一步</w:t>
      </w:r>
      <w:proofErr w:type="gramStart"/>
      <w:r>
        <w:rPr>
          <w:rFonts w:hint="eastAsia"/>
        </w:rPr>
        <w:t>磨炼</w:t>
      </w:r>
      <w:proofErr w:type="gramEnd"/>
      <w:r>
        <w:rPr>
          <w:rFonts w:hint="eastAsia"/>
        </w:rPr>
        <w:t>，但是我们实际做的还是有限，需要提炼一个完整的问题集和解决方法链条，然后</w:t>
      </w:r>
      <w:proofErr w:type="gramStart"/>
      <w:r>
        <w:rPr>
          <w:rFonts w:hint="eastAsia"/>
        </w:rPr>
        <w:t>我们着</w:t>
      </w:r>
      <w:proofErr w:type="gramEnd"/>
      <w:r>
        <w:rPr>
          <w:rFonts w:hint="eastAsia"/>
        </w:rPr>
        <w:t>重做了那几点这个角度出发。</w:t>
      </w:r>
    </w:p>
  </w:comment>
  <w:comment w:id="33" w:author="Ao Cui" w:date="2022-04-08T19:31:00Z" w:initials="AC">
    <w:p w14:paraId="0A51EF2D" w14:textId="77777777" w:rsidR="008523ED" w:rsidRDefault="009F3757" w:rsidP="008523ED">
      <w:pPr>
        <w:pStyle w:val="afff8"/>
        <w:ind w:firstLineChars="95" w:firstLine="228"/>
      </w:pPr>
      <w:r>
        <w:rPr>
          <w:rFonts w:hint="eastAsia"/>
        </w:rPr>
        <w:t>1</w:t>
      </w:r>
      <w:r>
        <w:rPr>
          <w:rFonts w:hint="eastAsia"/>
        </w:rPr>
        <w:t>、</w:t>
      </w:r>
      <w:r w:rsidR="008523ED">
        <w:rPr>
          <w:rStyle w:val="afff7"/>
        </w:rPr>
        <w:annotationRef/>
      </w:r>
      <w:r w:rsidR="008523ED">
        <w:rPr>
          <w:rFonts w:hint="eastAsia"/>
        </w:rPr>
        <w:t>调整了</w:t>
      </w:r>
      <w:r>
        <w:rPr>
          <w:rFonts w:hint="eastAsia"/>
        </w:rPr>
        <w:t>问题</w:t>
      </w:r>
      <w:r w:rsidR="00DF555C">
        <w:rPr>
          <w:rFonts w:hint="eastAsia"/>
        </w:rPr>
        <w:t>顺序</w:t>
      </w:r>
    </w:p>
    <w:p w14:paraId="41199D77" w14:textId="77777777" w:rsidR="009F3757" w:rsidRDefault="009F3757" w:rsidP="008523ED">
      <w:pPr>
        <w:pStyle w:val="afff8"/>
        <w:ind w:firstLineChars="95" w:firstLine="228"/>
      </w:pPr>
      <w:r>
        <w:t>2</w:t>
      </w:r>
      <w:r>
        <w:rPr>
          <w:rFonts w:hint="eastAsia"/>
        </w:rPr>
        <w:t>、增加概括短语</w:t>
      </w:r>
    </w:p>
    <w:p w14:paraId="01F199B4" w14:textId="47090BE1" w:rsidR="009F3757" w:rsidRPr="009F3757" w:rsidRDefault="009F3757" w:rsidP="008523ED">
      <w:pPr>
        <w:pStyle w:val="afff8"/>
        <w:ind w:firstLineChars="95" w:firstLine="228"/>
        <w:rPr>
          <w:rFonts w:hint="eastAsia"/>
        </w:rPr>
      </w:pPr>
    </w:p>
  </w:comment>
  <w:comment w:id="36" w:author="Xu Zichen" w:date="2022-04-04T21:33:00Z" w:initials="XZ">
    <w:p w14:paraId="63890355" w14:textId="77777777" w:rsidR="008E27E0" w:rsidRDefault="008E27E0" w:rsidP="002D1AF6">
      <w:pPr>
        <w:pStyle w:val="afff8"/>
        <w:ind w:firstLine="420"/>
      </w:pPr>
      <w:r>
        <w:rPr>
          <w:rStyle w:val="afff7"/>
        </w:rPr>
        <w:annotationRef/>
      </w:r>
      <w:r>
        <w:rPr>
          <w:rFonts w:hint="eastAsia"/>
        </w:rPr>
        <w:t>本章节要体现国内外的研究比较</w:t>
      </w:r>
    </w:p>
  </w:comment>
  <w:comment w:id="37" w:author="Xu Zichen" w:date="2022-04-04T21:39:00Z" w:initials="XZ">
    <w:p w14:paraId="0766C053" w14:textId="77777777" w:rsidR="00A64097" w:rsidRDefault="00A64097" w:rsidP="00A64097">
      <w:pPr>
        <w:pStyle w:val="afff8"/>
        <w:ind w:firstLine="420"/>
      </w:pPr>
      <w:r>
        <w:rPr>
          <w:rStyle w:val="afff7"/>
        </w:rPr>
        <w:annotationRef/>
      </w:r>
      <w:r>
        <w:rPr>
          <w:rFonts w:hint="eastAsia"/>
        </w:rPr>
        <w:t>这里</w:t>
      </w:r>
      <w:proofErr w:type="gramStart"/>
      <w:r>
        <w:rPr>
          <w:rFonts w:hint="eastAsia"/>
        </w:rPr>
        <w:t>的帽段不对</w:t>
      </w:r>
      <w:proofErr w:type="gramEnd"/>
      <w:r>
        <w:rPr>
          <w:rFonts w:hint="eastAsia"/>
        </w:rPr>
        <w:t>，要体现三个动机，一是为什么要做可移植的可重现，二是为什么做</w:t>
      </w:r>
      <w:r>
        <w:rPr>
          <w:rFonts w:hint="eastAsia"/>
        </w:rPr>
        <w:t>RISCV</w:t>
      </w:r>
      <w:r>
        <w:rPr>
          <w:rFonts w:hint="eastAsia"/>
        </w:rPr>
        <w:t>，三是为什么可重现很重要。然后再去</w:t>
      </w:r>
      <w:proofErr w:type="gramStart"/>
      <w:r>
        <w:rPr>
          <w:rFonts w:hint="eastAsia"/>
        </w:rPr>
        <w:t>讲相关</w:t>
      </w:r>
      <w:proofErr w:type="gramEnd"/>
      <w:r>
        <w:rPr>
          <w:rFonts w:hint="eastAsia"/>
        </w:rPr>
        <w:t>的研究工作。</w:t>
      </w:r>
    </w:p>
  </w:comment>
  <w:comment w:id="44" w:author="Xu Zichen" w:date="2022-04-04T21:40:00Z" w:initials="XZ">
    <w:p w14:paraId="69A51608" w14:textId="77777777" w:rsidR="00711438" w:rsidRDefault="00711438" w:rsidP="006C263C">
      <w:pPr>
        <w:pStyle w:val="afff8"/>
        <w:ind w:firstLine="420"/>
      </w:pPr>
      <w:r>
        <w:rPr>
          <w:rStyle w:val="afff7"/>
        </w:rPr>
        <w:annotationRef/>
      </w:r>
      <w:r>
        <w:rPr>
          <w:rFonts w:hint="eastAsia"/>
        </w:rPr>
        <w:t>这是系统框架，不是研究方案，这里面都没有研究问题，也没有技术路线。</w:t>
      </w:r>
    </w:p>
  </w:comment>
  <w:comment w:id="45" w:author="Xu Zichen" w:date="2022-04-04T21:40:00Z" w:initials="XZ">
    <w:p w14:paraId="6F9E84BE" w14:textId="77777777" w:rsidR="00711438" w:rsidRDefault="00711438" w:rsidP="004B058B">
      <w:pPr>
        <w:pStyle w:val="afff8"/>
        <w:ind w:firstLine="420"/>
      </w:pPr>
      <w:r>
        <w:rPr>
          <w:rStyle w:val="afff7"/>
        </w:rPr>
        <w:annotationRef/>
      </w:r>
      <w:r>
        <w:rPr>
          <w:rFonts w:hint="eastAsia"/>
        </w:rPr>
        <w:t>抽离出几点重要的贡献，一句话或者一个短语，然后再详细描述，并映射到对应章节。</w:t>
      </w:r>
    </w:p>
  </w:comment>
  <w:comment w:id="48" w:author="Xu Zichen" w:date="2022-04-04T21:44:00Z" w:initials="XZ">
    <w:p w14:paraId="2066AE90" w14:textId="77777777" w:rsidR="00711438" w:rsidRDefault="00711438" w:rsidP="00B76404">
      <w:pPr>
        <w:pStyle w:val="afff8"/>
        <w:ind w:firstLine="420"/>
      </w:pPr>
      <w:r>
        <w:rPr>
          <w:rStyle w:val="afff7"/>
        </w:rPr>
        <w:annotationRef/>
      </w:r>
      <w:r>
        <w:rPr>
          <w:rFonts w:hint="eastAsia"/>
        </w:rPr>
        <w:t>你的摘要里面写了两个内容，这里也应该对应有两章节。</w:t>
      </w:r>
    </w:p>
  </w:comment>
  <w:comment w:id="50" w:author="Xu Zichen" w:date="2022-04-04T21:45:00Z" w:initials="XZ">
    <w:p w14:paraId="111A90A7" w14:textId="77777777" w:rsidR="00C4506F" w:rsidRDefault="00C4506F" w:rsidP="00FB57CC">
      <w:pPr>
        <w:pStyle w:val="afff8"/>
        <w:ind w:firstLine="420"/>
      </w:pPr>
      <w:r>
        <w:rPr>
          <w:rStyle w:val="afff7"/>
        </w:rPr>
        <w:annotationRef/>
      </w:r>
      <w:r>
        <w:rPr>
          <w:rFonts w:hint="eastAsia"/>
        </w:rPr>
        <w:t>为什么性能损耗是一个关键指标我还没想明白。</w:t>
      </w:r>
    </w:p>
  </w:comment>
  <w:comment w:id="66" w:author="Xu Zichen" w:date="2022-04-04T21:42:00Z" w:initials="XZ">
    <w:p w14:paraId="34D10750" w14:textId="432C032D" w:rsidR="00711438" w:rsidRDefault="00711438" w:rsidP="007E4701">
      <w:pPr>
        <w:pStyle w:val="afff8"/>
        <w:ind w:firstLine="420"/>
      </w:pPr>
      <w:r>
        <w:rPr>
          <w:rStyle w:val="afff7"/>
        </w:rPr>
        <w:annotationRef/>
      </w:r>
      <w:r>
        <w:rPr>
          <w:rFonts w:hint="eastAsia"/>
        </w:rPr>
        <w:t>不够凝练</w:t>
      </w:r>
    </w:p>
  </w:comment>
  <w:comment w:id="67" w:author="Xu Zichen" w:date="2022-04-04T21:42:00Z" w:initials="XZ">
    <w:p w14:paraId="7D7D52DF" w14:textId="52126220" w:rsidR="00711438" w:rsidRDefault="00711438" w:rsidP="002E6AF1">
      <w:pPr>
        <w:pStyle w:val="afff8"/>
        <w:ind w:firstLine="420"/>
      </w:pPr>
      <w:r>
        <w:rPr>
          <w:rStyle w:val="afff7"/>
        </w:rPr>
        <w:annotationRef/>
      </w:r>
      <w:r>
        <w:rPr>
          <w:rFonts w:hint="eastAsia"/>
        </w:rPr>
        <w:t>还是有点奇怪</w:t>
      </w:r>
    </w:p>
  </w:comment>
  <w:comment w:id="71" w:author="Xu Zichen" w:date="2022-04-04T21:43:00Z" w:initials="XZ">
    <w:p w14:paraId="2B460B9A" w14:textId="77777777" w:rsidR="00711438" w:rsidRDefault="00711438" w:rsidP="007A016B">
      <w:pPr>
        <w:pStyle w:val="afff8"/>
        <w:ind w:firstLine="420"/>
      </w:pPr>
      <w:r>
        <w:rPr>
          <w:rStyle w:val="afff7"/>
        </w:rPr>
        <w:annotationRef/>
      </w:r>
      <w:r>
        <w:rPr>
          <w:rFonts w:hint="eastAsia"/>
        </w:rPr>
        <w:t>太少</w:t>
      </w:r>
    </w:p>
  </w:comment>
  <w:comment w:id="101" w:author="Xu Zichen" w:date="2022-04-04T21:46:00Z" w:initials="XZ">
    <w:p w14:paraId="0371C342" w14:textId="77777777" w:rsidR="00C4506F" w:rsidRDefault="00C4506F" w:rsidP="00930E12">
      <w:pPr>
        <w:pStyle w:val="afff8"/>
        <w:ind w:firstLine="420"/>
      </w:pPr>
      <w:r>
        <w:rPr>
          <w:rStyle w:val="afff7"/>
        </w:rPr>
        <w:annotationRef/>
      </w:r>
      <w:r>
        <w:t>NOOOOOOOO</w:t>
      </w:r>
      <w:r>
        <w:rPr>
          <w:rFonts w:hint="eastAsia"/>
        </w:rPr>
        <w:t>！！！！！</w:t>
      </w:r>
    </w:p>
  </w:comment>
  <w:comment w:id="102" w:author="Xu Zichen" w:date="2022-04-04T21:47:00Z" w:initials="XZ">
    <w:p w14:paraId="022F7EDD" w14:textId="77777777" w:rsidR="00C4506F" w:rsidRDefault="00C4506F" w:rsidP="008D6373">
      <w:pPr>
        <w:pStyle w:val="afff8"/>
        <w:ind w:firstLine="420"/>
      </w:pPr>
      <w:r>
        <w:rPr>
          <w:rStyle w:val="afff7"/>
        </w:rPr>
        <w:annotationRef/>
      </w:r>
      <w:r>
        <w:rPr>
          <w:rFonts w:hint="eastAsia"/>
        </w:rPr>
        <w:t>即使是单指令重现，你也要想一个方法来展现，绝对不是</w:t>
      </w:r>
      <w:r>
        <w:rPr>
          <w:rFonts w:hint="eastAsia"/>
        </w:rPr>
        <w:t xml:space="preserve"> </w:t>
      </w:r>
      <w:r>
        <w:rPr>
          <w:rFonts w:hint="eastAsia"/>
        </w:rPr>
        <w:t>这个图！</w:t>
      </w:r>
    </w:p>
  </w:comment>
  <w:comment w:id="106" w:author="Xu Zichen" w:date="2022-04-04T21:47:00Z" w:initials="XZ">
    <w:p w14:paraId="3D09BEEF" w14:textId="77777777" w:rsidR="00C4506F" w:rsidRDefault="00C4506F" w:rsidP="00723604">
      <w:pPr>
        <w:pStyle w:val="afff8"/>
        <w:ind w:firstLine="420"/>
      </w:pPr>
      <w:r>
        <w:rPr>
          <w:rStyle w:val="afff7"/>
        </w:rPr>
        <w:annotationRef/>
      </w:r>
      <w:r>
        <w:rPr>
          <w:rFonts w:hint="eastAsia"/>
        </w:rPr>
        <w:t>结果太少了，分析不够，只说明了结果没有说清楚结果的成因。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DA98B" w15:done="0"/>
  <w15:commentEx w15:paraId="2225F4EA" w15:done="0"/>
  <w15:commentEx w15:paraId="3B022845" w15:done="0"/>
  <w15:commentEx w15:paraId="4E364947" w15:done="0"/>
  <w15:commentEx w15:paraId="01F199B4" w15:paraIdParent="4E364947" w15:done="0"/>
  <w15:commentEx w15:paraId="63890355" w15:done="0"/>
  <w15:commentEx w15:paraId="0766C053" w15:done="0"/>
  <w15:commentEx w15:paraId="69A51608" w15:done="0"/>
  <w15:commentEx w15:paraId="6F9E84BE" w15:done="0"/>
  <w15:commentEx w15:paraId="2066AE90" w15:done="0"/>
  <w15:commentEx w15:paraId="111A90A7" w15:done="0"/>
  <w15:commentEx w15:paraId="34D10750" w15:done="0"/>
  <w15:commentEx w15:paraId="7D7D52DF" w15:done="0"/>
  <w15:commentEx w15:paraId="2B460B9A" w15:done="0"/>
  <w15:commentEx w15:paraId="0371C342" w15:done="0"/>
  <w15:commentEx w15:paraId="022F7EDD" w15:done="0"/>
  <w15:commentEx w15:paraId="3D09BE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5DF9C" w16cex:dateUtc="2022-04-04T13:20:00Z"/>
  <w16cex:commentExtensible w16cex:durableId="25F5DFB3" w16cex:dateUtc="2022-04-04T13:20:00Z"/>
  <w16cex:commentExtensible w16cex:durableId="25F5E1C6" w16cex:dateUtc="2022-04-04T13:29:00Z"/>
  <w16cex:commentExtensible w16cex:durableId="25F5E297" w16cex:dateUtc="2022-04-04T13:33:00Z"/>
  <w16cex:commentExtensible w16cex:durableId="25FB0C27" w16cex:dateUtc="2022-04-08T11:31:00Z"/>
  <w16cex:commentExtensible w16cex:durableId="25F5E2BC" w16cex:dateUtc="2022-04-04T13:33:00Z"/>
  <w16cex:commentExtensible w16cex:durableId="25F5E3FE" w16cex:dateUtc="2022-04-04T13:39:00Z"/>
  <w16cex:commentExtensible w16cex:durableId="25F5E433" w16cex:dateUtc="2022-04-04T13:40:00Z"/>
  <w16cex:commentExtensible w16cex:durableId="25F5E462" w16cex:dateUtc="2022-04-04T13:40:00Z"/>
  <w16cex:commentExtensible w16cex:durableId="25F5E553" w16cex:dateUtc="2022-04-04T13:44:00Z"/>
  <w16cex:commentExtensible w16cex:durableId="25F5E567" w16cex:dateUtc="2022-04-04T13:45:00Z"/>
  <w16cex:commentExtensible w16cex:durableId="25F5E4C0" w16cex:dateUtc="2022-04-04T13:42:00Z"/>
  <w16cex:commentExtensible w16cex:durableId="25F5E4B3" w16cex:dateUtc="2022-04-04T13:42:00Z"/>
  <w16cex:commentExtensible w16cex:durableId="25F5E4EA" w16cex:dateUtc="2022-04-04T13:43:00Z"/>
  <w16cex:commentExtensible w16cex:durableId="25F5E5B5" w16cex:dateUtc="2022-04-04T13:46:00Z"/>
  <w16cex:commentExtensible w16cex:durableId="25F5E5E1" w16cex:dateUtc="2022-04-04T13:47:00Z"/>
  <w16cex:commentExtensible w16cex:durableId="25F5E60C" w16cex:dateUtc="2022-04-04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DA98B" w16cid:durableId="25F5DF9C"/>
  <w16cid:commentId w16cid:paraId="2225F4EA" w16cid:durableId="25F5DFB3"/>
  <w16cid:commentId w16cid:paraId="3B022845" w16cid:durableId="25F5E1C6"/>
  <w16cid:commentId w16cid:paraId="4E364947" w16cid:durableId="25F5E297"/>
  <w16cid:commentId w16cid:paraId="01F199B4" w16cid:durableId="25FB0C27"/>
  <w16cid:commentId w16cid:paraId="63890355" w16cid:durableId="25F5E2BC"/>
  <w16cid:commentId w16cid:paraId="0766C053" w16cid:durableId="25F5E3FE"/>
  <w16cid:commentId w16cid:paraId="69A51608" w16cid:durableId="25F5E433"/>
  <w16cid:commentId w16cid:paraId="6F9E84BE" w16cid:durableId="25F5E462"/>
  <w16cid:commentId w16cid:paraId="2066AE90" w16cid:durableId="25F5E553"/>
  <w16cid:commentId w16cid:paraId="111A90A7" w16cid:durableId="25F5E567"/>
  <w16cid:commentId w16cid:paraId="34D10750" w16cid:durableId="25F5E4C0"/>
  <w16cid:commentId w16cid:paraId="7D7D52DF" w16cid:durableId="25F5E4B3"/>
  <w16cid:commentId w16cid:paraId="2B460B9A" w16cid:durableId="25F5E4EA"/>
  <w16cid:commentId w16cid:paraId="0371C342" w16cid:durableId="25F5E5B5"/>
  <w16cid:commentId w16cid:paraId="022F7EDD" w16cid:durableId="25F5E5E1"/>
  <w16cid:commentId w16cid:paraId="3D09BEEF" w16cid:durableId="25F5E6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18FCF" w14:textId="77777777" w:rsidR="00EF625E" w:rsidRDefault="00EF625E">
      <w:pPr>
        <w:ind w:firstLine="480"/>
      </w:pPr>
      <w:r>
        <w:separator/>
      </w:r>
    </w:p>
  </w:endnote>
  <w:endnote w:type="continuationSeparator" w:id="0">
    <w:p w14:paraId="3A27D859" w14:textId="77777777" w:rsidR="00EF625E" w:rsidRDefault="00EF62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仿宋_GB2312">
    <w:altName w:val="FangSong_GB2312"/>
    <w:panose1 w:val="02010609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宋体" w:hAnsi="宋体"/>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5F65A" w14:textId="77777777" w:rsidR="00EF625E" w:rsidRDefault="00EF625E">
      <w:pPr>
        <w:ind w:firstLine="480"/>
      </w:pPr>
      <w:r>
        <w:separator/>
      </w:r>
    </w:p>
  </w:footnote>
  <w:footnote w:type="continuationSeparator" w:id="0">
    <w:p w14:paraId="148A8B8F" w14:textId="77777777" w:rsidR="00EF625E" w:rsidRDefault="00EF62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77777777" w:rsidR="00443D34" w:rsidRPr="00342687" w:rsidRDefault="00443D34"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6"/>
  </w:num>
  <w:num w:numId="3">
    <w:abstractNumId w:val="17"/>
  </w:num>
  <w:num w:numId="4">
    <w:abstractNumId w:val="16"/>
  </w:num>
  <w:num w:numId="5">
    <w:abstractNumId w:val="15"/>
  </w:num>
  <w:num w:numId="6">
    <w:abstractNumId w:val="5"/>
  </w:num>
  <w:num w:numId="7">
    <w:abstractNumId w:val="20"/>
  </w:num>
  <w:num w:numId="8">
    <w:abstractNumId w:val="18"/>
  </w:num>
  <w:num w:numId="9">
    <w:abstractNumId w:val="3"/>
  </w:num>
  <w:num w:numId="10">
    <w:abstractNumId w:val="19"/>
  </w:num>
  <w:num w:numId="11">
    <w:abstractNumId w:val="10"/>
  </w:num>
  <w:num w:numId="12">
    <w:abstractNumId w:val="9"/>
  </w:num>
  <w:num w:numId="13">
    <w:abstractNumId w:val="11"/>
  </w:num>
  <w:num w:numId="14">
    <w:abstractNumId w:val="4"/>
  </w:num>
  <w:num w:numId="15">
    <w:abstractNumId w:val="2"/>
  </w:num>
  <w:num w:numId="16">
    <w:abstractNumId w:val="13"/>
  </w:num>
  <w:num w:numId="17">
    <w:abstractNumId w:val="8"/>
  </w:num>
  <w:num w:numId="18">
    <w:abstractNumId w:val="1"/>
  </w:num>
  <w:num w:numId="19">
    <w:abstractNumId w:val="0"/>
  </w:num>
  <w:num w:numId="20">
    <w:abstractNumId w:val="1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Zichen">
    <w15:presenceInfo w15:providerId="Windows Live" w15:userId="b8cc3d46f0518429"/>
  </w15:person>
  <w15:person w15:author="Ao Cui">
    <w15:presenceInfo w15:providerId="None" w15:userId="Ao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CE"/>
    <w:rsid w:val="00000F8E"/>
    <w:rsid w:val="00001482"/>
    <w:rsid w:val="000015FB"/>
    <w:rsid w:val="0000168D"/>
    <w:rsid w:val="00001D39"/>
    <w:rsid w:val="0000205F"/>
    <w:rsid w:val="00002195"/>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F9F"/>
    <w:rsid w:val="000051A7"/>
    <w:rsid w:val="0000526D"/>
    <w:rsid w:val="000055C9"/>
    <w:rsid w:val="000056F8"/>
    <w:rsid w:val="000059DC"/>
    <w:rsid w:val="00005A84"/>
    <w:rsid w:val="00005DE6"/>
    <w:rsid w:val="00005F0D"/>
    <w:rsid w:val="00006082"/>
    <w:rsid w:val="0000649C"/>
    <w:rsid w:val="0000669A"/>
    <w:rsid w:val="0000690A"/>
    <w:rsid w:val="00007326"/>
    <w:rsid w:val="00007437"/>
    <w:rsid w:val="0000767B"/>
    <w:rsid w:val="00007966"/>
    <w:rsid w:val="000079B9"/>
    <w:rsid w:val="000079C9"/>
    <w:rsid w:val="00007CF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5EA"/>
    <w:rsid w:val="00020925"/>
    <w:rsid w:val="00020BAA"/>
    <w:rsid w:val="00020D76"/>
    <w:rsid w:val="00020E74"/>
    <w:rsid w:val="00020F52"/>
    <w:rsid w:val="00021600"/>
    <w:rsid w:val="00021718"/>
    <w:rsid w:val="00021B58"/>
    <w:rsid w:val="00022550"/>
    <w:rsid w:val="00022B8E"/>
    <w:rsid w:val="00022BDD"/>
    <w:rsid w:val="00022EB7"/>
    <w:rsid w:val="000231C5"/>
    <w:rsid w:val="00023468"/>
    <w:rsid w:val="000234FC"/>
    <w:rsid w:val="000235B4"/>
    <w:rsid w:val="0002369F"/>
    <w:rsid w:val="000236E7"/>
    <w:rsid w:val="0002385A"/>
    <w:rsid w:val="000240F9"/>
    <w:rsid w:val="0002415C"/>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EB0"/>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939"/>
    <w:rsid w:val="00035A5C"/>
    <w:rsid w:val="00035E16"/>
    <w:rsid w:val="0003610B"/>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CEF"/>
    <w:rsid w:val="000425E9"/>
    <w:rsid w:val="000427A5"/>
    <w:rsid w:val="00042D24"/>
    <w:rsid w:val="0004301E"/>
    <w:rsid w:val="00043502"/>
    <w:rsid w:val="0004404F"/>
    <w:rsid w:val="0004458B"/>
    <w:rsid w:val="000445CA"/>
    <w:rsid w:val="00044664"/>
    <w:rsid w:val="00044696"/>
    <w:rsid w:val="00044D06"/>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202"/>
    <w:rsid w:val="00047308"/>
    <w:rsid w:val="00047443"/>
    <w:rsid w:val="0004750C"/>
    <w:rsid w:val="000478B8"/>
    <w:rsid w:val="000478EC"/>
    <w:rsid w:val="0005032D"/>
    <w:rsid w:val="000503C0"/>
    <w:rsid w:val="0005082E"/>
    <w:rsid w:val="000508E4"/>
    <w:rsid w:val="00050E47"/>
    <w:rsid w:val="000510F8"/>
    <w:rsid w:val="0005114D"/>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BFA"/>
    <w:rsid w:val="00056C21"/>
    <w:rsid w:val="00056D97"/>
    <w:rsid w:val="0005768D"/>
    <w:rsid w:val="00057B08"/>
    <w:rsid w:val="00057D53"/>
    <w:rsid w:val="00057DF7"/>
    <w:rsid w:val="0006043A"/>
    <w:rsid w:val="00060783"/>
    <w:rsid w:val="00061AC3"/>
    <w:rsid w:val="00061CF9"/>
    <w:rsid w:val="00061DDD"/>
    <w:rsid w:val="00061EC7"/>
    <w:rsid w:val="0006220A"/>
    <w:rsid w:val="00062BA5"/>
    <w:rsid w:val="00062DD9"/>
    <w:rsid w:val="00063141"/>
    <w:rsid w:val="00063288"/>
    <w:rsid w:val="00063952"/>
    <w:rsid w:val="00063DAE"/>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84E"/>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5E4C"/>
    <w:rsid w:val="00086D3F"/>
    <w:rsid w:val="00087AE4"/>
    <w:rsid w:val="00087BA0"/>
    <w:rsid w:val="00087BC9"/>
    <w:rsid w:val="00087DC4"/>
    <w:rsid w:val="00087EE5"/>
    <w:rsid w:val="00090066"/>
    <w:rsid w:val="000900A5"/>
    <w:rsid w:val="000904BC"/>
    <w:rsid w:val="0009065D"/>
    <w:rsid w:val="000909E4"/>
    <w:rsid w:val="000913E5"/>
    <w:rsid w:val="0009163D"/>
    <w:rsid w:val="00091A22"/>
    <w:rsid w:val="00091A5C"/>
    <w:rsid w:val="0009218A"/>
    <w:rsid w:val="0009228B"/>
    <w:rsid w:val="000922D0"/>
    <w:rsid w:val="00092382"/>
    <w:rsid w:val="000924E1"/>
    <w:rsid w:val="000925B4"/>
    <w:rsid w:val="000925EC"/>
    <w:rsid w:val="00092719"/>
    <w:rsid w:val="000928AD"/>
    <w:rsid w:val="00092A8F"/>
    <w:rsid w:val="00093148"/>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AF4"/>
    <w:rsid w:val="00096E33"/>
    <w:rsid w:val="00096F7B"/>
    <w:rsid w:val="000974C8"/>
    <w:rsid w:val="00097550"/>
    <w:rsid w:val="000975DA"/>
    <w:rsid w:val="00097BF2"/>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F71"/>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6C1"/>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D40"/>
    <w:rsid w:val="000C5F90"/>
    <w:rsid w:val="000C61EE"/>
    <w:rsid w:val="000C63D1"/>
    <w:rsid w:val="000C64A2"/>
    <w:rsid w:val="000C6885"/>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620B"/>
    <w:rsid w:val="000D66E2"/>
    <w:rsid w:val="000D6B76"/>
    <w:rsid w:val="000D6ECE"/>
    <w:rsid w:val="000D6F31"/>
    <w:rsid w:val="000D6F8A"/>
    <w:rsid w:val="000D7173"/>
    <w:rsid w:val="000D74E8"/>
    <w:rsid w:val="000D7DAF"/>
    <w:rsid w:val="000E04A8"/>
    <w:rsid w:val="000E0B13"/>
    <w:rsid w:val="000E0D68"/>
    <w:rsid w:val="000E1095"/>
    <w:rsid w:val="000E1AD3"/>
    <w:rsid w:val="000E1B5C"/>
    <w:rsid w:val="000E1DE0"/>
    <w:rsid w:val="000E20D7"/>
    <w:rsid w:val="000E28BF"/>
    <w:rsid w:val="000E28C5"/>
    <w:rsid w:val="000E2E06"/>
    <w:rsid w:val="000E2E29"/>
    <w:rsid w:val="000E3015"/>
    <w:rsid w:val="000E3219"/>
    <w:rsid w:val="000E335E"/>
    <w:rsid w:val="000E3481"/>
    <w:rsid w:val="000E351A"/>
    <w:rsid w:val="000E3709"/>
    <w:rsid w:val="000E37C4"/>
    <w:rsid w:val="000E423D"/>
    <w:rsid w:val="000E4456"/>
    <w:rsid w:val="000E48BB"/>
    <w:rsid w:val="000E4D1B"/>
    <w:rsid w:val="000E4EB0"/>
    <w:rsid w:val="000E5809"/>
    <w:rsid w:val="000E5B6B"/>
    <w:rsid w:val="000E5C30"/>
    <w:rsid w:val="000E5DF2"/>
    <w:rsid w:val="000E5E94"/>
    <w:rsid w:val="000E6336"/>
    <w:rsid w:val="000E6DF7"/>
    <w:rsid w:val="000E7279"/>
    <w:rsid w:val="000E78DF"/>
    <w:rsid w:val="000E79FF"/>
    <w:rsid w:val="000F0151"/>
    <w:rsid w:val="000F083E"/>
    <w:rsid w:val="000F0B8E"/>
    <w:rsid w:val="000F0BF3"/>
    <w:rsid w:val="000F0D9C"/>
    <w:rsid w:val="000F0D9F"/>
    <w:rsid w:val="000F0F06"/>
    <w:rsid w:val="000F1047"/>
    <w:rsid w:val="000F1C17"/>
    <w:rsid w:val="000F1DCB"/>
    <w:rsid w:val="000F226F"/>
    <w:rsid w:val="000F22C6"/>
    <w:rsid w:val="000F25D9"/>
    <w:rsid w:val="000F295D"/>
    <w:rsid w:val="000F2C6E"/>
    <w:rsid w:val="000F2D6F"/>
    <w:rsid w:val="000F37D3"/>
    <w:rsid w:val="000F396D"/>
    <w:rsid w:val="000F3D0B"/>
    <w:rsid w:val="000F3DA5"/>
    <w:rsid w:val="000F3FCE"/>
    <w:rsid w:val="000F400C"/>
    <w:rsid w:val="000F4080"/>
    <w:rsid w:val="000F44C8"/>
    <w:rsid w:val="000F4814"/>
    <w:rsid w:val="000F4A34"/>
    <w:rsid w:val="000F4C46"/>
    <w:rsid w:val="000F4E00"/>
    <w:rsid w:val="000F4F9F"/>
    <w:rsid w:val="000F5005"/>
    <w:rsid w:val="000F500A"/>
    <w:rsid w:val="000F523B"/>
    <w:rsid w:val="000F55A5"/>
    <w:rsid w:val="000F55E5"/>
    <w:rsid w:val="000F56C0"/>
    <w:rsid w:val="000F5A14"/>
    <w:rsid w:val="000F5BDB"/>
    <w:rsid w:val="000F5DDA"/>
    <w:rsid w:val="000F6404"/>
    <w:rsid w:val="000F65B4"/>
    <w:rsid w:val="000F68E6"/>
    <w:rsid w:val="000F6A92"/>
    <w:rsid w:val="000F6ADE"/>
    <w:rsid w:val="000F6E9A"/>
    <w:rsid w:val="000F6ED9"/>
    <w:rsid w:val="000F78FB"/>
    <w:rsid w:val="000F79A1"/>
    <w:rsid w:val="0010020A"/>
    <w:rsid w:val="001002E1"/>
    <w:rsid w:val="0010065E"/>
    <w:rsid w:val="00100726"/>
    <w:rsid w:val="00100D86"/>
    <w:rsid w:val="00100E94"/>
    <w:rsid w:val="00100F66"/>
    <w:rsid w:val="00101007"/>
    <w:rsid w:val="00101793"/>
    <w:rsid w:val="00101BE0"/>
    <w:rsid w:val="001022B9"/>
    <w:rsid w:val="00102377"/>
    <w:rsid w:val="001023C4"/>
    <w:rsid w:val="001028CF"/>
    <w:rsid w:val="00102E37"/>
    <w:rsid w:val="00103A62"/>
    <w:rsid w:val="00103B0F"/>
    <w:rsid w:val="00104E77"/>
    <w:rsid w:val="00105454"/>
    <w:rsid w:val="00105630"/>
    <w:rsid w:val="00105DD9"/>
    <w:rsid w:val="00105EEF"/>
    <w:rsid w:val="00106ED2"/>
    <w:rsid w:val="0010712B"/>
    <w:rsid w:val="00107211"/>
    <w:rsid w:val="00107506"/>
    <w:rsid w:val="001078BD"/>
    <w:rsid w:val="00107AE5"/>
    <w:rsid w:val="0011001D"/>
    <w:rsid w:val="00110129"/>
    <w:rsid w:val="0011068A"/>
    <w:rsid w:val="00110698"/>
    <w:rsid w:val="00110B18"/>
    <w:rsid w:val="00110C54"/>
    <w:rsid w:val="00110D49"/>
    <w:rsid w:val="00110E9F"/>
    <w:rsid w:val="00110F8D"/>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6814"/>
    <w:rsid w:val="0011715B"/>
    <w:rsid w:val="001172A7"/>
    <w:rsid w:val="0011734F"/>
    <w:rsid w:val="00117401"/>
    <w:rsid w:val="001205B6"/>
    <w:rsid w:val="00120987"/>
    <w:rsid w:val="00120BC9"/>
    <w:rsid w:val="0012100B"/>
    <w:rsid w:val="00121288"/>
    <w:rsid w:val="0012180F"/>
    <w:rsid w:val="00121AE9"/>
    <w:rsid w:val="00121B6E"/>
    <w:rsid w:val="00121DEE"/>
    <w:rsid w:val="0012248C"/>
    <w:rsid w:val="00122861"/>
    <w:rsid w:val="00122A7E"/>
    <w:rsid w:val="00123CDE"/>
    <w:rsid w:val="00123F36"/>
    <w:rsid w:val="00124242"/>
    <w:rsid w:val="001244D3"/>
    <w:rsid w:val="0012468D"/>
    <w:rsid w:val="0012469F"/>
    <w:rsid w:val="001249BA"/>
    <w:rsid w:val="00124FA5"/>
    <w:rsid w:val="001252C8"/>
    <w:rsid w:val="00125862"/>
    <w:rsid w:val="001258E0"/>
    <w:rsid w:val="00125CA7"/>
    <w:rsid w:val="00125F38"/>
    <w:rsid w:val="001260B9"/>
    <w:rsid w:val="001262B6"/>
    <w:rsid w:val="00126926"/>
    <w:rsid w:val="00126A55"/>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9F8"/>
    <w:rsid w:val="00132E71"/>
    <w:rsid w:val="00133149"/>
    <w:rsid w:val="001332B4"/>
    <w:rsid w:val="001332ED"/>
    <w:rsid w:val="001335A1"/>
    <w:rsid w:val="00133660"/>
    <w:rsid w:val="001336EC"/>
    <w:rsid w:val="001337FF"/>
    <w:rsid w:val="001338AD"/>
    <w:rsid w:val="00133D97"/>
    <w:rsid w:val="00134491"/>
    <w:rsid w:val="001344AD"/>
    <w:rsid w:val="00134557"/>
    <w:rsid w:val="001346FB"/>
    <w:rsid w:val="001348B6"/>
    <w:rsid w:val="00134B47"/>
    <w:rsid w:val="00134BE9"/>
    <w:rsid w:val="00134E96"/>
    <w:rsid w:val="00135047"/>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C8A"/>
    <w:rsid w:val="00142E80"/>
    <w:rsid w:val="0014322E"/>
    <w:rsid w:val="00143927"/>
    <w:rsid w:val="00143A60"/>
    <w:rsid w:val="00143B1D"/>
    <w:rsid w:val="0014415D"/>
    <w:rsid w:val="001444B5"/>
    <w:rsid w:val="00144927"/>
    <w:rsid w:val="00144BD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7E5"/>
    <w:rsid w:val="001637E9"/>
    <w:rsid w:val="00163D29"/>
    <w:rsid w:val="001641BA"/>
    <w:rsid w:val="00164A16"/>
    <w:rsid w:val="00164CD1"/>
    <w:rsid w:val="00165375"/>
    <w:rsid w:val="001657F4"/>
    <w:rsid w:val="001658F1"/>
    <w:rsid w:val="00165A80"/>
    <w:rsid w:val="00165E71"/>
    <w:rsid w:val="00166610"/>
    <w:rsid w:val="001668CA"/>
    <w:rsid w:val="00166C2F"/>
    <w:rsid w:val="00166FB7"/>
    <w:rsid w:val="001674A4"/>
    <w:rsid w:val="0016759B"/>
    <w:rsid w:val="0016772C"/>
    <w:rsid w:val="001678E0"/>
    <w:rsid w:val="00167C8E"/>
    <w:rsid w:val="00167D05"/>
    <w:rsid w:val="00167ED1"/>
    <w:rsid w:val="001700E4"/>
    <w:rsid w:val="0017020F"/>
    <w:rsid w:val="00170552"/>
    <w:rsid w:val="001705CD"/>
    <w:rsid w:val="001707C8"/>
    <w:rsid w:val="00170855"/>
    <w:rsid w:val="00170CAB"/>
    <w:rsid w:val="00170FE4"/>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51D2"/>
    <w:rsid w:val="00175466"/>
    <w:rsid w:val="00175A35"/>
    <w:rsid w:val="001760C5"/>
    <w:rsid w:val="001763FF"/>
    <w:rsid w:val="00176417"/>
    <w:rsid w:val="00176484"/>
    <w:rsid w:val="00176524"/>
    <w:rsid w:val="00176555"/>
    <w:rsid w:val="00176557"/>
    <w:rsid w:val="00176857"/>
    <w:rsid w:val="00176AFE"/>
    <w:rsid w:val="00176F25"/>
    <w:rsid w:val="001770BC"/>
    <w:rsid w:val="00177C6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E83"/>
    <w:rsid w:val="001833C7"/>
    <w:rsid w:val="00183968"/>
    <w:rsid w:val="001839E8"/>
    <w:rsid w:val="00183BBA"/>
    <w:rsid w:val="0018456D"/>
    <w:rsid w:val="00184655"/>
    <w:rsid w:val="00184671"/>
    <w:rsid w:val="0018484B"/>
    <w:rsid w:val="00184C37"/>
    <w:rsid w:val="0018514D"/>
    <w:rsid w:val="00186294"/>
    <w:rsid w:val="001862F9"/>
    <w:rsid w:val="00186622"/>
    <w:rsid w:val="00186909"/>
    <w:rsid w:val="00186CEB"/>
    <w:rsid w:val="001870C2"/>
    <w:rsid w:val="00187244"/>
    <w:rsid w:val="001872ED"/>
    <w:rsid w:val="00187BF8"/>
    <w:rsid w:val="00187CC2"/>
    <w:rsid w:val="00187CCF"/>
    <w:rsid w:val="00187E1C"/>
    <w:rsid w:val="00190049"/>
    <w:rsid w:val="0019021D"/>
    <w:rsid w:val="00190A2D"/>
    <w:rsid w:val="00190BE9"/>
    <w:rsid w:val="00190C89"/>
    <w:rsid w:val="00191578"/>
    <w:rsid w:val="00191655"/>
    <w:rsid w:val="00191950"/>
    <w:rsid w:val="00191BB9"/>
    <w:rsid w:val="00191D92"/>
    <w:rsid w:val="00191E5D"/>
    <w:rsid w:val="0019266A"/>
    <w:rsid w:val="001928D5"/>
    <w:rsid w:val="001929E1"/>
    <w:rsid w:val="00192B05"/>
    <w:rsid w:val="00192F25"/>
    <w:rsid w:val="001937B7"/>
    <w:rsid w:val="001939D5"/>
    <w:rsid w:val="00193A18"/>
    <w:rsid w:val="00193C5E"/>
    <w:rsid w:val="00193F26"/>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916"/>
    <w:rsid w:val="001B1AA3"/>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3B8"/>
    <w:rsid w:val="001B5591"/>
    <w:rsid w:val="001B58B3"/>
    <w:rsid w:val="001B5E1A"/>
    <w:rsid w:val="001B6276"/>
    <w:rsid w:val="001B6863"/>
    <w:rsid w:val="001B6B22"/>
    <w:rsid w:val="001B70F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6BB"/>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E18"/>
    <w:rsid w:val="001C7471"/>
    <w:rsid w:val="001C760F"/>
    <w:rsid w:val="001C7912"/>
    <w:rsid w:val="001C7D48"/>
    <w:rsid w:val="001C7DAF"/>
    <w:rsid w:val="001C7DF9"/>
    <w:rsid w:val="001C7F8A"/>
    <w:rsid w:val="001D012D"/>
    <w:rsid w:val="001D021D"/>
    <w:rsid w:val="001D0230"/>
    <w:rsid w:val="001D058D"/>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F0103"/>
    <w:rsid w:val="001F0B44"/>
    <w:rsid w:val="001F0C9F"/>
    <w:rsid w:val="001F1137"/>
    <w:rsid w:val="001F1535"/>
    <w:rsid w:val="001F1544"/>
    <w:rsid w:val="001F1C73"/>
    <w:rsid w:val="001F1DBD"/>
    <w:rsid w:val="001F1E76"/>
    <w:rsid w:val="001F2762"/>
    <w:rsid w:val="001F27D7"/>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504F"/>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478E"/>
    <w:rsid w:val="00204EEF"/>
    <w:rsid w:val="00204EF3"/>
    <w:rsid w:val="00205363"/>
    <w:rsid w:val="00205503"/>
    <w:rsid w:val="0020597D"/>
    <w:rsid w:val="00206056"/>
    <w:rsid w:val="00206534"/>
    <w:rsid w:val="002065D3"/>
    <w:rsid w:val="00206A30"/>
    <w:rsid w:val="00206DAE"/>
    <w:rsid w:val="00206E90"/>
    <w:rsid w:val="00207253"/>
    <w:rsid w:val="00207494"/>
    <w:rsid w:val="0020772E"/>
    <w:rsid w:val="00207904"/>
    <w:rsid w:val="00207C05"/>
    <w:rsid w:val="00207D87"/>
    <w:rsid w:val="0021013E"/>
    <w:rsid w:val="00210360"/>
    <w:rsid w:val="0021064D"/>
    <w:rsid w:val="002109A0"/>
    <w:rsid w:val="00210FF9"/>
    <w:rsid w:val="002111DE"/>
    <w:rsid w:val="002119D6"/>
    <w:rsid w:val="00211B62"/>
    <w:rsid w:val="00211FC2"/>
    <w:rsid w:val="00212172"/>
    <w:rsid w:val="00212353"/>
    <w:rsid w:val="0021242A"/>
    <w:rsid w:val="0021249B"/>
    <w:rsid w:val="00212767"/>
    <w:rsid w:val="0021296E"/>
    <w:rsid w:val="00212EBF"/>
    <w:rsid w:val="002131BD"/>
    <w:rsid w:val="0021377F"/>
    <w:rsid w:val="002137C9"/>
    <w:rsid w:val="0021382B"/>
    <w:rsid w:val="00213A1C"/>
    <w:rsid w:val="00213E13"/>
    <w:rsid w:val="00213E1E"/>
    <w:rsid w:val="002142DD"/>
    <w:rsid w:val="0021458E"/>
    <w:rsid w:val="00214622"/>
    <w:rsid w:val="00214CC0"/>
    <w:rsid w:val="00214E6B"/>
    <w:rsid w:val="00215004"/>
    <w:rsid w:val="00215D61"/>
    <w:rsid w:val="00216074"/>
    <w:rsid w:val="002160DA"/>
    <w:rsid w:val="002161D5"/>
    <w:rsid w:val="00216E58"/>
    <w:rsid w:val="00216FE2"/>
    <w:rsid w:val="002173C3"/>
    <w:rsid w:val="00217870"/>
    <w:rsid w:val="00217E5E"/>
    <w:rsid w:val="00220395"/>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97C"/>
    <w:rsid w:val="00232B35"/>
    <w:rsid w:val="00232D0F"/>
    <w:rsid w:val="00232DE5"/>
    <w:rsid w:val="00232F20"/>
    <w:rsid w:val="00232F79"/>
    <w:rsid w:val="00233272"/>
    <w:rsid w:val="002332B0"/>
    <w:rsid w:val="00233495"/>
    <w:rsid w:val="00233CC9"/>
    <w:rsid w:val="002340D7"/>
    <w:rsid w:val="0023428C"/>
    <w:rsid w:val="002343A4"/>
    <w:rsid w:val="00234584"/>
    <w:rsid w:val="00234602"/>
    <w:rsid w:val="002346AB"/>
    <w:rsid w:val="00234819"/>
    <w:rsid w:val="00234D07"/>
    <w:rsid w:val="00235419"/>
    <w:rsid w:val="00236070"/>
    <w:rsid w:val="00236598"/>
    <w:rsid w:val="0023691E"/>
    <w:rsid w:val="00236D9B"/>
    <w:rsid w:val="00236FD5"/>
    <w:rsid w:val="0023756D"/>
    <w:rsid w:val="0023759E"/>
    <w:rsid w:val="00237AF4"/>
    <w:rsid w:val="0024025D"/>
    <w:rsid w:val="00240333"/>
    <w:rsid w:val="002405D1"/>
    <w:rsid w:val="0024066A"/>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C04"/>
    <w:rsid w:val="00243D96"/>
    <w:rsid w:val="00243DDF"/>
    <w:rsid w:val="00243F21"/>
    <w:rsid w:val="0024415F"/>
    <w:rsid w:val="00244170"/>
    <w:rsid w:val="002441FC"/>
    <w:rsid w:val="00244667"/>
    <w:rsid w:val="002446B0"/>
    <w:rsid w:val="00244A58"/>
    <w:rsid w:val="0024506A"/>
    <w:rsid w:val="002451F4"/>
    <w:rsid w:val="00245315"/>
    <w:rsid w:val="00245425"/>
    <w:rsid w:val="002455A3"/>
    <w:rsid w:val="00245626"/>
    <w:rsid w:val="00245A62"/>
    <w:rsid w:val="00246718"/>
    <w:rsid w:val="00246B27"/>
    <w:rsid w:val="00246EED"/>
    <w:rsid w:val="00246FC0"/>
    <w:rsid w:val="00246FE1"/>
    <w:rsid w:val="00247008"/>
    <w:rsid w:val="00247282"/>
    <w:rsid w:val="00247BD4"/>
    <w:rsid w:val="00247E78"/>
    <w:rsid w:val="00250274"/>
    <w:rsid w:val="0025031E"/>
    <w:rsid w:val="002504CE"/>
    <w:rsid w:val="00250600"/>
    <w:rsid w:val="00250891"/>
    <w:rsid w:val="00250A32"/>
    <w:rsid w:val="00251097"/>
    <w:rsid w:val="0025132A"/>
    <w:rsid w:val="00251372"/>
    <w:rsid w:val="0025158E"/>
    <w:rsid w:val="002515D7"/>
    <w:rsid w:val="00251DD9"/>
    <w:rsid w:val="00252205"/>
    <w:rsid w:val="00252255"/>
    <w:rsid w:val="00252501"/>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63E3"/>
    <w:rsid w:val="002567E6"/>
    <w:rsid w:val="002569ED"/>
    <w:rsid w:val="00256ADB"/>
    <w:rsid w:val="00256FC3"/>
    <w:rsid w:val="002574DF"/>
    <w:rsid w:val="00257596"/>
    <w:rsid w:val="002576AE"/>
    <w:rsid w:val="00260099"/>
    <w:rsid w:val="002602AF"/>
    <w:rsid w:val="002607A8"/>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4C"/>
    <w:rsid w:val="00265E61"/>
    <w:rsid w:val="0026670F"/>
    <w:rsid w:val="00266728"/>
    <w:rsid w:val="00266A3E"/>
    <w:rsid w:val="00266B2F"/>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116"/>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A0E"/>
    <w:rsid w:val="00277AF5"/>
    <w:rsid w:val="00277B28"/>
    <w:rsid w:val="00277D17"/>
    <w:rsid w:val="0028027A"/>
    <w:rsid w:val="002802C1"/>
    <w:rsid w:val="00280330"/>
    <w:rsid w:val="00280D78"/>
    <w:rsid w:val="00280F6D"/>
    <w:rsid w:val="002813AC"/>
    <w:rsid w:val="002813CB"/>
    <w:rsid w:val="0028151A"/>
    <w:rsid w:val="0028179F"/>
    <w:rsid w:val="00281875"/>
    <w:rsid w:val="00281B3B"/>
    <w:rsid w:val="00282020"/>
    <w:rsid w:val="002822BA"/>
    <w:rsid w:val="0028257C"/>
    <w:rsid w:val="002825D9"/>
    <w:rsid w:val="00283C82"/>
    <w:rsid w:val="00283E02"/>
    <w:rsid w:val="00284512"/>
    <w:rsid w:val="002847E3"/>
    <w:rsid w:val="00284AAF"/>
    <w:rsid w:val="002859EE"/>
    <w:rsid w:val="00285ADC"/>
    <w:rsid w:val="00285C0A"/>
    <w:rsid w:val="00285F02"/>
    <w:rsid w:val="00286390"/>
    <w:rsid w:val="00286420"/>
    <w:rsid w:val="00286444"/>
    <w:rsid w:val="002865FF"/>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EDE"/>
    <w:rsid w:val="002932A3"/>
    <w:rsid w:val="0029392E"/>
    <w:rsid w:val="00293A32"/>
    <w:rsid w:val="00293BBE"/>
    <w:rsid w:val="00293CC9"/>
    <w:rsid w:val="00293E7A"/>
    <w:rsid w:val="002947E0"/>
    <w:rsid w:val="00295021"/>
    <w:rsid w:val="00295226"/>
    <w:rsid w:val="002952CE"/>
    <w:rsid w:val="00295386"/>
    <w:rsid w:val="00295680"/>
    <w:rsid w:val="002957CF"/>
    <w:rsid w:val="00295A75"/>
    <w:rsid w:val="00295AF1"/>
    <w:rsid w:val="00295B5D"/>
    <w:rsid w:val="00296069"/>
    <w:rsid w:val="002960C1"/>
    <w:rsid w:val="0029612F"/>
    <w:rsid w:val="00296325"/>
    <w:rsid w:val="00296740"/>
    <w:rsid w:val="00296870"/>
    <w:rsid w:val="00296AD7"/>
    <w:rsid w:val="00296AE2"/>
    <w:rsid w:val="00297194"/>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574"/>
    <w:rsid w:val="002A1AFF"/>
    <w:rsid w:val="002A1D00"/>
    <w:rsid w:val="002A267E"/>
    <w:rsid w:val="002A2DE8"/>
    <w:rsid w:val="002A35B6"/>
    <w:rsid w:val="002A3DD9"/>
    <w:rsid w:val="002A45AE"/>
    <w:rsid w:val="002A48C1"/>
    <w:rsid w:val="002A49DB"/>
    <w:rsid w:val="002A4D20"/>
    <w:rsid w:val="002A517A"/>
    <w:rsid w:val="002A5A72"/>
    <w:rsid w:val="002A5D14"/>
    <w:rsid w:val="002A5D32"/>
    <w:rsid w:val="002A626D"/>
    <w:rsid w:val="002A64A6"/>
    <w:rsid w:val="002A65F6"/>
    <w:rsid w:val="002A663A"/>
    <w:rsid w:val="002A68DF"/>
    <w:rsid w:val="002A6F50"/>
    <w:rsid w:val="002A77C1"/>
    <w:rsid w:val="002A7852"/>
    <w:rsid w:val="002A7A3B"/>
    <w:rsid w:val="002B03A7"/>
    <w:rsid w:val="002B0521"/>
    <w:rsid w:val="002B05E7"/>
    <w:rsid w:val="002B0877"/>
    <w:rsid w:val="002B0AA6"/>
    <w:rsid w:val="002B1560"/>
    <w:rsid w:val="002B1915"/>
    <w:rsid w:val="002B1E9B"/>
    <w:rsid w:val="002B1F1A"/>
    <w:rsid w:val="002B2928"/>
    <w:rsid w:val="002B2F3A"/>
    <w:rsid w:val="002B3284"/>
    <w:rsid w:val="002B37D2"/>
    <w:rsid w:val="002B384F"/>
    <w:rsid w:val="002B399C"/>
    <w:rsid w:val="002B39EE"/>
    <w:rsid w:val="002B3A24"/>
    <w:rsid w:val="002B3EF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4113"/>
    <w:rsid w:val="002C47C6"/>
    <w:rsid w:val="002C501E"/>
    <w:rsid w:val="002C5042"/>
    <w:rsid w:val="002C5111"/>
    <w:rsid w:val="002C53C8"/>
    <w:rsid w:val="002C5430"/>
    <w:rsid w:val="002C54AC"/>
    <w:rsid w:val="002C5714"/>
    <w:rsid w:val="002C58FC"/>
    <w:rsid w:val="002C61CB"/>
    <w:rsid w:val="002C6425"/>
    <w:rsid w:val="002C650C"/>
    <w:rsid w:val="002C6691"/>
    <w:rsid w:val="002C69FF"/>
    <w:rsid w:val="002C6A7C"/>
    <w:rsid w:val="002C6C5B"/>
    <w:rsid w:val="002C6D16"/>
    <w:rsid w:val="002C74A7"/>
    <w:rsid w:val="002C78E0"/>
    <w:rsid w:val="002C797A"/>
    <w:rsid w:val="002C798A"/>
    <w:rsid w:val="002C7C7F"/>
    <w:rsid w:val="002D044A"/>
    <w:rsid w:val="002D0469"/>
    <w:rsid w:val="002D072F"/>
    <w:rsid w:val="002D07C0"/>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1A4"/>
    <w:rsid w:val="002D436F"/>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61E"/>
    <w:rsid w:val="002E5860"/>
    <w:rsid w:val="002E5C2C"/>
    <w:rsid w:val="002E604D"/>
    <w:rsid w:val="002E61E7"/>
    <w:rsid w:val="002E61FC"/>
    <w:rsid w:val="002E6354"/>
    <w:rsid w:val="002E661B"/>
    <w:rsid w:val="002E67EB"/>
    <w:rsid w:val="002E6C2C"/>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D"/>
    <w:rsid w:val="002F1B8F"/>
    <w:rsid w:val="002F1BBF"/>
    <w:rsid w:val="002F1ECA"/>
    <w:rsid w:val="002F2071"/>
    <w:rsid w:val="002F2E16"/>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501D"/>
    <w:rsid w:val="00305088"/>
    <w:rsid w:val="0030516D"/>
    <w:rsid w:val="00305346"/>
    <w:rsid w:val="00305531"/>
    <w:rsid w:val="0030555F"/>
    <w:rsid w:val="003055F2"/>
    <w:rsid w:val="0030564C"/>
    <w:rsid w:val="0030571F"/>
    <w:rsid w:val="003058C1"/>
    <w:rsid w:val="00305ABC"/>
    <w:rsid w:val="003060D0"/>
    <w:rsid w:val="003061A6"/>
    <w:rsid w:val="003065EC"/>
    <w:rsid w:val="003066CC"/>
    <w:rsid w:val="0030690C"/>
    <w:rsid w:val="00306B4B"/>
    <w:rsid w:val="003071C9"/>
    <w:rsid w:val="003073ED"/>
    <w:rsid w:val="0030749B"/>
    <w:rsid w:val="00307657"/>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EAE"/>
    <w:rsid w:val="00316104"/>
    <w:rsid w:val="0031612B"/>
    <w:rsid w:val="00316238"/>
    <w:rsid w:val="00316415"/>
    <w:rsid w:val="00317082"/>
    <w:rsid w:val="00317737"/>
    <w:rsid w:val="0031776A"/>
    <w:rsid w:val="00317FA9"/>
    <w:rsid w:val="00317FC7"/>
    <w:rsid w:val="00317FEB"/>
    <w:rsid w:val="0032078C"/>
    <w:rsid w:val="0032083E"/>
    <w:rsid w:val="00320A23"/>
    <w:rsid w:val="00320D00"/>
    <w:rsid w:val="00320D1E"/>
    <w:rsid w:val="003212EF"/>
    <w:rsid w:val="0032176A"/>
    <w:rsid w:val="0032192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550D"/>
    <w:rsid w:val="003263E9"/>
    <w:rsid w:val="003264C3"/>
    <w:rsid w:val="003264E1"/>
    <w:rsid w:val="0032656A"/>
    <w:rsid w:val="003267B3"/>
    <w:rsid w:val="00326AD9"/>
    <w:rsid w:val="00326B89"/>
    <w:rsid w:val="00326FDE"/>
    <w:rsid w:val="00327166"/>
    <w:rsid w:val="0032717E"/>
    <w:rsid w:val="003277C9"/>
    <w:rsid w:val="00327AD9"/>
    <w:rsid w:val="00327E75"/>
    <w:rsid w:val="00327FD0"/>
    <w:rsid w:val="00330114"/>
    <w:rsid w:val="00330529"/>
    <w:rsid w:val="003306DE"/>
    <w:rsid w:val="00330A8F"/>
    <w:rsid w:val="00330C9B"/>
    <w:rsid w:val="00330D91"/>
    <w:rsid w:val="00330DBE"/>
    <w:rsid w:val="00330F09"/>
    <w:rsid w:val="003311B3"/>
    <w:rsid w:val="00331655"/>
    <w:rsid w:val="00331807"/>
    <w:rsid w:val="003318E7"/>
    <w:rsid w:val="00331BAA"/>
    <w:rsid w:val="00332633"/>
    <w:rsid w:val="00332861"/>
    <w:rsid w:val="00332A1B"/>
    <w:rsid w:val="00332BE4"/>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DA"/>
    <w:rsid w:val="00337B19"/>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4CE"/>
    <w:rsid w:val="003549D4"/>
    <w:rsid w:val="003551D6"/>
    <w:rsid w:val="00355487"/>
    <w:rsid w:val="003557E9"/>
    <w:rsid w:val="003558D5"/>
    <w:rsid w:val="00355D5A"/>
    <w:rsid w:val="00355EEC"/>
    <w:rsid w:val="00356183"/>
    <w:rsid w:val="00356235"/>
    <w:rsid w:val="00356404"/>
    <w:rsid w:val="00356638"/>
    <w:rsid w:val="00356A42"/>
    <w:rsid w:val="00356B87"/>
    <w:rsid w:val="0035709F"/>
    <w:rsid w:val="00357368"/>
    <w:rsid w:val="0035799D"/>
    <w:rsid w:val="00357A6A"/>
    <w:rsid w:val="00357BE1"/>
    <w:rsid w:val="00357C79"/>
    <w:rsid w:val="003600CC"/>
    <w:rsid w:val="0036015A"/>
    <w:rsid w:val="0036023C"/>
    <w:rsid w:val="00360680"/>
    <w:rsid w:val="00360784"/>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B23"/>
    <w:rsid w:val="00381EEF"/>
    <w:rsid w:val="00382505"/>
    <w:rsid w:val="00382593"/>
    <w:rsid w:val="003825D8"/>
    <w:rsid w:val="00383735"/>
    <w:rsid w:val="0038376C"/>
    <w:rsid w:val="00383788"/>
    <w:rsid w:val="0038386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1C3"/>
    <w:rsid w:val="00390245"/>
    <w:rsid w:val="00390458"/>
    <w:rsid w:val="0039060C"/>
    <w:rsid w:val="00390C1F"/>
    <w:rsid w:val="00390C96"/>
    <w:rsid w:val="00390DCE"/>
    <w:rsid w:val="00390FCB"/>
    <w:rsid w:val="00391458"/>
    <w:rsid w:val="003916EF"/>
    <w:rsid w:val="00391734"/>
    <w:rsid w:val="00392353"/>
    <w:rsid w:val="003924DA"/>
    <w:rsid w:val="00392872"/>
    <w:rsid w:val="00392B59"/>
    <w:rsid w:val="00392DC0"/>
    <w:rsid w:val="00393129"/>
    <w:rsid w:val="003933E2"/>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78"/>
    <w:rsid w:val="003975A1"/>
    <w:rsid w:val="00397618"/>
    <w:rsid w:val="003A059F"/>
    <w:rsid w:val="003A0C78"/>
    <w:rsid w:val="003A10B3"/>
    <w:rsid w:val="003A11A8"/>
    <w:rsid w:val="003A1678"/>
    <w:rsid w:val="003A1814"/>
    <w:rsid w:val="003A1B58"/>
    <w:rsid w:val="003A1D68"/>
    <w:rsid w:val="003A1DA6"/>
    <w:rsid w:val="003A1E4E"/>
    <w:rsid w:val="003A21C8"/>
    <w:rsid w:val="003A2425"/>
    <w:rsid w:val="003A24AF"/>
    <w:rsid w:val="003A2A5F"/>
    <w:rsid w:val="003A2B98"/>
    <w:rsid w:val="003A335E"/>
    <w:rsid w:val="003A3552"/>
    <w:rsid w:val="003A38B6"/>
    <w:rsid w:val="003A394E"/>
    <w:rsid w:val="003A3D86"/>
    <w:rsid w:val="003A3F6D"/>
    <w:rsid w:val="003A41CE"/>
    <w:rsid w:val="003A4FB9"/>
    <w:rsid w:val="003A51F2"/>
    <w:rsid w:val="003A54CE"/>
    <w:rsid w:val="003A55BF"/>
    <w:rsid w:val="003A58B7"/>
    <w:rsid w:val="003A59D9"/>
    <w:rsid w:val="003A68AD"/>
    <w:rsid w:val="003A6B95"/>
    <w:rsid w:val="003A6C14"/>
    <w:rsid w:val="003A6C74"/>
    <w:rsid w:val="003A6E6E"/>
    <w:rsid w:val="003A70F9"/>
    <w:rsid w:val="003A7476"/>
    <w:rsid w:val="003A75BF"/>
    <w:rsid w:val="003A79E4"/>
    <w:rsid w:val="003A7B6E"/>
    <w:rsid w:val="003A7C5E"/>
    <w:rsid w:val="003B024B"/>
    <w:rsid w:val="003B0662"/>
    <w:rsid w:val="003B0685"/>
    <w:rsid w:val="003B0B8D"/>
    <w:rsid w:val="003B0F42"/>
    <w:rsid w:val="003B1006"/>
    <w:rsid w:val="003B1147"/>
    <w:rsid w:val="003B1CA0"/>
    <w:rsid w:val="003B2A70"/>
    <w:rsid w:val="003B3556"/>
    <w:rsid w:val="003B36C6"/>
    <w:rsid w:val="003B3ED9"/>
    <w:rsid w:val="003B47EA"/>
    <w:rsid w:val="003B4D6A"/>
    <w:rsid w:val="003B4E4E"/>
    <w:rsid w:val="003B4FED"/>
    <w:rsid w:val="003B5101"/>
    <w:rsid w:val="003B592F"/>
    <w:rsid w:val="003B6493"/>
    <w:rsid w:val="003B671B"/>
    <w:rsid w:val="003B6AF2"/>
    <w:rsid w:val="003B6BAE"/>
    <w:rsid w:val="003B7059"/>
    <w:rsid w:val="003B737F"/>
    <w:rsid w:val="003B7513"/>
    <w:rsid w:val="003B767C"/>
    <w:rsid w:val="003B76A8"/>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727"/>
    <w:rsid w:val="003C2BEB"/>
    <w:rsid w:val="003C3117"/>
    <w:rsid w:val="003C381C"/>
    <w:rsid w:val="003C3E7E"/>
    <w:rsid w:val="003C3EB6"/>
    <w:rsid w:val="003C41C7"/>
    <w:rsid w:val="003C44E3"/>
    <w:rsid w:val="003C47F2"/>
    <w:rsid w:val="003C4ADD"/>
    <w:rsid w:val="003C4D45"/>
    <w:rsid w:val="003C4F16"/>
    <w:rsid w:val="003C5082"/>
    <w:rsid w:val="003C52EC"/>
    <w:rsid w:val="003C54E1"/>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AE8"/>
    <w:rsid w:val="003D6BDF"/>
    <w:rsid w:val="003D7F70"/>
    <w:rsid w:val="003D7FCA"/>
    <w:rsid w:val="003E0030"/>
    <w:rsid w:val="003E0A92"/>
    <w:rsid w:val="003E0AEC"/>
    <w:rsid w:val="003E0C51"/>
    <w:rsid w:val="003E0F34"/>
    <w:rsid w:val="003E1205"/>
    <w:rsid w:val="003E171E"/>
    <w:rsid w:val="003E1752"/>
    <w:rsid w:val="003E2071"/>
    <w:rsid w:val="003E239F"/>
    <w:rsid w:val="003E2423"/>
    <w:rsid w:val="003E27F0"/>
    <w:rsid w:val="003E2ABA"/>
    <w:rsid w:val="003E2D1E"/>
    <w:rsid w:val="003E2DD3"/>
    <w:rsid w:val="003E2F96"/>
    <w:rsid w:val="003E34F8"/>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77D"/>
    <w:rsid w:val="003E6AB9"/>
    <w:rsid w:val="003E6D01"/>
    <w:rsid w:val="003E6F24"/>
    <w:rsid w:val="003E6FB3"/>
    <w:rsid w:val="003E7125"/>
    <w:rsid w:val="003E713C"/>
    <w:rsid w:val="003E7254"/>
    <w:rsid w:val="003F01FD"/>
    <w:rsid w:val="003F0CF6"/>
    <w:rsid w:val="003F0E38"/>
    <w:rsid w:val="003F0F6F"/>
    <w:rsid w:val="003F1120"/>
    <w:rsid w:val="003F1756"/>
    <w:rsid w:val="003F1986"/>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8D0"/>
    <w:rsid w:val="003F4A8E"/>
    <w:rsid w:val="003F5E94"/>
    <w:rsid w:val="003F6309"/>
    <w:rsid w:val="003F67FC"/>
    <w:rsid w:val="003F6CE1"/>
    <w:rsid w:val="003F6EE4"/>
    <w:rsid w:val="003F6F3F"/>
    <w:rsid w:val="003F7347"/>
    <w:rsid w:val="003F76C9"/>
    <w:rsid w:val="003F79BA"/>
    <w:rsid w:val="003F7A07"/>
    <w:rsid w:val="003F7A17"/>
    <w:rsid w:val="003F7F24"/>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285"/>
    <w:rsid w:val="004035D9"/>
    <w:rsid w:val="0040376F"/>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7B9"/>
    <w:rsid w:val="00427FF0"/>
    <w:rsid w:val="004300CB"/>
    <w:rsid w:val="0043056C"/>
    <w:rsid w:val="00430757"/>
    <w:rsid w:val="0043082A"/>
    <w:rsid w:val="004309FD"/>
    <w:rsid w:val="00430DEA"/>
    <w:rsid w:val="00430F8C"/>
    <w:rsid w:val="00431182"/>
    <w:rsid w:val="004311BB"/>
    <w:rsid w:val="00431E22"/>
    <w:rsid w:val="00431F7F"/>
    <w:rsid w:val="004329EE"/>
    <w:rsid w:val="004330AB"/>
    <w:rsid w:val="0043318D"/>
    <w:rsid w:val="0043322F"/>
    <w:rsid w:val="00433240"/>
    <w:rsid w:val="004332D8"/>
    <w:rsid w:val="00433357"/>
    <w:rsid w:val="004336D1"/>
    <w:rsid w:val="004339F7"/>
    <w:rsid w:val="00433A8E"/>
    <w:rsid w:val="00433E45"/>
    <w:rsid w:val="00433F68"/>
    <w:rsid w:val="00434650"/>
    <w:rsid w:val="004348CB"/>
    <w:rsid w:val="00434D81"/>
    <w:rsid w:val="00434F8D"/>
    <w:rsid w:val="0043511E"/>
    <w:rsid w:val="004351F9"/>
    <w:rsid w:val="00435235"/>
    <w:rsid w:val="00435A0F"/>
    <w:rsid w:val="00435AEF"/>
    <w:rsid w:val="004361E6"/>
    <w:rsid w:val="00436B66"/>
    <w:rsid w:val="00436E17"/>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D4"/>
    <w:rsid w:val="00445D44"/>
    <w:rsid w:val="00445D7C"/>
    <w:rsid w:val="004468FA"/>
    <w:rsid w:val="00446BAF"/>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D5D"/>
    <w:rsid w:val="00454475"/>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FC4"/>
    <w:rsid w:val="00457FCB"/>
    <w:rsid w:val="0046001E"/>
    <w:rsid w:val="00460121"/>
    <w:rsid w:val="00460411"/>
    <w:rsid w:val="00460689"/>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5D36"/>
    <w:rsid w:val="00466010"/>
    <w:rsid w:val="004662AE"/>
    <w:rsid w:val="0046652F"/>
    <w:rsid w:val="0046654E"/>
    <w:rsid w:val="004668A0"/>
    <w:rsid w:val="004668E8"/>
    <w:rsid w:val="00466A5C"/>
    <w:rsid w:val="00466ABC"/>
    <w:rsid w:val="00466D68"/>
    <w:rsid w:val="004670AD"/>
    <w:rsid w:val="004674B2"/>
    <w:rsid w:val="004674ED"/>
    <w:rsid w:val="00467603"/>
    <w:rsid w:val="0046774F"/>
    <w:rsid w:val="00467976"/>
    <w:rsid w:val="0046797F"/>
    <w:rsid w:val="004702E4"/>
    <w:rsid w:val="004705D7"/>
    <w:rsid w:val="0047063C"/>
    <w:rsid w:val="0047085C"/>
    <w:rsid w:val="00470977"/>
    <w:rsid w:val="00470BF5"/>
    <w:rsid w:val="004710E5"/>
    <w:rsid w:val="0047198A"/>
    <w:rsid w:val="00471A79"/>
    <w:rsid w:val="00471C08"/>
    <w:rsid w:val="00471EE8"/>
    <w:rsid w:val="004720A6"/>
    <w:rsid w:val="004722D6"/>
    <w:rsid w:val="00472313"/>
    <w:rsid w:val="00472417"/>
    <w:rsid w:val="004726E1"/>
    <w:rsid w:val="00472852"/>
    <w:rsid w:val="00472B20"/>
    <w:rsid w:val="00472C83"/>
    <w:rsid w:val="00472EFE"/>
    <w:rsid w:val="00473216"/>
    <w:rsid w:val="00473506"/>
    <w:rsid w:val="00473CF4"/>
    <w:rsid w:val="004748A3"/>
    <w:rsid w:val="00474AE0"/>
    <w:rsid w:val="00474E02"/>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D38"/>
    <w:rsid w:val="0048355F"/>
    <w:rsid w:val="00483857"/>
    <w:rsid w:val="004838EF"/>
    <w:rsid w:val="00483AB9"/>
    <w:rsid w:val="00483B0C"/>
    <w:rsid w:val="00483B35"/>
    <w:rsid w:val="004847C1"/>
    <w:rsid w:val="004847FE"/>
    <w:rsid w:val="00484E76"/>
    <w:rsid w:val="0048520F"/>
    <w:rsid w:val="00485284"/>
    <w:rsid w:val="004855CF"/>
    <w:rsid w:val="00485B61"/>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30BC"/>
    <w:rsid w:val="0049342C"/>
    <w:rsid w:val="00493606"/>
    <w:rsid w:val="00493A1D"/>
    <w:rsid w:val="00493FAC"/>
    <w:rsid w:val="004941C2"/>
    <w:rsid w:val="0049423E"/>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586"/>
    <w:rsid w:val="004A3A15"/>
    <w:rsid w:val="004A3B81"/>
    <w:rsid w:val="004A3DDF"/>
    <w:rsid w:val="004A3E2A"/>
    <w:rsid w:val="004A3F65"/>
    <w:rsid w:val="004A4032"/>
    <w:rsid w:val="004A44D2"/>
    <w:rsid w:val="004A44E7"/>
    <w:rsid w:val="004A4567"/>
    <w:rsid w:val="004A45A4"/>
    <w:rsid w:val="004A4C27"/>
    <w:rsid w:val="004A4CB7"/>
    <w:rsid w:val="004A5167"/>
    <w:rsid w:val="004A51A6"/>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6E9"/>
    <w:rsid w:val="004B3DDB"/>
    <w:rsid w:val="004B417A"/>
    <w:rsid w:val="004B43FB"/>
    <w:rsid w:val="004B475E"/>
    <w:rsid w:val="004B4B57"/>
    <w:rsid w:val="004B502D"/>
    <w:rsid w:val="004B5499"/>
    <w:rsid w:val="004B5710"/>
    <w:rsid w:val="004B596B"/>
    <w:rsid w:val="004B5E20"/>
    <w:rsid w:val="004B6061"/>
    <w:rsid w:val="004B677D"/>
    <w:rsid w:val="004B6BA6"/>
    <w:rsid w:val="004B7301"/>
    <w:rsid w:val="004C0670"/>
    <w:rsid w:val="004C0DFE"/>
    <w:rsid w:val="004C0F34"/>
    <w:rsid w:val="004C14DA"/>
    <w:rsid w:val="004C1801"/>
    <w:rsid w:val="004C1AC6"/>
    <w:rsid w:val="004C1B24"/>
    <w:rsid w:val="004C1EC1"/>
    <w:rsid w:val="004C2219"/>
    <w:rsid w:val="004C223D"/>
    <w:rsid w:val="004C29EE"/>
    <w:rsid w:val="004C2AB9"/>
    <w:rsid w:val="004C2B1B"/>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C27"/>
    <w:rsid w:val="004C5E17"/>
    <w:rsid w:val="004C6452"/>
    <w:rsid w:val="004C6D1D"/>
    <w:rsid w:val="004C6F18"/>
    <w:rsid w:val="004C71DA"/>
    <w:rsid w:val="004C7AFF"/>
    <w:rsid w:val="004C7BC5"/>
    <w:rsid w:val="004C7D63"/>
    <w:rsid w:val="004D0181"/>
    <w:rsid w:val="004D01A2"/>
    <w:rsid w:val="004D01A9"/>
    <w:rsid w:val="004D0591"/>
    <w:rsid w:val="004D0A23"/>
    <w:rsid w:val="004D0A9A"/>
    <w:rsid w:val="004D0E36"/>
    <w:rsid w:val="004D0E37"/>
    <w:rsid w:val="004D12B3"/>
    <w:rsid w:val="004D1E8F"/>
    <w:rsid w:val="004D214A"/>
    <w:rsid w:val="004D2176"/>
    <w:rsid w:val="004D27C1"/>
    <w:rsid w:val="004D291D"/>
    <w:rsid w:val="004D29C8"/>
    <w:rsid w:val="004D2B39"/>
    <w:rsid w:val="004D3258"/>
    <w:rsid w:val="004D3320"/>
    <w:rsid w:val="004D3321"/>
    <w:rsid w:val="004D351E"/>
    <w:rsid w:val="004D3585"/>
    <w:rsid w:val="004D4363"/>
    <w:rsid w:val="004D4B13"/>
    <w:rsid w:val="004D4FAC"/>
    <w:rsid w:val="004D4FBF"/>
    <w:rsid w:val="004D582D"/>
    <w:rsid w:val="004D5EF4"/>
    <w:rsid w:val="004D6043"/>
    <w:rsid w:val="004D621D"/>
    <w:rsid w:val="004D6684"/>
    <w:rsid w:val="004D689D"/>
    <w:rsid w:val="004D6E20"/>
    <w:rsid w:val="004D770D"/>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5187"/>
    <w:rsid w:val="004E5822"/>
    <w:rsid w:val="004E584E"/>
    <w:rsid w:val="004E584F"/>
    <w:rsid w:val="004E5EA1"/>
    <w:rsid w:val="004E5FC7"/>
    <w:rsid w:val="004E6341"/>
    <w:rsid w:val="004E6481"/>
    <w:rsid w:val="004E671A"/>
    <w:rsid w:val="004E6A9C"/>
    <w:rsid w:val="004E6FE3"/>
    <w:rsid w:val="004E745A"/>
    <w:rsid w:val="004E74BE"/>
    <w:rsid w:val="004E7724"/>
    <w:rsid w:val="004E7798"/>
    <w:rsid w:val="004E77B7"/>
    <w:rsid w:val="004E79D5"/>
    <w:rsid w:val="004E7D78"/>
    <w:rsid w:val="004E7E65"/>
    <w:rsid w:val="004F0256"/>
    <w:rsid w:val="004F07E6"/>
    <w:rsid w:val="004F097C"/>
    <w:rsid w:val="004F0A3B"/>
    <w:rsid w:val="004F0F2F"/>
    <w:rsid w:val="004F0FC4"/>
    <w:rsid w:val="004F13DB"/>
    <w:rsid w:val="004F1403"/>
    <w:rsid w:val="004F1667"/>
    <w:rsid w:val="004F1AB1"/>
    <w:rsid w:val="004F1FF3"/>
    <w:rsid w:val="004F20F9"/>
    <w:rsid w:val="004F22E9"/>
    <w:rsid w:val="004F23B5"/>
    <w:rsid w:val="004F258A"/>
    <w:rsid w:val="004F2756"/>
    <w:rsid w:val="004F2A52"/>
    <w:rsid w:val="004F2DCB"/>
    <w:rsid w:val="004F3815"/>
    <w:rsid w:val="004F3C14"/>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E3F"/>
    <w:rsid w:val="00507FE9"/>
    <w:rsid w:val="005100B4"/>
    <w:rsid w:val="00510180"/>
    <w:rsid w:val="005101D2"/>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536"/>
    <w:rsid w:val="00513541"/>
    <w:rsid w:val="00513A38"/>
    <w:rsid w:val="00513BC4"/>
    <w:rsid w:val="00513ED6"/>
    <w:rsid w:val="00514553"/>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B07"/>
    <w:rsid w:val="00521B7E"/>
    <w:rsid w:val="00521ECF"/>
    <w:rsid w:val="00522595"/>
    <w:rsid w:val="00522CD2"/>
    <w:rsid w:val="00522DA7"/>
    <w:rsid w:val="005235DE"/>
    <w:rsid w:val="00523689"/>
    <w:rsid w:val="00523B0E"/>
    <w:rsid w:val="005241BC"/>
    <w:rsid w:val="005243BB"/>
    <w:rsid w:val="005244C2"/>
    <w:rsid w:val="00524527"/>
    <w:rsid w:val="00524814"/>
    <w:rsid w:val="00524D38"/>
    <w:rsid w:val="0052576C"/>
    <w:rsid w:val="00525BBA"/>
    <w:rsid w:val="00526311"/>
    <w:rsid w:val="005266CF"/>
    <w:rsid w:val="00526C8B"/>
    <w:rsid w:val="00526D74"/>
    <w:rsid w:val="00526E46"/>
    <w:rsid w:val="005273C2"/>
    <w:rsid w:val="00527458"/>
    <w:rsid w:val="0052784A"/>
    <w:rsid w:val="00527ADA"/>
    <w:rsid w:val="00527AFA"/>
    <w:rsid w:val="005303A1"/>
    <w:rsid w:val="005307D2"/>
    <w:rsid w:val="0053098C"/>
    <w:rsid w:val="00530FFA"/>
    <w:rsid w:val="00531065"/>
    <w:rsid w:val="00531408"/>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4D1"/>
    <w:rsid w:val="00544529"/>
    <w:rsid w:val="00544DFD"/>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38"/>
    <w:rsid w:val="00552DFF"/>
    <w:rsid w:val="0055308E"/>
    <w:rsid w:val="00553433"/>
    <w:rsid w:val="00553456"/>
    <w:rsid w:val="005537FA"/>
    <w:rsid w:val="0055393C"/>
    <w:rsid w:val="00553F99"/>
    <w:rsid w:val="0055446A"/>
    <w:rsid w:val="00554497"/>
    <w:rsid w:val="00554723"/>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459D"/>
    <w:rsid w:val="005654E8"/>
    <w:rsid w:val="005658A2"/>
    <w:rsid w:val="00565A79"/>
    <w:rsid w:val="00565C32"/>
    <w:rsid w:val="00565C65"/>
    <w:rsid w:val="00566237"/>
    <w:rsid w:val="00566552"/>
    <w:rsid w:val="0056687D"/>
    <w:rsid w:val="00566913"/>
    <w:rsid w:val="00566B4D"/>
    <w:rsid w:val="00566D80"/>
    <w:rsid w:val="00566DEA"/>
    <w:rsid w:val="0056708C"/>
    <w:rsid w:val="0056721C"/>
    <w:rsid w:val="005675A2"/>
    <w:rsid w:val="005675F2"/>
    <w:rsid w:val="00567AC5"/>
    <w:rsid w:val="00567DD4"/>
    <w:rsid w:val="005707A9"/>
    <w:rsid w:val="00570A25"/>
    <w:rsid w:val="0057103F"/>
    <w:rsid w:val="005713A5"/>
    <w:rsid w:val="005713F4"/>
    <w:rsid w:val="0057194D"/>
    <w:rsid w:val="00571A68"/>
    <w:rsid w:val="005726C6"/>
    <w:rsid w:val="00572934"/>
    <w:rsid w:val="00572A27"/>
    <w:rsid w:val="00572D84"/>
    <w:rsid w:val="00572F83"/>
    <w:rsid w:val="00572FAC"/>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5BCA"/>
    <w:rsid w:val="0057600F"/>
    <w:rsid w:val="005763B7"/>
    <w:rsid w:val="00576B7E"/>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40A2"/>
    <w:rsid w:val="005840A5"/>
    <w:rsid w:val="005844DB"/>
    <w:rsid w:val="005851F9"/>
    <w:rsid w:val="00585640"/>
    <w:rsid w:val="00585ACD"/>
    <w:rsid w:val="00585DAC"/>
    <w:rsid w:val="005866F8"/>
    <w:rsid w:val="00586D86"/>
    <w:rsid w:val="005875AE"/>
    <w:rsid w:val="00587731"/>
    <w:rsid w:val="00587AAE"/>
    <w:rsid w:val="00587C98"/>
    <w:rsid w:val="00587D46"/>
    <w:rsid w:val="005900EB"/>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CDB"/>
    <w:rsid w:val="005944B0"/>
    <w:rsid w:val="005945AC"/>
    <w:rsid w:val="00594642"/>
    <w:rsid w:val="00594810"/>
    <w:rsid w:val="005949F6"/>
    <w:rsid w:val="00594A6C"/>
    <w:rsid w:val="00594DA5"/>
    <w:rsid w:val="00594F5D"/>
    <w:rsid w:val="005951C6"/>
    <w:rsid w:val="005952B7"/>
    <w:rsid w:val="0059573B"/>
    <w:rsid w:val="0059578F"/>
    <w:rsid w:val="00595BBB"/>
    <w:rsid w:val="00595E2D"/>
    <w:rsid w:val="00596602"/>
    <w:rsid w:val="00596C10"/>
    <w:rsid w:val="005973EC"/>
    <w:rsid w:val="005978BC"/>
    <w:rsid w:val="00597912"/>
    <w:rsid w:val="0059795B"/>
    <w:rsid w:val="00597A14"/>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83"/>
    <w:rsid w:val="005A32D0"/>
    <w:rsid w:val="005A34F2"/>
    <w:rsid w:val="005A3519"/>
    <w:rsid w:val="005A3968"/>
    <w:rsid w:val="005A3996"/>
    <w:rsid w:val="005A3DF1"/>
    <w:rsid w:val="005A3E2C"/>
    <w:rsid w:val="005A3FC4"/>
    <w:rsid w:val="005A43E4"/>
    <w:rsid w:val="005A47CF"/>
    <w:rsid w:val="005A4845"/>
    <w:rsid w:val="005A4A42"/>
    <w:rsid w:val="005A4F7D"/>
    <w:rsid w:val="005A501D"/>
    <w:rsid w:val="005A513B"/>
    <w:rsid w:val="005A5284"/>
    <w:rsid w:val="005A57BA"/>
    <w:rsid w:val="005A5833"/>
    <w:rsid w:val="005A5BF9"/>
    <w:rsid w:val="005A5D31"/>
    <w:rsid w:val="005A61C8"/>
    <w:rsid w:val="005A6496"/>
    <w:rsid w:val="005A6791"/>
    <w:rsid w:val="005A67EC"/>
    <w:rsid w:val="005A687A"/>
    <w:rsid w:val="005A719A"/>
    <w:rsid w:val="005A78B6"/>
    <w:rsid w:val="005A78D6"/>
    <w:rsid w:val="005A7B15"/>
    <w:rsid w:val="005A7D7B"/>
    <w:rsid w:val="005A7DA6"/>
    <w:rsid w:val="005B05DC"/>
    <w:rsid w:val="005B1260"/>
    <w:rsid w:val="005B1607"/>
    <w:rsid w:val="005B1A0B"/>
    <w:rsid w:val="005B1ADF"/>
    <w:rsid w:val="005B2729"/>
    <w:rsid w:val="005B2CA2"/>
    <w:rsid w:val="005B2E68"/>
    <w:rsid w:val="005B300B"/>
    <w:rsid w:val="005B31F3"/>
    <w:rsid w:val="005B3320"/>
    <w:rsid w:val="005B33FE"/>
    <w:rsid w:val="005B344E"/>
    <w:rsid w:val="005B3850"/>
    <w:rsid w:val="005B3A2C"/>
    <w:rsid w:val="005B40D6"/>
    <w:rsid w:val="005B476C"/>
    <w:rsid w:val="005B4B81"/>
    <w:rsid w:val="005B4D8E"/>
    <w:rsid w:val="005B4FFD"/>
    <w:rsid w:val="005B5F64"/>
    <w:rsid w:val="005B623E"/>
    <w:rsid w:val="005B65DA"/>
    <w:rsid w:val="005B6627"/>
    <w:rsid w:val="005B6ABA"/>
    <w:rsid w:val="005B6C45"/>
    <w:rsid w:val="005B787C"/>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A15"/>
    <w:rsid w:val="005C25E6"/>
    <w:rsid w:val="005C272A"/>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119F"/>
    <w:rsid w:val="005D1949"/>
    <w:rsid w:val="005D19B7"/>
    <w:rsid w:val="005D1A73"/>
    <w:rsid w:val="005D1BBA"/>
    <w:rsid w:val="005D1D83"/>
    <w:rsid w:val="005D2873"/>
    <w:rsid w:val="005D2A2F"/>
    <w:rsid w:val="005D32AC"/>
    <w:rsid w:val="005D37E1"/>
    <w:rsid w:val="005D3819"/>
    <w:rsid w:val="005D3F4C"/>
    <w:rsid w:val="005D406E"/>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1057"/>
    <w:rsid w:val="005E1B85"/>
    <w:rsid w:val="005E1D1F"/>
    <w:rsid w:val="005E1D69"/>
    <w:rsid w:val="005E2113"/>
    <w:rsid w:val="005E232C"/>
    <w:rsid w:val="005E29A2"/>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A31"/>
    <w:rsid w:val="005F2C64"/>
    <w:rsid w:val="005F3061"/>
    <w:rsid w:val="005F3268"/>
    <w:rsid w:val="005F3303"/>
    <w:rsid w:val="005F34FC"/>
    <w:rsid w:val="005F39C7"/>
    <w:rsid w:val="005F3FA4"/>
    <w:rsid w:val="005F55E0"/>
    <w:rsid w:val="005F591A"/>
    <w:rsid w:val="005F5AC4"/>
    <w:rsid w:val="005F6199"/>
    <w:rsid w:val="005F66C6"/>
    <w:rsid w:val="005F67F8"/>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A61"/>
    <w:rsid w:val="00602C33"/>
    <w:rsid w:val="00602C98"/>
    <w:rsid w:val="00602EBE"/>
    <w:rsid w:val="006032B3"/>
    <w:rsid w:val="00603586"/>
    <w:rsid w:val="00603CE9"/>
    <w:rsid w:val="00603E51"/>
    <w:rsid w:val="00603EE6"/>
    <w:rsid w:val="00604058"/>
    <w:rsid w:val="0060414C"/>
    <w:rsid w:val="00604DB7"/>
    <w:rsid w:val="006050A0"/>
    <w:rsid w:val="00605242"/>
    <w:rsid w:val="0060560E"/>
    <w:rsid w:val="006058CC"/>
    <w:rsid w:val="00605941"/>
    <w:rsid w:val="00605B38"/>
    <w:rsid w:val="00605C75"/>
    <w:rsid w:val="00606A80"/>
    <w:rsid w:val="00606C3F"/>
    <w:rsid w:val="00606D4F"/>
    <w:rsid w:val="00606E97"/>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80A"/>
    <w:rsid w:val="00615974"/>
    <w:rsid w:val="00615E32"/>
    <w:rsid w:val="00615FAE"/>
    <w:rsid w:val="006161C9"/>
    <w:rsid w:val="00616540"/>
    <w:rsid w:val="00616A30"/>
    <w:rsid w:val="00616C5D"/>
    <w:rsid w:val="00616D7C"/>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EED"/>
    <w:rsid w:val="0062228D"/>
    <w:rsid w:val="00622296"/>
    <w:rsid w:val="0062233E"/>
    <w:rsid w:val="006227EF"/>
    <w:rsid w:val="006228F0"/>
    <w:rsid w:val="00622A37"/>
    <w:rsid w:val="00622F8F"/>
    <w:rsid w:val="00622FF5"/>
    <w:rsid w:val="00623854"/>
    <w:rsid w:val="00623869"/>
    <w:rsid w:val="0062391A"/>
    <w:rsid w:val="00623ADA"/>
    <w:rsid w:val="00624062"/>
    <w:rsid w:val="00624B59"/>
    <w:rsid w:val="00624BAA"/>
    <w:rsid w:val="00624BFB"/>
    <w:rsid w:val="00625229"/>
    <w:rsid w:val="006255A7"/>
    <w:rsid w:val="006255ED"/>
    <w:rsid w:val="00626062"/>
    <w:rsid w:val="0062684B"/>
    <w:rsid w:val="00626C39"/>
    <w:rsid w:val="00626EE5"/>
    <w:rsid w:val="00627210"/>
    <w:rsid w:val="00627EC7"/>
    <w:rsid w:val="006301BE"/>
    <w:rsid w:val="006301FD"/>
    <w:rsid w:val="0063058C"/>
    <w:rsid w:val="00630CF6"/>
    <w:rsid w:val="00630F1D"/>
    <w:rsid w:val="006310A4"/>
    <w:rsid w:val="006315DE"/>
    <w:rsid w:val="00631D24"/>
    <w:rsid w:val="00631D6C"/>
    <w:rsid w:val="006322DE"/>
    <w:rsid w:val="0063234E"/>
    <w:rsid w:val="00632440"/>
    <w:rsid w:val="006325C7"/>
    <w:rsid w:val="00632693"/>
    <w:rsid w:val="0063276C"/>
    <w:rsid w:val="00632FA9"/>
    <w:rsid w:val="00633088"/>
    <w:rsid w:val="00633497"/>
    <w:rsid w:val="00633F83"/>
    <w:rsid w:val="00634229"/>
    <w:rsid w:val="006342AF"/>
    <w:rsid w:val="00634307"/>
    <w:rsid w:val="00634761"/>
    <w:rsid w:val="00634955"/>
    <w:rsid w:val="00634B02"/>
    <w:rsid w:val="00634DC0"/>
    <w:rsid w:val="00634FEE"/>
    <w:rsid w:val="006350CE"/>
    <w:rsid w:val="006351C9"/>
    <w:rsid w:val="006353B6"/>
    <w:rsid w:val="00635804"/>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A2"/>
    <w:rsid w:val="006425EB"/>
    <w:rsid w:val="00642815"/>
    <w:rsid w:val="006432BF"/>
    <w:rsid w:val="00643483"/>
    <w:rsid w:val="006435B1"/>
    <w:rsid w:val="00643796"/>
    <w:rsid w:val="0064381A"/>
    <w:rsid w:val="00643A66"/>
    <w:rsid w:val="00643E2D"/>
    <w:rsid w:val="00644AA0"/>
    <w:rsid w:val="00644E94"/>
    <w:rsid w:val="0064593C"/>
    <w:rsid w:val="006460DE"/>
    <w:rsid w:val="006474CE"/>
    <w:rsid w:val="00647526"/>
    <w:rsid w:val="00647A8A"/>
    <w:rsid w:val="00647AE7"/>
    <w:rsid w:val="00647BB9"/>
    <w:rsid w:val="00647F31"/>
    <w:rsid w:val="00650622"/>
    <w:rsid w:val="006508B3"/>
    <w:rsid w:val="00650962"/>
    <w:rsid w:val="0065097E"/>
    <w:rsid w:val="00650EEB"/>
    <w:rsid w:val="006515BE"/>
    <w:rsid w:val="00651B53"/>
    <w:rsid w:val="00651CC5"/>
    <w:rsid w:val="00651CFB"/>
    <w:rsid w:val="00651F24"/>
    <w:rsid w:val="006520AA"/>
    <w:rsid w:val="00653A99"/>
    <w:rsid w:val="00653D84"/>
    <w:rsid w:val="00653D9D"/>
    <w:rsid w:val="00653FCB"/>
    <w:rsid w:val="006540B4"/>
    <w:rsid w:val="00654206"/>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763"/>
    <w:rsid w:val="00670CA5"/>
    <w:rsid w:val="006710D3"/>
    <w:rsid w:val="0067148C"/>
    <w:rsid w:val="00671849"/>
    <w:rsid w:val="00671CD1"/>
    <w:rsid w:val="006721C5"/>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65F4"/>
    <w:rsid w:val="00676EFE"/>
    <w:rsid w:val="006771FF"/>
    <w:rsid w:val="00677264"/>
    <w:rsid w:val="00677300"/>
    <w:rsid w:val="006773EC"/>
    <w:rsid w:val="0067747C"/>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6006"/>
    <w:rsid w:val="00686473"/>
    <w:rsid w:val="006867DD"/>
    <w:rsid w:val="0068692F"/>
    <w:rsid w:val="006869B7"/>
    <w:rsid w:val="00686A6B"/>
    <w:rsid w:val="00686CB6"/>
    <w:rsid w:val="00686D67"/>
    <w:rsid w:val="00687073"/>
    <w:rsid w:val="006870F5"/>
    <w:rsid w:val="0068765F"/>
    <w:rsid w:val="0069015D"/>
    <w:rsid w:val="00690198"/>
    <w:rsid w:val="00690B9B"/>
    <w:rsid w:val="00690D65"/>
    <w:rsid w:val="00691774"/>
    <w:rsid w:val="0069188E"/>
    <w:rsid w:val="00691C24"/>
    <w:rsid w:val="00691DAF"/>
    <w:rsid w:val="006921D8"/>
    <w:rsid w:val="00692210"/>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9EB"/>
    <w:rsid w:val="00697C23"/>
    <w:rsid w:val="00697C71"/>
    <w:rsid w:val="00697F3F"/>
    <w:rsid w:val="006A0058"/>
    <w:rsid w:val="006A0839"/>
    <w:rsid w:val="006A097A"/>
    <w:rsid w:val="006A0BB3"/>
    <w:rsid w:val="006A0D6F"/>
    <w:rsid w:val="006A148A"/>
    <w:rsid w:val="006A168E"/>
    <w:rsid w:val="006A1C4B"/>
    <w:rsid w:val="006A1D3C"/>
    <w:rsid w:val="006A1D65"/>
    <w:rsid w:val="006A2508"/>
    <w:rsid w:val="006A2D28"/>
    <w:rsid w:val="006A2ECC"/>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75AC"/>
    <w:rsid w:val="006A7918"/>
    <w:rsid w:val="006A7CD9"/>
    <w:rsid w:val="006B0768"/>
    <w:rsid w:val="006B0954"/>
    <w:rsid w:val="006B0F72"/>
    <w:rsid w:val="006B0FB3"/>
    <w:rsid w:val="006B0FCE"/>
    <w:rsid w:val="006B1497"/>
    <w:rsid w:val="006B1535"/>
    <w:rsid w:val="006B15DA"/>
    <w:rsid w:val="006B16CF"/>
    <w:rsid w:val="006B1852"/>
    <w:rsid w:val="006B196B"/>
    <w:rsid w:val="006B1B52"/>
    <w:rsid w:val="006B1CB4"/>
    <w:rsid w:val="006B1F2A"/>
    <w:rsid w:val="006B1FA6"/>
    <w:rsid w:val="006B2773"/>
    <w:rsid w:val="006B279F"/>
    <w:rsid w:val="006B293C"/>
    <w:rsid w:val="006B2B40"/>
    <w:rsid w:val="006B2CD6"/>
    <w:rsid w:val="006B334C"/>
    <w:rsid w:val="006B3553"/>
    <w:rsid w:val="006B3ECE"/>
    <w:rsid w:val="006B3F81"/>
    <w:rsid w:val="006B41CC"/>
    <w:rsid w:val="006B4296"/>
    <w:rsid w:val="006B4564"/>
    <w:rsid w:val="006B4894"/>
    <w:rsid w:val="006B49B6"/>
    <w:rsid w:val="006B4C21"/>
    <w:rsid w:val="006B4F30"/>
    <w:rsid w:val="006B4F78"/>
    <w:rsid w:val="006B4F93"/>
    <w:rsid w:val="006B4F9F"/>
    <w:rsid w:val="006B54DF"/>
    <w:rsid w:val="006B55E4"/>
    <w:rsid w:val="006B5887"/>
    <w:rsid w:val="006B5CD8"/>
    <w:rsid w:val="006B61FC"/>
    <w:rsid w:val="006B6AB9"/>
    <w:rsid w:val="006B6CAB"/>
    <w:rsid w:val="006B6D3D"/>
    <w:rsid w:val="006B7135"/>
    <w:rsid w:val="006B7716"/>
    <w:rsid w:val="006B7808"/>
    <w:rsid w:val="006B7814"/>
    <w:rsid w:val="006B7830"/>
    <w:rsid w:val="006B7988"/>
    <w:rsid w:val="006B7B12"/>
    <w:rsid w:val="006B7B77"/>
    <w:rsid w:val="006B7CD4"/>
    <w:rsid w:val="006B7F45"/>
    <w:rsid w:val="006C07AD"/>
    <w:rsid w:val="006C0EF1"/>
    <w:rsid w:val="006C11AD"/>
    <w:rsid w:val="006C12ED"/>
    <w:rsid w:val="006C1457"/>
    <w:rsid w:val="006C14ED"/>
    <w:rsid w:val="006C180E"/>
    <w:rsid w:val="006C18CD"/>
    <w:rsid w:val="006C198D"/>
    <w:rsid w:val="006C1D80"/>
    <w:rsid w:val="006C222D"/>
    <w:rsid w:val="006C2549"/>
    <w:rsid w:val="006C25C3"/>
    <w:rsid w:val="006C2883"/>
    <w:rsid w:val="006C2B42"/>
    <w:rsid w:val="006C3190"/>
    <w:rsid w:val="006C35D9"/>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4D6"/>
    <w:rsid w:val="006D2E87"/>
    <w:rsid w:val="006D2F62"/>
    <w:rsid w:val="006D2F67"/>
    <w:rsid w:val="006D304D"/>
    <w:rsid w:val="006D34D6"/>
    <w:rsid w:val="006D351B"/>
    <w:rsid w:val="006D3573"/>
    <w:rsid w:val="006D3B53"/>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1342"/>
    <w:rsid w:val="006F1459"/>
    <w:rsid w:val="006F1A4C"/>
    <w:rsid w:val="006F1C85"/>
    <w:rsid w:val="006F1F24"/>
    <w:rsid w:val="006F2307"/>
    <w:rsid w:val="006F2355"/>
    <w:rsid w:val="006F27BC"/>
    <w:rsid w:val="006F2860"/>
    <w:rsid w:val="006F291A"/>
    <w:rsid w:val="006F2A06"/>
    <w:rsid w:val="006F2D07"/>
    <w:rsid w:val="006F308E"/>
    <w:rsid w:val="006F3316"/>
    <w:rsid w:val="006F371B"/>
    <w:rsid w:val="006F3B66"/>
    <w:rsid w:val="006F3C4F"/>
    <w:rsid w:val="006F3D30"/>
    <w:rsid w:val="006F3E32"/>
    <w:rsid w:val="006F3F5A"/>
    <w:rsid w:val="006F40DD"/>
    <w:rsid w:val="006F4342"/>
    <w:rsid w:val="006F447F"/>
    <w:rsid w:val="006F4622"/>
    <w:rsid w:val="006F4826"/>
    <w:rsid w:val="006F48B3"/>
    <w:rsid w:val="006F4C5C"/>
    <w:rsid w:val="006F4D3D"/>
    <w:rsid w:val="006F4E45"/>
    <w:rsid w:val="006F5113"/>
    <w:rsid w:val="006F57C0"/>
    <w:rsid w:val="006F5C10"/>
    <w:rsid w:val="006F5FE2"/>
    <w:rsid w:val="006F6168"/>
    <w:rsid w:val="006F6FC4"/>
    <w:rsid w:val="006F71A3"/>
    <w:rsid w:val="006F748B"/>
    <w:rsid w:val="006F757F"/>
    <w:rsid w:val="006F7703"/>
    <w:rsid w:val="006F7AA7"/>
    <w:rsid w:val="006F7F3B"/>
    <w:rsid w:val="0070001C"/>
    <w:rsid w:val="00700332"/>
    <w:rsid w:val="007003D6"/>
    <w:rsid w:val="00700556"/>
    <w:rsid w:val="00700670"/>
    <w:rsid w:val="00700B08"/>
    <w:rsid w:val="007013EF"/>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484"/>
    <w:rsid w:val="00705498"/>
    <w:rsid w:val="007055F3"/>
    <w:rsid w:val="007055FD"/>
    <w:rsid w:val="0070574E"/>
    <w:rsid w:val="00705CE9"/>
    <w:rsid w:val="00705D88"/>
    <w:rsid w:val="0070664E"/>
    <w:rsid w:val="007066AC"/>
    <w:rsid w:val="00707043"/>
    <w:rsid w:val="00707098"/>
    <w:rsid w:val="007070E5"/>
    <w:rsid w:val="00707119"/>
    <w:rsid w:val="0070738D"/>
    <w:rsid w:val="007076AD"/>
    <w:rsid w:val="007077FC"/>
    <w:rsid w:val="007104FD"/>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4061"/>
    <w:rsid w:val="00714070"/>
    <w:rsid w:val="0071431C"/>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384"/>
    <w:rsid w:val="0071690E"/>
    <w:rsid w:val="00716B30"/>
    <w:rsid w:val="00716E2B"/>
    <w:rsid w:val="007174E6"/>
    <w:rsid w:val="00717D90"/>
    <w:rsid w:val="00717F02"/>
    <w:rsid w:val="00720172"/>
    <w:rsid w:val="00720A0C"/>
    <w:rsid w:val="00720DA9"/>
    <w:rsid w:val="00720E9C"/>
    <w:rsid w:val="007210AB"/>
    <w:rsid w:val="00721244"/>
    <w:rsid w:val="00721398"/>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66"/>
    <w:rsid w:val="00724D81"/>
    <w:rsid w:val="00724E32"/>
    <w:rsid w:val="00724F95"/>
    <w:rsid w:val="00725121"/>
    <w:rsid w:val="007251A9"/>
    <w:rsid w:val="007251E0"/>
    <w:rsid w:val="00725294"/>
    <w:rsid w:val="007252EC"/>
    <w:rsid w:val="0072534F"/>
    <w:rsid w:val="007260BA"/>
    <w:rsid w:val="00726517"/>
    <w:rsid w:val="00726CD6"/>
    <w:rsid w:val="00727534"/>
    <w:rsid w:val="00727C0B"/>
    <w:rsid w:val="00727F5E"/>
    <w:rsid w:val="00730261"/>
    <w:rsid w:val="00730AE2"/>
    <w:rsid w:val="00730C29"/>
    <w:rsid w:val="007312A7"/>
    <w:rsid w:val="007319FE"/>
    <w:rsid w:val="00731B8F"/>
    <w:rsid w:val="00731EAA"/>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EA0"/>
    <w:rsid w:val="00740F2F"/>
    <w:rsid w:val="00741045"/>
    <w:rsid w:val="00741529"/>
    <w:rsid w:val="007418B5"/>
    <w:rsid w:val="007424A0"/>
    <w:rsid w:val="00742696"/>
    <w:rsid w:val="00742876"/>
    <w:rsid w:val="00742EEA"/>
    <w:rsid w:val="00743222"/>
    <w:rsid w:val="007435BB"/>
    <w:rsid w:val="007437A8"/>
    <w:rsid w:val="00743EC3"/>
    <w:rsid w:val="00744168"/>
    <w:rsid w:val="007443BA"/>
    <w:rsid w:val="007444CD"/>
    <w:rsid w:val="00744665"/>
    <w:rsid w:val="00744718"/>
    <w:rsid w:val="0074478E"/>
    <w:rsid w:val="00744E5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5CD"/>
    <w:rsid w:val="0075584A"/>
    <w:rsid w:val="00755910"/>
    <w:rsid w:val="00755B1B"/>
    <w:rsid w:val="0075648A"/>
    <w:rsid w:val="007566FA"/>
    <w:rsid w:val="00756A8C"/>
    <w:rsid w:val="00756AB7"/>
    <w:rsid w:val="0075719E"/>
    <w:rsid w:val="00757A80"/>
    <w:rsid w:val="00757C44"/>
    <w:rsid w:val="00757D28"/>
    <w:rsid w:val="007602B7"/>
    <w:rsid w:val="007602C8"/>
    <w:rsid w:val="0076031C"/>
    <w:rsid w:val="0076048A"/>
    <w:rsid w:val="0076092E"/>
    <w:rsid w:val="00760A49"/>
    <w:rsid w:val="00760BA8"/>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745"/>
    <w:rsid w:val="00764762"/>
    <w:rsid w:val="00764C25"/>
    <w:rsid w:val="00764E2A"/>
    <w:rsid w:val="00765275"/>
    <w:rsid w:val="007652DC"/>
    <w:rsid w:val="00765570"/>
    <w:rsid w:val="0076581A"/>
    <w:rsid w:val="00765E4F"/>
    <w:rsid w:val="00765E5D"/>
    <w:rsid w:val="00766583"/>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527B"/>
    <w:rsid w:val="0077547C"/>
    <w:rsid w:val="0077563F"/>
    <w:rsid w:val="00775B9C"/>
    <w:rsid w:val="00775BBD"/>
    <w:rsid w:val="00776133"/>
    <w:rsid w:val="0077679E"/>
    <w:rsid w:val="00776FFD"/>
    <w:rsid w:val="00777230"/>
    <w:rsid w:val="00777513"/>
    <w:rsid w:val="00777541"/>
    <w:rsid w:val="007776D1"/>
    <w:rsid w:val="00777922"/>
    <w:rsid w:val="00777F11"/>
    <w:rsid w:val="0078000E"/>
    <w:rsid w:val="00780851"/>
    <w:rsid w:val="00780C20"/>
    <w:rsid w:val="00780D23"/>
    <w:rsid w:val="0078108F"/>
    <w:rsid w:val="00781774"/>
    <w:rsid w:val="00781BBF"/>
    <w:rsid w:val="00781BC8"/>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9C2"/>
    <w:rsid w:val="0078626B"/>
    <w:rsid w:val="007863D0"/>
    <w:rsid w:val="00786472"/>
    <w:rsid w:val="00786957"/>
    <w:rsid w:val="0078695B"/>
    <w:rsid w:val="00786A7D"/>
    <w:rsid w:val="00786E0C"/>
    <w:rsid w:val="00787702"/>
    <w:rsid w:val="00787B21"/>
    <w:rsid w:val="00787C9F"/>
    <w:rsid w:val="00787D61"/>
    <w:rsid w:val="007901EB"/>
    <w:rsid w:val="00790232"/>
    <w:rsid w:val="0079029F"/>
    <w:rsid w:val="007902BC"/>
    <w:rsid w:val="007904E5"/>
    <w:rsid w:val="00790720"/>
    <w:rsid w:val="00790825"/>
    <w:rsid w:val="00790C0C"/>
    <w:rsid w:val="00790CE2"/>
    <w:rsid w:val="0079131C"/>
    <w:rsid w:val="007918F6"/>
    <w:rsid w:val="00791AB3"/>
    <w:rsid w:val="00791B68"/>
    <w:rsid w:val="00791EAD"/>
    <w:rsid w:val="00792687"/>
    <w:rsid w:val="00792B8F"/>
    <w:rsid w:val="00792D00"/>
    <w:rsid w:val="00793075"/>
    <w:rsid w:val="00793407"/>
    <w:rsid w:val="00793419"/>
    <w:rsid w:val="00793756"/>
    <w:rsid w:val="0079394F"/>
    <w:rsid w:val="00793AE4"/>
    <w:rsid w:val="00793C1B"/>
    <w:rsid w:val="00793DD2"/>
    <w:rsid w:val="007940B7"/>
    <w:rsid w:val="007940EE"/>
    <w:rsid w:val="00794745"/>
    <w:rsid w:val="0079489F"/>
    <w:rsid w:val="007949A4"/>
    <w:rsid w:val="00794D8E"/>
    <w:rsid w:val="00794E3B"/>
    <w:rsid w:val="0079563A"/>
    <w:rsid w:val="0079570B"/>
    <w:rsid w:val="0079596F"/>
    <w:rsid w:val="0079638F"/>
    <w:rsid w:val="007967B8"/>
    <w:rsid w:val="00796CD2"/>
    <w:rsid w:val="00796E02"/>
    <w:rsid w:val="00797116"/>
    <w:rsid w:val="00797774"/>
    <w:rsid w:val="00797C21"/>
    <w:rsid w:val="007A0261"/>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99D"/>
    <w:rsid w:val="007A4B31"/>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FB"/>
    <w:rsid w:val="007A735A"/>
    <w:rsid w:val="007A758F"/>
    <w:rsid w:val="007A7852"/>
    <w:rsid w:val="007A7ACE"/>
    <w:rsid w:val="007A7B89"/>
    <w:rsid w:val="007A7C47"/>
    <w:rsid w:val="007B0055"/>
    <w:rsid w:val="007B088D"/>
    <w:rsid w:val="007B0B1C"/>
    <w:rsid w:val="007B0E71"/>
    <w:rsid w:val="007B1104"/>
    <w:rsid w:val="007B1364"/>
    <w:rsid w:val="007B16C0"/>
    <w:rsid w:val="007B1D5F"/>
    <w:rsid w:val="007B1E6A"/>
    <w:rsid w:val="007B2725"/>
    <w:rsid w:val="007B2844"/>
    <w:rsid w:val="007B2CE7"/>
    <w:rsid w:val="007B2EF7"/>
    <w:rsid w:val="007B3F0A"/>
    <w:rsid w:val="007B453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5AE"/>
    <w:rsid w:val="007B65C2"/>
    <w:rsid w:val="007B667D"/>
    <w:rsid w:val="007B6DB8"/>
    <w:rsid w:val="007B6E88"/>
    <w:rsid w:val="007B70FE"/>
    <w:rsid w:val="007B7179"/>
    <w:rsid w:val="007B71D1"/>
    <w:rsid w:val="007B77C8"/>
    <w:rsid w:val="007B7925"/>
    <w:rsid w:val="007C00C0"/>
    <w:rsid w:val="007C067D"/>
    <w:rsid w:val="007C0AC2"/>
    <w:rsid w:val="007C0CA5"/>
    <w:rsid w:val="007C0E39"/>
    <w:rsid w:val="007C0FC0"/>
    <w:rsid w:val="007C12E5"/>
    <w:rsid w:val="007C136A"/>
    <w:rsid w:val="007C149C"/>
    <w:rsid w:val="007C18DA"/>
    <w:rsid w:val="007C1A96"/>
    <w:rsid w:val="007C1D20"/>
    <w:rsid w:val="007C2479"/>
    <w:rsid w:val="007C247A"/>
    <w:rsid w:val="007C2973"/>
    <w:rsid w:val="007C2A5F"/>
    <w:rsid w:val="007C2AB6"/>
    <w:rsid w:val="007C2CE3"/>
    <w:rsid w:val="007C3288"/>
    <w:rsid w:val="007C3413"/>
    <w:rsid w:val="007C35E3"/>
    <w:rsid w:val="007C3624"/>
    <w:rsid w:val="007C3706"/>
    <w:rsid w:val="007C3ADE"/>
    <w:rsid w:val="007C3BE5"/>
    <w:rsid w:val="007C4FD0"/>
    <w:rsid w:val="007C51E1"/>
    <w:rsid w:val="007C5303"/>
    <w:rsid w:val="007C533D"/>
    <w:rsid w:val="007C55E9"/>
    <w:rsid w:val="007C57CE"/>
    <w:rsid w:val="007C58AF"/>
    <w:rsid w:val="007C5C1C"/>
    <w:rsid w:val="007C5CE0"/>
    <w:rsid w:val="007C5FA2"/>
    <w:rsid w:val="007C5FED"/>
    <w:rsid w:val="007C62F1"/>
    <w:rsid w:val="007C6564"/>
    <w:rsid w:val="007C68AE"/>
    <w:rsid w:val="007C6F7F"/>
    <w:rsid w:val="007C71DD"/>
    <w:rsid w:val="007C72A6"/>
    <w:rsid w:val="007C73DA"/>
    <w:rsid w:val="007C7420"/>
    <w:rsid w:val="007C797B"/>
    <w:rsid w:val="007C7AC8"/>
    <w:rsid w:val="007D03FF"/>
    <w:rsid w:val="007D069A"/>
    <w:rsid w:val="007D073B"/>
    <w:rsid w:val="007D08AF"/>
    <w:rsid w:val="007D090D"/>
    <w:rsid w:val="007D0953"/>
    <w:rsid w:val="007D1116"/>
    <w:rsid w:val="007D12EB"/>
    <w:rsid w:val="007D156D"/>
    <w:rsid w:val="007D1831"/>
    <w:rsid w:val="007D197C"/>
    <w:rsid w:val="007D22A6"/>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65B"/>
    <w:rsid w:val="007D7920"/>
    <w:rsid w:val="007D795A"/>
    <w:rsid w:val="007E0C94"/>
    <w:rsid w:val="007E17D2"/>
    <w:rsid w:val="007E1D1D"/>
    <w:rsid w:val="007E1FF5"/>
    <w:rsid w:val="007E2831"/>
    <w:rsid w:val="007E2A3E"/>
    <w:rsid w:val="007E30BA"/>
    <w:rsid w:val="007E33E8"/>
    <w:rsid w:val="007E3617"/>
    <w:rsid w:val="007E3DA5"/>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EB7"/>
    <w:rsid w:val="00811FD3"/>
    <w:rsid w:val="00812168"/>
    <w:rsid w:val="008128D9"/>
    <w:rsid w:val="00812A7A"/>
    <w:rsid w:val="00812B38"/>
    <w:rsid w:val="00812CE5"/>
    <w:rsid w:val="00813002"/>
    <w:rsid w:val="00813401"/>
    <w:rsid w:val="00813BDB"/>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CD"/>
    <w:rsid w:val="00823C41"/>
    <w:rsid w:val="00823DCA"/>
    <w:rsid w:val="00824074"/>
    <w:rsid w:val="0082440B"/>
    <w:rsid w:val="0082440C"/>
    <w:rsid w:val="00824B2F"/>
    <w:rsid w:val="00824BF6"/>
    <w:rsid w:val="008253C9"/>
    <w:rsid w:val="008255F9"/>
    <w:rsid w:val="008258A6"/>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A3D"/>
    <w:rsid w:val="00834325"/>
    <w:rsid w:val="008343CC"/>
    <w:rsid w:val="0083471A"/>
    <w:rsid w:val="00834FD6"/>
    <w:rsid w:val="008353B6"/>
    <w:rsid w:val="0083543E"/>
    <w:rsid w:val="008356DB"/>
    <w:rsid w:val="00835E77"/>
    <w:rsid w:val="00835F7E"/>
    <w:rsid w:val="008365D8"/>
    <w:rsid w:val="0083681D"/>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7A5"/>
    <w:rsid w:val="00842B90"/>
    <w:rsid w:val="00842CD7"/>
    <w:rsid w:val="00842CDF"/>
    <w:rsid w:val="00842EC4"/>
    <w:rsid w:val="00842FA8"/>
    <w:rsid w:val="00843C0B"/>
    <w:rsid w:val="00844120"/>
    <w:rsid w:val="0084447C"/>
    <w:rsid w:val="008448AA"/>
    <w:rsid w:val="00844C5F"/>
    <w:rsid w:val="00844E19"/>
    <w:rsid w:val="00845A1A"/>
    <w:rsid w:val="00846870"/>
    <w:rsid w:val="008469BA"/>
    <w:rsid w:val="00847327"/>
    <w:rsid w:val="008478C0"/>
    <w:rsid w:val="00847A92"/>
    <w:rsid w:val="00850241"/>
    <w:rsid w:val="00850336"/>
    <w:rsid w:val="0085038F"/>
    <w:rsid w:val="0085065C"/>
    <w:rsid w:val="00850D9A"/>
    <w:rsid w:val="00850DC5"/>
    <w:rsid w:val="008510B0"/>
    <w:rsid w:val="00851C15"/>
    <w:rsid w:val="008523ED"/>
    <w:rsid w:val="008527DF"/>
    <w:rsid w:val="00852833"/>
    <w:rsid w:val="008533AA"/>
    <w:rsid w:val="00853F4D"/>
    <w:rsid w:val="0085418C"/>
    <w:rsid w:val="00854254"/>
    <w:rsid w:val="00854652"/>
    <w:rsid w:val="0085493D"/>
    <w:rsid w:val="008550A6"/>
    <w:rsid w:val="008552B1"/>
    <w:rsid w:val="008557FA"/>
    <w:rsid w:val="0085635F"/>
    <w:rsid w:val="00856406"/>
    <w:rsid w:val="008567D8"/>
    <w:rsid w:val="00856D9A"/>
    <w:rsid w:val="00856E03"/>
    <w:rsid w:val="00857069"/>
    <w:rsid w:val="00857524"/>
    <w:rsid w:val="00857671"/>
    <w:rsid w:val="00857834"/>
    <w:rsid w:val="00857F06"/>
    <w:rsid w:val="0086015E"/>
    <w:rsid w:val="00860361"/>
    <w:rsid w:val="00860456"/>
    <w:rsid w:val="008605AA"/>
    <w:rsid w:val="00860C13"/>
    <w:rsid w:val="00860EC1"/>
    <w:rsid w:val="0086111F"/>
    <w:rsid w:val="00861155"/>
    <w:rsid w:val="008613D6"/>
    <w:rsid w:val="0086157A"/>
    <w:rsid w:val="008615CF"/>
    <w:rsid w:val="0086182B"/>
    <w:rsid w:val="0086225A"/>
    <w:rsid w:val="0086256C"/>
    <w:rsid w:val="008625D4"/>
    <w:rsid w:val="00862658"/>
    <w:rsid w:val="008627E2"/>
    <w:rsid w:val="0086290B"/>
    <w:rsid w:val="00862FA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45E"/>
    <w:rsid w:val="00895558"/>
    <w:rsid w:val="00895820"/>
    <w:rsid w:val="00895AD9"/>
    <w:rsid w:val="00895D57"/>
    <w:rsid w:val="008961AE"/>
    <w:rsid w:val="008963EF"/>
    <w:rsid w:val="0089661A"/>
    <w:rsid w:val="0089722C"/>
    <w:rsid w:val="0089732B"/>
    <w:rsid w:val="0089796E"/>
    <w:rsid w:val="00897A49"/>
    <w:rsid w:val="00897FE3"/>
    <w:rsid w:val="008A0098"/>
    <w:rsid w:val="008A0304"/>
    <w:rsid w:val="008A0727"/>
    <w:rsid w:val="008A0D1D"/>
    <w:rsid w:val="008A12D6"/>
    <w:rsid w:val="008A1816"/>
    <w:rsid w:val="008A1B6E"/>
    <w:rsid w:val="008A25EB"/>
    <w:rsid w:val="008A281A"/>
    <w:rsid w:val="008A28EF"/>
    <w:rsid w:val="008A2AB1"/>
    <w:rsid w:val="008A2D42"/>
    <w:rsid w:val="008A318D"/>
    <w:rsid w:val="008A376C"/>
    <w:rsid w:val="008A3AB6"/>
    <w:rsid w:val="008A3AB9"/>
    <w:rsid w:val="008A44FE"/>
    <w:rsid w:val="008A507B"/>
    <w:rsid w:val="008A5299"/>
    <w:rsid w:val="008A594D"/>
    <w:rsid w:val="008A5BD0"/>
    <w:rsid w:val="008A5F3F"/>
    <w:rsid w:val="008A67AD"/>
    <w:rsid w:val="008A6C78"/>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3E3"/>
    <w:rsid w:val="008C26CA"/>
    <w:rsid w:val="008C2DC9"/>
    <w:rsid w:val="008C3497"/>
    <w:rsid w:val="008C362B"/>
    <w:rsid w:val="008C37AF"/>
    <w:rsid w:val="008C3A83"/>
    <w:rsid w:val="008C3DBA"/>
    <w:rsid w:val="008C3E41"/>
    <w:rsid w:val="008C4250"/>
    <w:rsid w:val="008C4703"/>
    <w:rsid w:val="008C4F73"/>
    <w:rsid w:val="008C5211"/>
    <w:rsid w:val="008C545A"/>
    <w:rsid w:val="008C5D2C"/>
    <w:rsid w:val="008C61AD"/>
    <w:rsid w:val="008C6903"/>
    <w:rsid w:val="008C7708"/>
    <w:rsid w:val="008C7943"/>
    <w:rsid w:val="008C797C"/>
    <w:rsid w:val="008C7CC5"/>
    <w:rsid w:val="008D0032"/>
    <w:rsid w:val="008D0206"/>
    <w:rsid w:val="008D0C88"/>
    <w:rsid w:val="008D101E"/>
    <w:rsid w:val="008D1F5F"/>
    <w:rsid w:val="008D2034"/>
    <w:rsid w:val="008D2294"/>
    <w:rsid w:val="008D238D"/>
    <w:rsid w:val="008D2670"/>
    <w:rsid w:val="008D28A9"/>
    <w:rsid w:val="008D32C9"/>
    <w:rsid w:val="008D38D1"/>
    <w:rsid w:val="008D3D12"/>
    <w:rsid w:val="008D4005"/>
    <w:rsid w:val="008D4011"/>
    <w:rsid w:val="008D44A8"/>
    <w:rsid w:val="008D481C"/>
    <w:rsid w:val="008D4921"/>
    <w:rsid w:val="008D4D1D"/>
    <w:rsid w:val="008D4D67"/>
    <w:rsid w:val="008D4E58"/>
    <w:rsid w:val="008D5248"/>
    <w:rsid w:val="008D5A12"/>
    <w:rsid w:val="008D5CB7"/>
    <w:rsid w:val="008D6355"/>
    <w:rsid w:val="008D6CCB"/>
    <w:rsid w:val="008D7162"/>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F4"/>
    <w:rsid w:val="008E24BE"/>
    <w:rsid w:val="008E24DE"/>
    <w:rsid w:val="008E27E0"/>
    <w:rsid w:val="008E2886"/>
    <w:rsid w:val="008E2DFC"/>
    <w:rsid w:val="008E2E18"/>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13E2"/>
    <w:rsid w:val="008F1BFB"/>
    <w:rsid w:val="008F1EEC"/>
    <w:rsid w:val="008F23C7"/>
    <w:rsid w:val="008F2438"/>
    <w:rsid w:val="008F2479"/>
    <w:rsid w:val="008F278D"/>
    <w:rsid w:val="008F2CFA"/>
    <w:rsid w:val="008F31F4"/>
    <w:rsid w:val="008F3304"/>
    <w:rsid w:val="008F33BE"/>
    <w:rsid w:val="008F39F6"/>
    <w:rsid w:val="008F3C93"/>
    <w:rsid w:val="008F4098"/>
    <w:rsid w:val="008F4587"/>
    <w:rsid w:val="008F46D4"/>
    <w:rsid w:val="008F4777"/>
    <w:rsid w:val="008F5022"/>
    <w:rsid w:val="008F5236"/>
    <w:rsid w:val="008F543B"/>
    <w:rsid w:val="008F564A"/>
    <w:rsid w:val="008F5738"/>
    <w:rsid w:val="008F588E"/>
    <w:rsid w:val="008F5A49"/>
    <w:rsid w:val="008F5EA0"/>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DB8"/>
    <w:rsid w:val="008F7E10"/>
    <w:rsid w:val="008F7F44"/>
    <w:rsid w:val="00900189"/>
    <w:rsid w:val="009002B6"/>
    <w:rsid w:val="009004A9"/>
    <w:rsid w:val="00900663"/>
    <w:rsid w:val="00900700"/>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8D8"/>
    <w:rsid w:val="00912CA1"/>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7A6"/>
    <w:rsid w:val="00923A28"/>
    <w:rsid w:val="00923D6E"/>
    <w:rsid w:val="00923F3D"/>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30054"/>
    <w:rsid w:val="009304BB"/>
    <w:rsid w:val="00930675"/>
    <w:rsid w:val="00930CB0"/>
    <w:rsid w:val="00930D50"/>
    <w:rsid w:val="00930EBA"/>
    <w:rsid w:val="0093116E"/>
    <w:rsid w:val="0093137B"/>
    <w:rsid w:val="00931DE6"/>
    <w:rsid w:val="00931E73"/>
    <w:rsid w:val="00931F96"/>
    <w:rsid w:val="009325FA"/>
    <w:rsid w:val="00932617"/>
    <w:rsid w:val="00933A62"/>
    <w:rsid w:val="00933B39"/>
    <w:rsid w:val="0093440B"/>
    <w:rsid w:val="009344D8"/>
    <w:rsid w:val="0093485A"/>
    <w:rsid w:val="009348E5"/>
    <w:rsid w:val="00934AB6"/>
    <w:rsid w:val="00934DA2"/>
    <w:rsid w:val="009350E5"/>
    <w:rsid w:val="0093552A"/>
    <w:rsid w:val="00935C64"/>
    <w:rsid w:val="00935E8A"/>
    <w:rsid w:val="009362EE"/>
    <w:rsid w:val="00936604"/>
    <w:rsid w:val="00936A2F"/>
    <w:rsid w:val="00936A8D"/>
    <w:rsid w:val="00936C51"/>
    <w:rsid w:val="009374BC"/>
    <w:rsid w:val="00937E13"/>
    <w:rsid w:val="00937EAE"/>
    <w:rsid w:val="00940150"/>
    <w:rsid w:val="009410C6"/>
    <w:rsid w:val="00941217"/>
    <w:rsid w:val="009412B6"/>
    <w:rsid w:val="00941B6D"/>
    <w:rsid w:val="00941C32"/>
    <w:rsid w:val="00942070"/>
    <w:rsid w:val="0094219E"/>
    <w:rsid w:val="0094238F"/>
    <w:rsid w:val="00942462"/>
    <w:rsid w:val="00942473"/>
    <w:rsid w:val="009424FC"/>
    <w:rsid w:val="00942502"/>
    <w:rsid w:val="009425FB"/>
    <w:rsid w:val="00942A9E"/>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80D"/>
    <w:rsid w:val="00955DEF"/>
    <w:rsid w:val="00955F1A"/>
    <w:rsid w:val="009561A1"/>
    <w:rsid w:val="0095642B"/>
    <w:rsid w:val="00956654"/>
    <w:rsid w:val="00956BBD"/>
    <w:rsid w:val="00956DC1"/>
    <w:rsid w:val="00956EEA"/>
    <w:rsid w:val="00957D44"/>
    <w:rsid w:val="00957DFF"/>
    <w:rsid w:val="009603CA"/>
    <w:rsid w:val="00960611"/>
    <w:rsid w:val="009608C3"/>
    <w:rsid w:val="00960992"/>
    <w:rsid w:val="00960A47"/>
    <w:rsid w:val="00960E9D"/>
    <w:rsid w:val="0096234B"/>
    <w:rsid w:val="0096251B"/>
    <w:rsid w:val="009625AD"/>
    <w:rsid w:val="00962AD9"/>
    <w:rsid w:val="00962B55"/>
    <w:rsid w:val="0096316F"/>
    <w:rsid w:val="00963DF0"/>
    <w:rsid w:val="0096421C"/>
    <w:rsid w:val="00964A03"/>
    <w:rsid w:val="00964AF2"/>
    <w:rsid w:val="00964CF0"/>
    <w:rsid w:val="009651B6"/>
    <w:rsid w:val="0096536D"/>
    <w:rsid w:val="00965537"/>
    <w:rsid w:val="009656BC"/>
    <w:rsid w:val="009656DC"/>
    <w:rsid w:val="00965987"/>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EE7"/>
    <w:rsid w:val="00970FBA"/>
    <w:rsid w:val="00970FF0"/>
    <w:rsid w:val="00971056"/>
    <w:rsid w:val="00971421"/>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0E88"/>
    <w:rsid w:val="009911E5"/>
    <w:rsid w:val="009912FE"/>
    <w:rsid w:val="00991353"/>
    <w:rsid w:val="00991450"/>
    <w:rsid w:val="009917A2"/>
    <w:rsid w:val="009917B0"/>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87F"/>
    <w:rsid w:val="0099422E"/>
    <w:rsid w:val="009945A4"/>
    <w:rsid w:val="009951E9"/>
    <w:rsid w:val="0099535F"/>
    <w:rsid w:val="009956E4"/>
    <w:rsid w:val="00995B87"/>
    <w:rsid w:val="00995D10"/>
    <w:rsid w:val="00995D7B"/>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D42"/>
    <w:rsid w:val="009A0DB6"/>
    <w:rsid w:val="009A0E53"/>
    <w:rsid w:val="009A1912"/>
    <w:rsid w:val="009A1A33"/>
    <w:rsid w:val="009A1C14"/>
    <w:rsid w:val="009A1E6E"/>
    <w:rsid w:val="009A20DD"/>
    <w:rsid w:val="009A21AB"/>
    <w:rsid w:val="009A264B"/>
    <w:rsid w:val="009A2694"/>
    <w:rsid w:val="009A2725"/>
    <w:rsid w:val="009A288D"/>
    <w:rsid w:val="009A28FB"/>
    <w:rsid w:val="009A2996"/>
    <w:rsid w:val="009A2FEB"/>
    <w:rsid w:val="009A30AA"/>
    <w:rsid w:val="009A317D"/>
    <w:rsid w:val="009A38EA"/>
    <w:rsid w:val="009A3DA3"/>
    <w:rsid w:val="009A3E85"/>
    <w:rsid w:val="009A3EC2"/>
    <w:rsid w:val="009A4024"/>
    <w:rsid w:val="009A414E"/>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38BA"/>
    <w:rsid w:val="009B3CD7"/>
    <w:rsid w:val="009B3F8D"/>
    <w:rsid w:val="009B491B"/>
    <w:rsid w:val="009B4B72"/>
    <w:rsid w:val="009B4C02"/>
    <w:rsid w:val="009B4F90"/>
    <w:rsid w:val="009B5128"/>
    <w:rsid w:val="009B5579"/>
    <w:rsid w:val="009B56A7"/>
    <w:rsid w:val="009B5DE1"/>
    <w:rsid w:val="009B5F8B"/>
    <w:rsid w:val="009B5FDD"/>
    <w:rsid w:val="009B62DB"/>
    <w:rsid w:val="009B6B4C"/>
    <w:rsid w:val="009B6D2A"/>
    <w:rsid w:val="009B6EDF"/>
    <w:rsid w:val="009B7193"/>
    <w:rsid w:val="009B7270"/>
    <w:rsid w:val="009B727F"/>
    <w:rsid w:val="009B735B"/>
    <w:rsid w:val="009B7456"/>
    <w:rsid w:val="009B75F6"/>
    <w:rsid w:val="009B7A8B"/>
    <w:rsid w:val="009C0244"/>
    <w:rsid w:val="009C072B"/>
    <w:rsid w:val="009C0F58"/>
    <w:rsid w:val="009C1031"/>
    <w:rsid w:val="009C12CA"/>
    <w:rsid w:val="009C16D2"/>
    <w:rsid w:val="009C174E"/>
    <w:rsid w:val="009C1AA6"/>
    <w:rsid w:val="009C1AB2"/>
    <w:rsid w:val="009C1C20"/>
    <w:rsid w:val="009C205A"/>
    <w:rsid w:val="009C206C"/>
    <w:rsid w:val="009C2075"/>
    <w:rsid w:val="009C209D"/>
    <w:rsid w:val="009C2961"/>
    <w:rsid w:val="009C2B1E"/>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80A"/>
    <w:rsid w:val="009C5870"/>
    <w:rsid w:val="009C58CB"/>
    <w:rsid w:val="009C598C"/>
    <w:rsid w:val="009C607B"/>
    <w:rsid w:val="009C630D"/>
    <w:rsid w:val="009C6471"/>
    <w:rsid w:val="009C65C2"/>
    <w:rsid w:val="009C7752"/>
    <w:rsid w:val="009C7E25"/>
    <w:rsid w:val="009D00AD"/>
    <w:rsid w:val="009D0168"/>
    <w:rsid w:val="009D07BF"/>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D87"/>
    <w:rsid w:val="009D3F66"/>
    <w:rsid w:val="009D4B0B"/>
    <w:rsid w:val="009D4B18"/>
    <w:rsid w:val="009D4EB4"/>
    <w:rsid w:val="009D5071"/>
    <w:rsid w:val="009D50ED"/>
    <w:rsid w:val="009D539B"/>
    <w:rsid w:val="009D5442"/>
    <w:rsid w:val="009D5C79"/>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2E2"/>
    <w:rsid w:val="009F47C7"/>
    <w:rsid w:val="009F4B1F"/>
    <w:rsid w:val="009F4CF9"/>
    <w:rsid w:val="009F4D57"/>
    <w:rsid w:val="009F5118"/>
    <w:rsid w:val="009F5199"/>
    <w:rsid w:val="009F52C1"/>
    <w:rsid w:val="009F537C"/>
    <w:rsid w:val="009F5655"/>
    <w:rsid w:val="009F5B5B"/>
    <w:rsid w:val="009F5DAA"/>
    <w:rsid w:val="009F6EA2"/>
    <w:rsid w:val="009F6EAF"/>
    <w:rsid w:val="009F737E"/>
    <w:rsid w:val="00A001A1"/>
    <w:rsid w:val="00A00420"/>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7ED"/>
    <w:rsid w:val="00A038C1"/>
    <w:rsid w:val="00A0453E"/>
    <w:rsid w:val="00A04847"/>
    <w:rsid w:val="00A04A12"/>
    <w:rsid w:val="00A04F43"/>
    <w:rsid w:val="00A04FE3"/>
    <w:rsid w:val="00A0532C"/>
    <w:rsid w:val="00A0545A"/>
    <w:rsid w:val="00A054A3"/>
    <w:rsid w:val="00A059E6"/>
    <w:rsid w:val="00A05A74"/>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1381"/>
    <w:rsid w:val="00A114C5"/>
    <w:rsid w:val="00A11CD4"/>
    <w:rsid w:val="00A1236B"/>
    <w:rsid w:val="00A12795"/>
    <w:rsid w:val="00A1287E"/>
    <w:rsid w:val="00A129A1"/>
    <w:rsid w:val="00A12C01"/>
    <w:rsid w:val="00A12ED4"/>
    <w:rsid w:val="00A131A2"/>
    <w:rsid w:val="00A134F2"/>
    <w:rsid w:val="00A135BE"/>
    <w:rsid w:val="00A13746"/>
    <w:rsid w:val="00A13B9A"/>
    <w:rsid w:val="00A13BB7"/>
    <w:rsid w:val="00A13C98"/>
    <w:rsid w:val="00A13CA4"/>
    <w:rsid w:val="00A13D76"/>
    <w:rsid w:val="00A14770"/>
    <w:rsid w:val="00A14773"/>
    <w:rsid w:val="00A14DC0"/>
    <w:rsid w:val="00A15266"/>
    <w:rsid w:val="00A1526A"/>
    <w:rsid w:val="00A15294"/>
    <w:rsid w:val="00A15295"/>
    <w:rsid w:val="00A15B84"/>
    <w:rsid w:val="00A15D87"/>
    <w:rsid w:val="00A16154"/>
    <w:rsid w:val="00A1647D"/>
    <w:rsid w:val="00A16A6F"/>
    <w:rsid w:val="00A16BDE"/>
    <w:rsid w:val="00A16C7A"/>
    <w:rsid w:val="00A16DFB"/>
    <w:rsid w:val="00A16F9A"/>
    <w:rsid w:val="00A17193"/>
    <w:rsid w:val="00A173EA"/>
    <w:rsid w:val="00A17405"/>
    <w:rsid w:val="00A174B2"/>
    <w:rsid w:val="00A17693"/>
    <w:rsid w:val="00A1794D"/>
    <w:rsid w:val="00A17DB6"/>
    <w:rsid w:val="00A204DA"/>
    <w:rsid w:val="00A20522"/>
    <w:rsid w:val="00A206EC"/>
    <w:rsid w:val="00A2096D"/>
    <w:rsid w:val="00A20D70"/>
    <w:rsid w:val="00A213CE"/>
    <w:rsid w:val="00A21E54"/>
    <w:rsid w:val="00A223C7"/>
    <w:rsid w:val="00A2253C"/>
    <w:rsid w:val="00A22828"/>
    <w:rsid w:val="00A22ADE"/>
    <w:rsid w:val="00A22EF6"/>
    <w:rsid w:val="00A2338E"/>
    <w:rsid w:val="00A2345F"/>
    <w:rsid w:val="00A23647"/>
    <w:rsid w:val="00A23F9E"/>
    <w:rsid w:val="00A242B7"/>
    <w:rsid w:val="00A24445"/>
    <w:rsid w:val="00A2455C"/>
    <w:rsid w:val="00A248A5"/>
    <w:rsid w:val="00A24B01"/>
    <w:rsid w:val="00A24B3C"/>
    <w:rsid w:val="00A2545D"/>
    <w:rsid w:val="00A256CA"/>
    <w:rsid w:val="00A258AE"/>
    <w:rsid w:val="00A25FDB"/>
    <w:rsid w:val="00A261C1"/>
    <w:rsid w:val="00A26EF8"/>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B67"/>
    <w:rsid w:val="00A34D79"/>
    <w:rsid w:val="00A34DBD"/>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B05"/>
    <w:rsid w:val="00A37EB6"/>
    <w:rsid w:val="00A40266"/>
    <w:rsid w:val="00A40390"/>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ED7"/>
    <w:rsid w:val="00A50177"/>
    <w:rsid w:val="00A5110F"/>
    <w:rsid w:val="00A51190"/>
    <w:rsid w:val="00A51886"/>
    <w:rsid w:val="00A51A50"/>
    <w:rsid w:val="00A51DA0"/>
    <w:rsid w:val="00A5206A"/>
    <w:rsid w:val="00A52598"/>
    <w:rsid w:val="00A5260A"/>
    <w:rsid w:val="00A52A15"/>
    <w:rsid w:val="00A52B11"/>
    <w:rsid w:val="00A52B32"/>
    <w:rsid w:val="00A53303"/>
    <w:rsid w:val="00A5339B"/>
    <w:rsid w:val="00A5353B"/>
    <w:rsid w:val="00A53673"/>
    <w:rsid w:val="00A5387E"/>
    <w:rsid w:val="00A53D2F"/>
    <w:rsid w:val="00A5428A"/>
    <w:rsid w:val="00A54D7F"/>
    <w:rsid w:val="00A5544A"/>
    <w:rsid w:val="00A55661"/>
    <w:rsid w:val="00A557F6"/>
    <w:rsid w:val="00A5592D"/>
    <w:rsid w:val="00A559FB"/>
    <w:rsid w:val="00A55AC5"/>
    <w:rsid w:val="00A560C6"/>
    <w:rsid w:val="00A560CB"/>
    <w:rsid w:val="00A565BC"/>
    <w:rsid w:val="00A566B1"/>
    <w:rsid w:val="00A56912"/>
    <w:rsid w:val="00A56B3B"/>
    <w:rsid w:val="00A57100"/>
    <w:rsid w:val="00A57389"/>
    <w:rsid w:val="00A5749A"/>
    <w:rsid w:val="00A57945"/>
    <w:rsid w:val="00A579CB"/>
    <w:rsid w:val="00A57ADE"/>
    <w:rsid w:val="00A57FF9"/>
    <w:rsid w:val="00A601F7"/>
    <w:rsid w:val="00A60657"/>
    <w:rsid w:val="00A60705"/>
    <w:rsid w:val="00A60AE0"/>
    <w:rsid w:val="00A60F67"/>
    <w:rsid w:val="00A61366"/>
    <w:rsid w:val="00A61A16"/>
    <w:rsid w:val="00A61FEC"/>
    <w:rsid w:val="00A6258A"/>
    <w:rsid w:val="00A626B9"/>
    <w:rsid w:val="00A627AC"/>
    <w:rsid w:val="00A62854"/>
    <w:rsid w:val="00A62BF4"/>
    <w:rsid w:val="00A63229"/>
    <w:rsid w:val="00A63273"/>
    <w:rsid w:val="00A63637"/>
    <w:rsid w:val="00A6409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459"/>
    <w:rsid w:val="00A66AF3"/>
    <w:rsid w:val="00A66E59"/>
    <w:rsid w:val="00A67172"/>
    <w:rsid w:val="00A67295"/>
    <w:rsid w:val="00A672EA"/>
    <w:rsid w:val="00A67529"/>
    <w:rsid w:val="00A67946"/>
    <w:rsid w:val="00A67A3A"/>
    <w:rsid w:val="00A67DBA"/>
    <w:rsid w:val="00A70319"/>
    <w:rsid w:val="00A703D4"/>
    <w:rsid w:val="00A7051D"/>
    <w:rsid w:val="00A709BD"/>
    <w:rsid w:val="00A70DBA"/>
    <w:rsid w:val="00A712F4"/>
    <w:rsid w:val="00A717B3"/>
    <w:rsid w:val="00A718E2"/>
    <w:rsid w:val="00A71910"/>
    <w:rsid w:val="00A71923"/>
    <w:rsid w:val="00A71FC8"/>
    <w:rsid w:val="00A722EC"/>
    <w:rsid w:val="00A7246A"/>
    <w:rsid w:val="00A725A5"/>
    <w:rsid w:val="00A726B9"/>
    <w:rsid w:val="00A72C38"/>
    <w:rsid w:val="00A72C57"/>
    <w:rsid w:val="00A73233"/>
    <w:rsid w:val="00A733AD"/>
    <w:rsid w:val="00A73EDC"/>
    <w:rsid w:val="00A73EE1"/>
    <w:rsid w:val="00A74612"/>
    <w:rsid w:val="00A74639"/>
    <w:rsid w:val="00A746CC"/>
    <w:rsid w:val="00A747A7"/>
    <w:rsid w:val="00A748C6"/>
    <w:rsid w:val="00A74A2A"/>
    <w:rsid w:val="00A74C44"/>
    <w:rsid w:val="00A75332"/>
    <w:rsid w:val="00A753BC"/>
    <w:rsid w:val="00A753BF"/>
    <w:rsid w:val="00A75823"/>
    <w:rsid w:val="00A75A4A"/>
    <w:rsid w:val="00A75BBE"/>
    <w:rsid w:val="00A75E70"/>
    <w:rsid w:val="00A75F8B"/>
    <w:rsid w:val="00A76192"/>
    <w:rsid w:val="00A76373"/>
    <w:rsid w:val="00A76E10"/>
    <w:rsid w:val="00A77246"/>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394C"/>
    <w:rsid w:val="00A840D4"/>
    <w:rsid w:val="00A8429F"/>
    <w:rsid w:val="00A84435"/>
    <w:rsid w:val="00A84B97"/>
    <w:rsid w:val="00A84C67"/>
    <w:rsid w:val="00A84CEB"/>
    <w:rsid w:val="00A8550F"/>
    <w:rsid w:val="00A85663"/>
    <w:rsid w:val="00A85825"/>
    <w:rsid w:val="00A8623E"/>
    <w:rsid w:val="00A8668B"/>
    <w:rsid w:val="00A86FA1"/>
    <w:rsid w:val="00A87123"/>
    <w:rsid w:val="00A87697"/>
    <w:rsid w:val="00A878A8"/>
    <w:rsid w:val="00A87981"/>
    <w:rsid w:val="00A87B85"/>
    <w:rsid w:val="00A87DC1"/>
    <w:rsid w:val="00A90166"/>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2DF2"/>
    <w:rsid w:val="00A93894"/>
    <w:rsid w:val="00A93895"/>
    <w:rsid w:val="00A939B1"/>
    <w:rsid w:val="00A93C70"/>
    <w:rsid w:val="00A93D11"/>
    <w:rsid w:val="00A942DA"/>
    <w:rsid w:val="00A9524F"/>
    <w:rsid w:val="00A95452"/>
    <w:rsid w:val="00A9553E"/>
    <w:rsid w:val="00A95634"/>
    <w:rsid w:val="00A95670"/>
    <w:rsid w:val="00A95724"/>
    <w:rsid w:val="00A95A12"/>
    <w:rsid w:val="00A95B0D"/>
    <w:rsid w:val="00A95D1C"/>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F0F"/>
    <w:rsid w:val="00AA12B6"/>
    <w:rsid w:val="00AA173F"/>
    <w:rsid w:val="00AA18F2"/>
    <w:rsid w:val="00AA197B"/>
    <w:rsid w:val="00AA1C85"/>
    <w:rsid w:val="00AA22C5"/>
    <w:rsid w:val="00AA2371"/>
    <w:rsid w:val="00AA2424"/>
    <w:rsid w:val="00AA2704"/>
    <w:rsid w:val="00AA2710"/>
    <w:rsid w:val="00AA28F6"/>
    <w:rsid w:val="00AA2B27"/>
    <w:rsid w:val="00AA2CB4"/>
    <w:rsid w:val="00AA310C"/>
    <w:rsid w:val="00AA33C3"/>
    <w:rsid w:val="00AA3ABE"/>
    <w:rsid w:val="00AA4258"/>
    <w:rsid w:val="00AA4332"/>
    <w:rsid w:val="00AA436A"/>
    <w:rsid w:val="00AA48ED"/>
    <w:rsid w:val="00AA4F2F"/>
    <w:rsid w:val="00AA547C"/>
    <w:rsid w:val="00AA56FB"/>
    <w:rsid w:val="00AA5758"/>
    <w:rsid w:val="00AA5C4C"/>
    <w:rsid w:val="00AA5EF4"/>
    <w:rsid w:val="00AA604F"/>
    <w:rsid w:val="00AA65D9"/>
    <w:rsid w:val="00AA6AD8"/>
    <w:rsid w:val="00AA6C1D"/>
    <w:rsid w:val="00AA6C6D"/>
    <w:rsid w:val="00AA6DA8"/>
    <w:rsid w:val="00AA7011"/>
    <w:rsid w:val="00AA7336"/>
    <w:rsid w:val="00AA77CD"/>
    <w:rsid w:val="00AA7CEB"/>
    <w:rsid w:val="00AA7DC8"/>
    <w:rsid w:val="00AB02CB"/>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D26"/>
    <w:rsid w:val="00AB3F9E"/>
    <w:rsid w:val="00AB3FCA"/>
    <w:rsid w:val="00AB40D0"/>
    <w:rsid w:val="00AB427B"/>
    <w:rsid w:val="00AB436A"/>
    <w:rsid w:val="00AB477D"/>
    <w:rsid w:val="00AB4D0F"/>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C1E"/>
    <w:rsid w:val="00AC2F7A"/>
    <w:rsid w:val="00AC3112"/>
    <w:rsid w:val="00AC318A"/>
    <w:rsid w:val="00AC3327"/>
    <w:rsid w:val="00AC34A2"/>
    <w:rsid w:val="00AC34ED"/>
    <w:rsid w:val="00AC36B2"/>
    <w:rsid w:val="00AC392E"/>
    <w:rsid w:val="00AC39B8"/>
    <w:rsid w:val="00AC44EB"/>
    <w:rsid w:val="00AC48A2"/>
    <w:rsid w:val="00AC4A45"/>
    <w:rsid w:val="00AC5376"/>
    <w:rsid w:val="00AC57BE"/>
    <w:rsid w:val="00AC5D8D"/>
    <w:rsid w:val="00AC60FA"/>
    <w:rsid w:val="00AC623C"/>
    <w:rsid w:val="00AC64A9"/>
    <w:rsid w:val="00AC656C"/>
    <w:rsid w:val="00AC6B04"/>
    <w:rsid w:val="00AC6BB9"/>
    <w:rsid w:val="00AC6E89"/>
    <w:rsid w:val="00AC6F6C"/>
    <w:rsid w:val="00AC736B"/>
    <w:rsid w:val="00AC78CF"/>
    <w:rsid w:val="00AC79BE"/>
    <w:rsid w:val="00AC7A2B"/>
    <w:rsid w:val="00AC7A3D"/>
    <w:rsid w:val="00AC7DFD"/>
    <w:rsid w:val="00AC7F35"/>
    <w:rsid w:val="00AD00A2"/>
    <w:rsid w:val="00AD0273"/>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CE4"/>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40B"/>
    <w:rsid w:val="00AD644D"/>
    <w:rsid w:val="00AD6641"/>
    <w:rsid w:val="00AD6894"/>
    <w:rsid w:val="00AD6A8A"/>
    <w:rsid w:val="00AD6DC7"/>
    <w:rsid w:val="00AD75CD"/>
    <w:rsid w:val="00AD75F9"/>
    <w:rsid w:val="00AD7622"/>
    <w:rsid w:val="00AD7935"/>
    <w:rsid w:val="00AD7A34"/>
    <w:rsid w:val="00AD7C32"/>
    <w:rsid w:val="00AD7D22"/>
    <w:rsid w:val="00AD7EE1"/>
    <w:rsid w:val="00AE01D6"/>
    <w:rsid w:val="00AE040B"/>
    <w:rsid w:val="00AE04AD"/>
    <w:rsid w:val="00AE08CB"/>
    <w:rsid w:val="00AE0BAE"/>
    <w:rsid w:val="00AE0C5D"/>
    <w:rsid w:val="00AE0EBF"/>
    <w:rsid w:val="00AE1605"/>
    <w:rsid w:val="00AE1699"/>
    <w:rsid w:val="00AE16E9"/>
    <w:rsid w:val="00AE16F7"/>
    <w:rsid w:val="00AE1828"/>
    <w:rsid w:val="00AE22BF"/>
    <w:rsid w:val="00AE247B"/>
    <w:rsid w:val="00AE248F"/>
    <w:rsid w:val="00AE271F"/>
    <w:rsid w:val="00AE2722"/>
    <w:rsid w:val="00AE28A4"/>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51F"/>
    <w:rsid w:val="00AE56DB"/>
    <w:rsid w:val="00AE58BE"/>
    <w:rsid w:val="00AE5AC1"/>
    <w:rsid w:val="00AE5D34"/>
    <w:rsid w:val="00AE6872"/>
    <w:rsid w:val="00AE6D2E"/>
    <w:rsid w:val="00AE7144"/>
    <w:rsid w:val="00AE748A"/>
    <w:rsid w:val="00AE7530"/>
    <w:rsid w:val="00AE7F6E"/>
    <w:rsid w:val="00AF0DF3"/>
    <w:rsid w:val="00AF14EC"/>
    <w:rsid w:val="00AF216E"/>
    <w:rsid w:val="00AF21D1"/>
    <w:rsid w:val="00AF224A"/>
    <w:rsid w:val="00AF28AD"/>
    <w:rsid w:val="00AF2DA2"/>
    <w:rsid w:val="00AF3B0B"/>
    <w:rsid w:val="00AF3F67"/>
    <w:rsid w:val="00AF407B"/>
    <w:rsid w:val="00AF4098"/>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85"/>
    <w:rsid w:val="00B00DA2"/>
    <w:rsid w:val="00B01182"/>
    <w:rsid w:val="00B0122B"/>
    <w:rsid w:val="00B018E4"/>
    <w:rsid w:val="00B01C32"/>
    <w:rsid w:val="00B01CF0"/>
    <w:rsid w:val="00B01E20"/>
    <w:rsid w:val="00B01F30"/>
    <w:rsid w:val="00B020B4"/>
    <w:rsid w:val="00B02480"/>
    <w:rsid w:val="00B026D8"/>
    <w:rsid w:val="00B02BFA"/>
    <w:rsid w:val="00B02DD5"/>
    <w:rsid w:val="00B03149"/>
    <w:rsid w:val="00B0328E"/>
    <w:rsid w:val="00B0360D"/>
    <w:rsid w:val="00B03D89"/>
    <w:rsid w:val="00B041BA"/>
    <w:rsid w:val="00B04A5F"/>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10FA"/>
    <w:rsid w:val="00B11687"/>
    <w:rsid w:val="00B11CF5"/>
    <w:rsid w:val="00B12250"/>
    <w:rsid w:val="00B122F6"/>
    <w:rsid w:val="00B126B0"/>
    <w:rsid w:val="00B130D4"/>
    <w:rsid w:val="00B13612"/>
    <w:rsid w:val="00B13A21"/>
    <w:rsid w:val="00B13B8C"/>
    <w:rsid w:val="00B13CCD"/>
    <w:rsid w:val="00B13DFA"/>
    <w:rsid w:val="00B144D1"/>
    <w:rsid w:val="00B144E4"/>
    <w:rsid w:val="00B14782"/>
    <w:rsid w:val="00B147E9"/>
    <w:rsid w:val="00B1497E"/>
    <w:rsid w:val="00B14D32"/>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10C3"/>
    <w:rsid w:val="00B2143B"/>
    <w:rsid w:val="00B21709"/>
    <w:rsid w:val="00B21728"/>
    <w:rsid w:val="00B21B3C"/>
    <w:rsid w:val="00B221F5"/>
    <w:rsid w:val="00B22218"/>
    <w:rsid w:val="00B2252B"/>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27"/>
    <w:rsid w:val="00B267D0"/>
    <w:rsid w:val="00B26A46"/>
    <w:rsid w:val="00B26AAB"/>
    <w:rsid w:val="00B26E2A"/>
    <w:rsid w:val="00B26F56"/>
    <w:rsid w:val="00B2735E"/>
    <w:rsid w:val="00B275D5"/>
    <w:rsid w:val="00B276F6"/>
    <w:rsid w:val="00B27795"/>
    <w:rsid w:val="00B277A4"/>
    <w:rsid w:val="00B27922"/>
    <w:rsid w:val="00B27C60"/>
    <w:rsid w:val="00B27CF5"/>
    <w:rsid w:val="00B27DD5"/>
    <w:rsid w:val="00B301DC"/>
    <w:rsid w:val="00B3025C"/>
    <w:rsid w:val="00B3048C"/>
    <w:rsid w:val="00B30743"/>
    <w:rsid w:val="00B311ED"/>
    <w:rsid w:val="00B312FA"/>
    <w:rsid w:val="00B314B1"/>
    <w:rsid w:val="00B316A4"/>
    <w:rsid w:val="00B32199"/>
    <w:rsid w:val="00B322A7"/>
    <w:rsid w:val="00B3253A"/>
    <w:rsid w:val="00B3286E"/>
    <w:rsid w:val="00B332CC"/>
    <w:rsid w:val="00B33581"/>
    <w:rsid w:val="00B3390A"/>
    <w:rsid w:val="00B33D06"/>
    <w:rsid w:val="00B341E5"/>
    <w:rsid w:val="00B34FB0"/>
    <w:rsid w:val="00B35139"/>
    <w:rsid w:val="00B3582C"/>
    <w:rsid w:val="00B35E31"/>
    <w:rsid w:val="00B35E63"/>
    <w:rsid w:val="00B363A5"/>
    <w:rsid w:val="00B363B7"/>
    <w:rsid w:val="00B36843"/>
    <w:rsid w:val="00B3696D"/>
    <w:rsid w:val="00B36B8D"/>
    <w:rsid w:val="00B37237"/>
    <w:rsid w:val="00B4090E"/>
    <w:rsid w:val="00B40A7E"/>
    <w:rsid w:val="00B41246"/>
    <w:rsid w:val="00B413FA"/>
    <w:rsid w:val="00B418A7"/>
    <w:rsid w:val="00B41E29"/>
    <w:rsid w:val="00B41F66"/>
    <w:rsid w:val="00B42154"/>
    <w:rsid w:val="00B42262"/>
    <w:rsid w:val="00B4227A"/>
    <w:rsid w:val="00B4254E"/>
    <w:rsid w:val="00B4282A"/>
    <w:rsid w:val="00B4295F"/>
    <w:rsid w:val="00B432F5"/>
    <w:rsid w:val="00B4339C"/>
    <w:rsid w:val="00B43609"/>
    <w:rsid w:val="00B436D8"/>
    <w:rsid w:val="00B436DD"/>
    <w:rsid w:val="00B43E23"/>
    <w:rsid w:val="00B43E32"/>
    <w:rsid w:val="00B43EAA"/>
    <w:rsid w:val="00B441B2"/>
    <w:rsid w:val="00B4443A"/>
    <w:rsid w:val="00B44C28"/>
    <w:rsid w:val="00B44D7E"/>
    <w:rsid w:val="00B44F4E"/>
    <w:rsid w:val="00B44FB7"/>
    <w:rsid w:val="00B44FEB"/>
    <w:rsid w:val="00B45554"/>
    <w:rsid w:val="00B455F0"/>
    <w:rsid w:val="00B4564A"/>
    <w:rsid w:val="00B45D20"/>
    <w:rsid w:val="00B45D4A"/>
    <w:rsid w:val="00B46296"/>
    <w:rsid w:val="00B47562"/>
    <w:rsid w:val="00B47666"/>
    <w:rsid w:val="00B47EA3"/>
    <w:rsid w:val="00B5014C"/>
    <w:rsid w:val="00B50997"/>
    <w:rsid w:val="00B5108D"/>
    <w:rsid w:val="00B513A5"/>
    <w:rsid w:val="00B514C4"/>
    <w:rsid w:val="00B523B7"/>
    <w:rsid w:val="00B5274B"/>
    <w:rsid w:val="00B5286C"/>
    <w:rsid w:val="00B5287D"/>
    <w:rsid w:val="00B52CC5"/>
    <w:rsid w:val="00B52DCB"/>
    <w:rsid w:val="00B52E9F"/>
    <w:rsid w:val="00B53261"/>
    <w:rsid w:val="00B5335A"/>
    <w:rsid w:val="00B53648"/>
    <w:rsid w:val="00B53AD7"/>
    <w:rsid w:val="00B53BFF"/>
    <w:rsid w:val="00B53CBC"/>
    <w:rsid w:val="00B5493B"/>
    <w:rsid w:val="00B54CBD"/>
    <w:rsid w:val="00B55062"/>
    <w:rsid w:val="00B554B5"/>
    <w:rsid w:val="00B5569C"/>
    <w:rsid w:val="00B55942"/>
    <w:rsid w:val="00B5597C"/>
    <w:rsid w:val="00B55F40"/>
    <w:rsid w:val="00B56028"/>
    <w:rsid w:val="00B561CF"/>
    <w:rsid w:val="00B565C0"/>
    <w:rsid w:val="00B56959"/>
    <w:rsid w:val="00B56B28"/>
    <w:rsid w:val="00B56E7F"/>
    <w:rsid w:val="00B57411"/>
    <w:rsid w:val="00B577B5"/>
    <w:rsid w:val="00B579E4"/>
    <w:rsid w:val="00B57A2B"/>
    <w:rsid w:val="00B57CE3"/>
    <w:rsid w:val="00B60082"/>
    <w:rsid w:val="00B6008F"/>
    <w:rsid w:val="00B600A1"/>
    <w:rsid w:val="00B60190"/>
    <w:rsid w:val="00B60197"/>
    <w:rsid w:val="00B60623"/>
    <w:rsid w:val="00B60C79"/>
    <w:rsid w:val="00B61510"/>
    <w:rsid w:val="00B620BE"/>
    <w:rsid w:val="00B62430"/>
    <w:rsid w:val="00B625D1"/>
    <w:rsid w:val="00B6272B"/>
    <w:rsid w:val="00B62D78"/>
    <w:rsid w:val="00B63286"/>
    <w:rsid w:val="00B633B8"/>
    <w:rsid w:val="00B63423"/>
    <w:rsid w:val="00B6373B"/>
    <w:rsid w:val="00B63BE1"/>
    <w:rsid w:val="00B63D43"/>
    <w:rsid w:val="00B64432"/>
    <w:rsid w:val="00B64605"/>
    <w:rsid w:val="00B646A0"/>
    <w:rsid w:val="00B64B5D"/>
    <w:rsid w:val="00B64D79"/>
    <w:rsid w:val="00B65063"/>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6FA"/>
    <w:rsid w:val="00B71712"/>
    <w:rsid w:val="00B71B21"/>
    <w:rsid w:val="00B72095"/>
    <w:rsid w:val="00B722D7"/>
    <w:rsid w:val="00B72BC0"/>
    <w:rsid w:val="00B72EDB"/>
    <w:rsid w:val="00B7326D"/>
    <w:rsid w:val="00B73588"/>
    <w:rsid w:val="00B735AD"/>
    <w:rsid w:val="00B7391F"/>
    <w:rsid w:val="00B73DF4"/>
    <w:rsid w:val="00B74030"/>
    <w:rsid w:val="00B7408A"/>
    <w:rsid w:val="00B7408E"/>
    <w:rsid w:val="00B749E3"/>
    <w:rsid w:val="00B74AA8"/>
    <w:rsid w:val="00B74AE2"/>
    <w:rsid w:val="00B74B26"/>
    <w:rsid w:val="00B74FE5"/>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32"/>
    <w:rsid w:val="00B91DEB"/>
    <w:rsid w:val="00B920E3"/>
    <w:rsid w:val="00B920F0"/>
    <w:rsid w:val="00B924E1"/>
    <w:rsid w:val="00B9269B"/>
    <w:rsid w:val="00B928CE"/>
    <w:rsid w:val="00B92A93"/>
    <w:rsid w:val="00B92B62"/>
    <w:rsid w:val="00B933DC"/>
    <w:rsid w:val="00B933FF"/>
    <w:rsid w:val="00B93885"/>
    <w:rsid w:val="00B93945"/>
    <w:rsid w:val="00B93D19"/>
    <w:rsid w:val="00B93DD5"/>
    <w:rsid w:val="00B943B7"/>
    <w:rsid w:val="00B94584"/>
    <w:rsid w:val="00B949CC"/>
    <w:rsid w:val="00B94A6D"/>
    <w:rsid w:val="00B94BB9"/>
    <w:rsid w:val="00B94D33"/>
    <w:rsid w:val="00B94D77"/>
    <w:rsid w:val="00B94E96"/>
    <w:rsid w:val="00B94F9C"/>
    <w:rsid w:val="00B95521"/>
    <w:rsid w:val="00B95960"/>
    <w:rsid w:val="00B962B4"/>
    <w:rsid w:val="00B967C2"/>
    <w:rsid w:val="00B96AEC"/>
    <w:rsid w:val="00B96E53"/>
    <w:rsid w:val="00B97105"/>
    <w:rsid w:val="00B97443"/>
    <w:rsid w:val="00B97504"/>
    <w:rsid w:val="00B9795D"/>
    <w:rsid w:val="00B9796F"/>
    <w:rsid w:val="00B97D34"/>
    <w:rsid w:val="00B97DCF"/>
    <w:rsid w:val="00BA007F"/>
    <w:rsid w:val="00BA034D"/>
    <w:rsid w:val="00BA038C"/>
    <w:rsid w:val="00BA0862"/>
    <w:rsid w:val="00BA09E5"/>
    <w:rsid w:val="00BA0CA1"/>
    <w:rsid w:val="00BA147C"/>
    <w:rsid w:val="00BA15A6"/>
    <w:rsid w:val="00BA1735"/>
    <w:rsid w:val="00BA17CC"/>
    <w:rsid w:val="00BA188C"/>
    <w:rsid w:val="00BA1AE8"/>
    <w:rsid w:val="00BA256C"/>
    <w:rsid w:val="00BA2622"/>
    <w:rsid w:val="00BA2879"/>
    <w:rsid w:val="00BA2DB3"/>
    <w:rsid w:val="00BA3145"/>
    <w:rsid w:val="00BA33C1"/>
    <w:rsid w:val="00BA34BE"/>
    <w:rsid w:val="00BA351D"/>
    <w:rsid w:val="00BA36F5"/>
    <w:rsid w:val="00BA3B30"/>
    <w:rsid w:val="00BA3DCB"/>
    <w:rsid w:val="00BA3EA9"/>
    <w:rsid w:val="00BA440C"/>
    <w:rsid w:val="00BA445C"/>
    <w:rsid w:val="00BA44AF"/>
    <w:rsid w:val="00BA4577"/>
    <w:rsid w:val="00BA4852"/>
    <w:rsid w:val="00BA48B8"/>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542B"/>
    <w:rsid w:val="00BB5570"/>
    <w:rsid w:val="00BB56F0"/>
    <w:rsid w:val="00BB598B"/>
    <w:rsid w:val="00BB6138"/>
    <w:rsid w:val="00BB66CA"/>
    <w:rsid w:val="00BB6740"/>
    <w:rsid w:val="00BB6754"/>
    <w:rsid w:val="00BB6785"/>
    <w:rsid w:val="00BB6870"/>
    <w:rsid w:val="00BB6BF5"/>
    <w:rsid w:val="00BB740E"/>
    <w:rsid w:val="00BB7599"/>
    <w:rsid w:val="00BB78C0"/>
    <w:rsid w:val="00BB78D8"/>
    <w:rsid w:val="00BB78ED"/>
    <w:rsid w:val="00BB7CA7"/>
    <w:rsid w:val="00BB7D18"/>
    <w:rsid w:val="00BC01BF"/>
    <w:rsid w:val="00BC0288"/>
    <w:rsid w:val="00BC0787"/>
    <w:rsid w:val="00BC08B7"/>
    <w:rsid w:val="00BC1CEF"/>
    <w:rsid w:val="00BC1FD8"/>
    <w:rsid w:val="00BC2494"/>
    <w:rsid w:val="00BC2B58"/>
    <w:rsid w:val="00BC2EB6"/>
    <w:rsid w:val="00BC2F5D"/>
    <w:rsid w:val="00BC32C9"/>
    <w:rsid w:val="00BC3513"/>
    <w:rsid w:val="00BC38A4"/>
    <w:rsid w:val="00BC3955"/>
    <w:rsid w:val="00BC397B"/>
    <w:rsid w:val="00BC3D10"/>
    <w:rsid w:val="00BC4326"/>
    <w:rsid w:val="00BC43EA"/>
    <w:rsid w:val="00BC49FD"/>
    <w:rsid w:val="00BC4AAB"/>
    <w:rsid w:val="00BC4AD5"/>
    <w:rsid w:val="00BC518E"/>
    <w:rsid w:val="00BC532D"/>
    <w:rsid w:val="00BC53C2"/>
    <w:rsid w:val="00BC5669"/>
    <w:rsid w:val="00BC56FF"/>
    <w:rsid w:val="00BC57DC"/>
    <w:rsid w:val="00BC58B7"/>
    <w:rsid w:val="00BC5A53"/>
    <w:rsid w:val="00BC5CF4"/>
    <w:rsid w:val="00BC6233"/>
    <w:rsid w:val="00BC6353"/>
    <w:rsid w:val="00BC6BC1"/>
    <w:rsid w:val="00BC6E39"/>
    <w:rsid w:val="00BC6EDD"/>
    <w:rsid w:val="00BC700F"/>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400"/>
    <w:rsid w:val="00BD266D"/>
    <w:rsid w:val="00BD2713"/>
    <w:rsid w:val="00BD300E"/>
    <w:rsid w:val="00BD3066"/>
    <w:rsid w:val="00BD3485"/>
    <w:rsid w:val="00BD3611"/>
    <w:rsid w:val="00BD3A6B"/>
    <w:rsid w:val="00BD3AC3"/>
    <w:rsid w:val="00BD3BFE"/>
    <w:rsid w:val="00BD3D92"/>
    <w:rsid w:val="00BD3DE8"/>
    <w:rsid w:val="00BD3E7B"/>
    <w:rsid w:val="00BD43E9"/>
    <w:rsid w:val="00BD45F4"/>
    <w:rsid w:val="00BD47BF"/>
    <w:rsid w:val="00BD49CB"/>
    <w:rsid w:val="00BD4FBE"/>
    <w:rsid w:val="00BD50D2"/>
    <w:rsid w:val="00BD53FE"/>
    <w:rsid w:val="00BD547E"/>
    <w:rsid w:val="00BD552F"/>
    <w:rsid w:val="00BD596F"/>
    <w:rsid w:val="00BD60EA"/>
    <w:rsid w:val="00BD642A"/>
    <w:rsid w:val="00BD6538"/>
    <w:rsid w:val="00BD6982"/>
    <w:rsid w:val="00BD6D4F"/>
    <w:rsid w:val="00BD6D90"/>
    <w:rsid w:val="00BD7FA9"/>
    <w:rsid w:val="00BE026E"/>
    <w:rsid w:val="00BE0D3A"/>
    <w:rsid w:val="00BE0DD6"/>
    <w:rsid w:val="00BE0EA4"/>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741"/>
    <w:rsid w:val="00BE3BEA"/>
    <w:rsid w:val="00BE4267"/>
    <w:rsid w:val="00BE443F"/>
    <w:rsid w:val="00BE46C1"/>
    <w:rsid w:val="00BE496B"/>
    <w:rsid w:val="00BE4A35"/>
    <w:rsid w:val="00BE4A42"/>
    <w:rsid w:val="00BE4BED"/>
    <w:rsid w:val="00BE4D43"/>
    <w:rsid w:val="00BE4E6D"/>
    <w:rsid w:val="00BE53B5"/>
    <w:rsid w:val="00BE5A6D"/>
    <w:rsid w:val="00BE6626"/>
    <w:rsid w:val="00BE6D1F"/>
    <w:rsid w:val="00BE6EC4"/>
    <w:rsid w:val="00BE730E"/>
    <w:rsid w:val="00BE74D6"/>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C83"/>
    <w:rsid w:val="00BF3D07"/>
    <w:rsid w:val="00BF3D1E"/>
    <w:rsid w:val="00BF3D4A"/>
    <w:rsid w:val="00BF3F85"/>
    <w:rsid w:val="00BF4CE1"/>
    <w:rsid w:val="00BF4E09"/>
    <w:rsid w:val="00BF4E12"/>
    <w:rsid w:val="00BF53B1"/>
    <w:rsid w:val="00BF5866"/>
    <w:rsid w:val="00BF5ADD"/>
    <w:rsid w:val="00BF5AF5"/>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B87"/>
    <w:rsid w:val="00C05C8C"/>
    <w:rsid w:val="00C0716E"/>
    <w:rsid w:val="00C072AB"/>
    <w:rsid w:val="00C075A8"/>
    <w:rsid w:val="00C10086"/>
    <w:rsid w:val="00C104E4"/>
    <w:rsid w:val="00C10884"/>
    <w:rsid w:val="00C10BC3"/>
    <w:rsid w:val="00C10E52"/>
    <w:rsid w:val="00C11108"/>
    <w:rsid w:val="00C115BA"/>
    <w:rsid w:val="00C11869"/>
    <w:rsid w:val="00C119B4"/>
    <w:rsid w:val="00C11BD2"/>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671"/>
    <w:rsid w:val="00C25B6B"/>
    <w:rsid w:val="00C25C2B"/>
    <w:rsid w:val="00C25D9C"/>
    <w:rsid w:val="00C25E80"/>
    <w:rsid w:val="00C26113"/>
    <w:rsid w:val="00C2617B"/>
    <w:rsid w:val="00C262D9"/>
    <w:rsid w:val="00C2644A"/>
    <w:rsid w:val="00C264BE"/>
    <w:rsid w:val="00C265A8"/>
    <w:rsid w:val="00C26A89"/>
    <w:rsid w:val="00C26B12"/>
    <w:rsid w:val="00C26B46"/>
    <w:rsid w:val="00C2752D"/>
    <w:rsid w:val="00C27D53"/>
    <w:rsid w:val="00C30138"/>
    <w:rsid w:val="00C301BB"/>
    <w:rsid w:val="00C3064B"/>
    <w:rsid w:val="00C315A5"/>
    <w:rsid w:val="00C31802"/>
    <w:rsid w:val="00C31B6C"/>
    <w:rsid w:val="00C32131"/>
    <w:rsid w:val="00C323DB"/>
    <w:rsid w:val="00C3244E"/>
    <w:rsid w:val="00C324AF"/>
    <w:rsid w:val="00C325BE"/>
    <w:rsid w:val="00C32AD5"/>
    <w:rsid w:val="00C32E78"/>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434"/>
    <w:rsid w:val="00C36ACA"/>
    <w:rsid w:val="00C36DE0"/>
    <w:rsid w:val="00C37562"/>
    <w:rsid w:val="00C37641"/>
    <w:rsid w:val="00C37FCD"/>
    <w:rsid w:val="00C401E1"/>
    <w:rsid w:val="00C4084C"/>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3F1"/>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576"/>
    <w:rsid w:val="00C5766A"/>
    <w:rsid w:val="00C5767B"/>
    <w:rsid w:val="00C57894"/>
    <w:rsid w:val="00C5789B"/>
    <w:rsid w:val="00C57ABD"/>
    <w:rsid w:val="00C57CE9"/>
    <w:rsid w:val="00C57D98"/>
    <w:rsid w:val="00C57DB8"/>
    <w:rsid w:val="00C600A5"/>
    <w:rsid w:val="00C600F2"/>
    <w:rsid w:val="00C60C93"/>
    <w:rsid w:val="00C60CB7"/>
    <w:rsid w:val="00C60D09"/>
    <w:rsid w:val="00C6125F"/>
    <w:rsid w:val="00C613BF"/>
    <w:rsid w:val="00C613C8"/>
    <w:rsid w:val="00C61449"/>
    <w:rsid w:val="00C61579"/>
    <w:rsid w:val="00C617F0"/>
    <w:rsid w:val="00C61AE4"/>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E35"/>
    <w:rsid w:val="00C660CA"/>
    <w:rsid w:val="00C661F2"/>
    <w:rsid w:val="00C661FD"/>
    <w:rsid w:val="00C6664F"/>
    <w:rsid w:val="00C6691E"/>
    <w:rsid w:val="00C66949"/>
    <w:rsid w:val="00C669C2"/>
    <w:rsid w:val="00C66B07"/>
    <w:rsid w:val="00C66CCD"/>
    <w:rsid w:val="00C671A2"/>
    <w:rsid w:val="00C67B49"/>
    <w:rsid w:val="00C67C5C"/>
    <w:rsid w:val="00C67C83"/>
    <w:rsid w:val="00C67D70"/>
    <w:rsid w:val="00C70298"/>
    <w:rsid w:val="00C70480"/>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9C2"/>
    <w:rsid w:val="00C766B9"/>
    <w:rsid w:val="00C766D3"/>
    <w:rsid w:val="00C767C4"/>
    <w:rsid w:val="00C767CA"/>
    <w:rsid w:val="00C7689F"/>
    <w:rsid w:val="00C76BB2"/>
    <w:rsid w:val="00C76BB5"/>
    <w:rsid w:val="00C76E32"/>
    <w:rsid w:val="00C7717C"/>
    <w:rsid w:val="00C773C4"/>
    <w:rsid w:val="00C77565"/>
    <w:rsid w:val="00C77754"/>
    <w:rsid w:val="00C77BFC"/>
    <w:rsid w:val="00C77C8F"/>
    <w:rsid w:val="00C77FF5"/>
    <w:rsid w:val="00C801F9"/>
    <w:rsid w:val="00C80712"/>
    <w:rsid w:val="00C814F4"/>
    <w:rsid w:val="00C8216D"/>
    <w:rsid w:val="00C823A9"/>
    <w:rsid w:val="00C8268A"/>
    <w:rsid w:val="00C82AF4"/>
    <w:rsid w:val="00C82B4F"/>
    <w:rsid w:val="00C82BEC"/>
    <w:rsid w:val="00C83798"/>
    <w:rsid w:val="00C838CD"/>
    <w:rsid w:val="00C83D81"/>
    <w:rsid w:val="00C841C8"/>
    <w:rsid w:val="00C84276"/>
    <w:rsid w:val="00C8459F"/>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660"/>
    <w:rsid w:val="00C91D6C"/>
    <w:rsid w:val="00C91E0F"/>
    <w:rsid w:val="00C92313"/>
    <w:rsid w:val="00C92EEE"/>
    <w:rsid w:val="00C93057"/>
    <w:rsid w:val="00C93888"/>
    <w:rsid w:val="00C93FD3"/>
    <w:rsid w:val="00C94446"/>
    <w:rsid w:val="00C949A8"/>
    <w:rsid w:val="00C94D09"/>
    <w:rsid w:val="00C952F6"/>
    <w:rsid w:val="00C95820"/>
    <w:rsid w:val="00C95B7A"/>
    <w:rsid w:val="00C95D6D"/>
    <w:rsid w:val="00C95DF9"/>
    <w:rsid w:val="00C9600D"/>
    <w:rsid w:val="00C961C2"/>
    <w:rsid w:val="00C965E5"/>
    <w:rsid w:val="00C969A0"/>
    <w:rsid w:val="00C974F2"/>
    <w:rsid w:val="00C9771E"/>
    <w:rsid w:val="00C9775B"/>
    <w:rsid w:val="00C97F37"/>
    <w:rsid w:val="00CA0672"/>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C70"/>
    <w:rsid w:val="00CA65D5"/>
    <w:rsid w:val="00CA6693"/>
    <w:rsid w:val="00CA6898"/>
    <w:rsid w:val="00CA696A"/>
    <w:rsid w:val="00CA6EB5"/>
    <w:rsid w:val="00CA7241"/>
    <w:rsid w:val="00CA7514"/>
    <w:rsid w:val="00CA7546"/>
    <w:rsid w:val="00CA7752"/>
    <w:rsid w:val="00CA77D6"/>
    <w:rsid w:val="00CB0033"/>
    <w:rsid w:val="00CB0157"/>
    <w:rsid w:val="00CB0515"/>
    <w:rsid w:val="00CB0587"/>
    <w:rsid w:val="00CB08EF"/>
    <w:rsid w:val="00CB0C3E"/>
    <w:rsid w:val="00CB0C8F"/>
    <w:rsid w:val="00CB13A4"/>
    <w:rsid w:val="00CB151A"/>
    <w:rsid w:val="00CB1963"/>
    <w:rsid w:val="00CB19AE"/>
    <w:rsid w:val="00CB1E02"/>
    <w:rsid w:val="00CB2C4D"/>
    <w:rsid w:val="00CB305D"/>
    <w:rsid w:val="00CB318A"/>
    <w:rsid w:val="00CB3206"/>
    <w:rsid w:val="00CB32FA"/>
    <w:rsid w:val="00CB352C"/>
    <w:rsid w:val="00CB38A6"/>
    <w:rsid w:val="00CB390E"/>
    <w:rsid w:val="00CB39DA"/>
    <w:rsid w:val="00CB3B0B"/>
    <w:rsid w:val="00CB3B52"/>
    <w:rsid w:val="00CB3BC8"/>
    <w:rsid w:val="00CB3C85"/>
    <w:rsid w:val="00CB3E92"/>
    <w:rsid w:val="00CB42CC"/>
    <w:rsid w:val="00CB4642"/>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419"/>
    <w:rsid w:val="00CC2ADC"/>
    <w:rsid w:val="00CC2D8A"/>
    <w:rsid w:val="00CC2E95"/>
    <w:rsid w:val="00CC3025"/>
    <w:rsid w:val="00CC32E7"/>
    <w:rsid w:val="00CC3522"/>
    <w:rsid w:val="00CC3858"/>
    <w:rsid w:val="00CC3867"/>
    <w:rsid w:val="00CC3D05"/>
    <w:rsid w:val="00CC3E8B"/>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C2B"/>
    <w:rsid w:val="00CC7E7D"/>
    <w:rsid w:val="00CC7F8A"/>
    <w:rsid w:val="00CD0263"/>
    <w:rsid w:val="00CD061A"/>
    <w:rsid w:val="00CD11E5"/>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FFA"/>
    <w:rsid w:val="00CD60F2"/>
    <w:rsid w:val="00CD62C2"/>
    <w:rsid w:val="00CD6778"/>
    <w:rsid w:val="00CD6872"/>
    <w:rsid w:val="00CD6C1C"/>
    <w:rsid w:val="00CD6F25"/>
    <w:rsid w:val="00CD7117"/>
    <w:rsid w:val="00CD7256"/>
    <w:rsid w:val="00CD726E"/>
    <w:rsid w:val="00CD746B"/>
    <w:rsid w:val="00CD79EC"/>
    <w:rsid w:val="00CD7AF2"/>
    <w:rsid w:val="00CE0210"/>
    <w:rsid w:val="00CE055F"/>
    <w:rsid w:val="00CE07A9"/>
    <w:rsid w:val="00CE08C6"/>
    <w:rsid w:val="00CE0E41"/>
    <w:rsid w:val="00CE1267"/>
    <w:rsid w:val="00CE1298"/>
    <w:rsid w:val="00CE15D2"/>
    <w:rsid w:val="00CE199E"/>
    <w:rsid w:val="00CE1C14"/>
    <w:rsid w:val="00CE1D39"/>
    <w:rsid w:val="00CE1EE3"/>
    <w:rsid w:val="00CE1FB0"/>
    <w:rsid w:val="00CE2360"/>
    <w:rsid w:val="00CE23B9"/>
    <w:rsid w:val="00CE243B"/>
    <w:rsid w:val="00CE2681"/>
    <w:rsid w:val="00CE2686"/>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9A2"/>
    <w:rsid w:val="00CE7AE1"/>
    <w:rsid w:val="00CE7BBC"/>
    <w:rsid w:val="00CE7CD2"/>
    <w:rsid w:val="00CE7F43"/>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2F3"/>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A34"/>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D49"/>
    <w:rsid w:val="00D06D64"/>
    <w:rsid w:val="00D06F71"/>
    <w:rsid w:val="00D07298"/>
    <w:rsid w:val="00D072A2"/>
    <w:rsid w:val="00D074A3"/>
    <w:rsid w:val="00D0777A"/>
    <w:rsid w:val="00D07B00"/>
    <w:rsid w:val="00D07B6A"/>
    <w:rsid w:val="00D07D14"/>
    <w:rsid w:val="00D100BF"/>
    <w:rsid w:val="00D10168"/>
    <w:rsid w:val="00D101DF"/>
    <w:rsid w:val="00D101E5"/>
    <w:rsid w:val="00D104D6"/>
    <w:rsid w:val="00D10686"/>
    <w:rsid w:val="00D10A47"/>
    <w:rsid w:val="00D10ED1"/>
    <w:rsid w:val="00D11323"/>
    <w:rsid w:val="00D11DF5"/>
    <w:rsid w:val="00D122E9"/>
    <w:rsid w:val="00D126D2"/>
    <w:rsid w:val="00D1279F"/>
    <w:rsid w:val="00D12863"/>
    <w:rsid w:val="00D12F7F"/>
    <w:rsid w:val="00D13700"/>
    <w:rsid w:val="00D13988"/>
    <w:rsid w:val="00D139D7"/>
    <w:rsid w:val="00D14118"/>
    <w:rsid w:val="00D143C1"/>
    <w:rsid w:val="00D14699"/>
    <w:rsid w:val="00D14947"/>
    <w:rsid w:val="00D149C6"/>
    <w:rsid w:val="00D14D60"/>
    <w:rsid w:val="00D14F42"/>
    <w:rsid w:val="00D1511E"/>
    <w:rsid w:val="00D15D8D"/>
    <w:rsid w:val="00D15E50"/>
    <w:rsid w:val="00D15EF4"/>
    <w:rsid w:val="00D16277"/>
    <w:rsid w:val="00D162A9"/>
    <w:rsid w:val="00D1642E"/>
    <w:rsid w:val="00D16430"/>
    <w:rsid w:val="00D16492"/>
    <w:rsid w:val="00D1649E"/>
    <w:rsid w:val="00D165DE"/>
    <w:rsid w:val="00D16809"/>
    <w:rsid w:val="00D16CC5"/>
    <w:rsid w:val="00D1713C"/>
    <w:rsid w:val="00D1725C"/>
    <w:rsid w:val="00D17582"/>
    <w:rsid w:val="00D17625"/>
    <w:rsid w:val="00D176DE"/>
    <w:rsid w:val="00D17B84"/>
    <w:rsid w:val="00D17D75"/>
    <w:rsid w:val="00D20346"/>
    <w:rsid w:val="00D2055B"/>
    <w:rsid w:val="00D207A3"/>
    <w:rsid w:val="00D20878"/>
    <w:rsid w:val="00D2095C"/>
    <w:rsid w:val="00D20A2B"/>
    <w:rsid w:val="00D21D0D"/>
    <w:rsid w:val="00D21ED5"/>
    <w:rsid w:val="00D220FA"/>
    <w:rsid w:val="00D2219E"/>
    <w:rsid w:val="00D224B1"/>
    <w:rsid w:val="00D2275A"/>
    <w:rsid w:val="00D22ADA"/>
    <w:rsid w:val="00D235C3"/>
    <w:rsid w:val="00D238D8"/>
    <w:rsid w:val="00D23BEE"/>
    <w:rsid w:val="00D23D52"/>
    <w:rsid w:val="00D23ED4"/>
    <w:rsid w:val="00D240F3"/>
    <w:rsid w:val="00D24143"/>
    <w:rsid w:val="00D24184"/>
    <w:rsid w:val="00D242B0"/>
    <w:rsid w:val="00D24646"/>
    <w:rsid w:val="00D248A0"/>
    <w:rsid w:val="00D24AE9"/>
    <w:rsid w:val="00D24C18"/>
    <w:rsid w:val="00D24DF6"/>
    <w:rsid w:val="00D253D6"/>
    <w:rsid w:val="00D2559E"/>
    <w:rsid w:val="00D25915"/>
    <w:rsid w:val="00D25B87"/>
    <w:rsid w:val="00D25BCF"/>
    <w:rsid w:val="00D25D26"/>
    <w:rsid w:val="00D25F9D"/>
    <w:rsid w:val="00D260CB"/>
    <w:rsid w:val="00D26192"/>
    <w:rsid w:val="00D26626"/>
    <w:rsid w:val="00D26851"/>
    <w:rsid w:val="00D268A0"/>
    <w:rsid w:val="00D26CC0"/>
    <w:rsid w:val="00D271A7"/>
    <w:rsid w:val="00D27887"/>
    <w:rsid w:val="00D27AB5"/>
    <w:rsid w:val="00D27BCD"/>
    <w:rsid w:val="00D27C01"/>
    <w:rsid w:val="00D302A6"/>
    <w:rsid w:val="00D305BF"/>
    <w:rsid w:val="00D30610"/>
    <w:rsid w:val="00D30718"/>
    <w:rsid w:val="00D307BB"/>
    <w:rsid w:val="00D30E69"/>
    <w:rsid w:val="00D30EA3"/>
    <w:rsid w:val="00D31207"/>
    <w:rsid w:val="00D314A8"/>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501B"/>
    <w:rsid w:val="00D350A8"/>
    <w:rsid w:val="00D352F5"/>
    <w:rsid w:val="00D354C5"/>
    <w:rsid w:val="00D35578"/>
    <w:rsid w:val="00D35B3B"/>
    <w:rsid w:val="00D35BBD"/>
    <w:rsid w:val="00D35E1B"/>
    <w:rsid w:val="00D35F7A"/>
    <w:rsid w:val="00D36DFB"/>
    <w:rsid w:val="00D3705E"/>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543"/>
    <w:rsid w:val="00D43669"/>
    <w:rsid w:val="00D43935"/>
    <w:rsid w:val="00D43AB5"/>
    <w:rsid w:val="00D43B2F"/>
    <w:rsid w:val="00D4491A"/>
    <w:rsid w:val="00D44A07"/>
    <w:rsid w:val="00D44C0F"/>
    <w:rsid w:val="00D45345"/>
    <w:rsid w:val="00D4548E"/>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503"/>
    <w:rsid w:val="00D536E0"/>
    <w:rsid w:val="00D53706"/>
    <w:rsid w:val="00D539D0"/>
    <w:rsid w:val="00D53B34"/>
    <w:rsid w:val="00D53F01"/>
    <w:rsid w:val="00D542BD"/>
    <w:rsid w:val="00D543AF"/>
    <w:rsid w:val="00D54757"/>
    <w:rsid w:val="00D549FA"/>
    <w:rsid w:val="00D550DA"/>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BC8"/>
    <w:rsid w:val="00D62D8E"/>
    <w:rsid w:val="00D635CD"/>
    <w:rsid w:val="00D635D8"/>
    <w:rsid w:val="00D6375E"/>
    <w:rsid w:val="00D63ACD"/>
    <w:rsid w:val="00D643B8"/>
    <w:rsid w:val="00D6472B"/>
    <w:rsid w:val="00D6498C"/>
    <w:rsid w:val="00D6499B"/>
    <w:rsid w:val="00D64DC7"/>
    <w:rsid w:val="00D64F55"/>
    <w:rsid w:val="00D6574F"/>
    <w:rsid w:val="00D658F8"/>
    <w:rsid w:val="00D65927"/>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FB"/>
    <w:rsid w:val="00D84E4F"/>
    <w:rsid w:val="00D851B5"/>
    <w:rsid w:val="00D85354"/>
    <w:rsid w:val="00D8579B"/>
    <w:rsid w:val="00D857DB"/>
    <w:rsid w:val="00D85D1B"/>
    <w:rsid w:val="00D8601E"/>
    <w:rsid w:val="00D86184"/>
    <w:rsid w:val="00D86C0A"/>
    <w:rsid w:val="00D86D95"/>
    <w:rsid w:val="00D870C6"/>
    <w:rsid w:val="00D87561"/>
    <w:rsid w:val="00D9002E"/>
    <w:rsid w:val="00D90262"/>
    <w:rsid w:val="00D90381"/>
    <w:rsid w:val="00D904E9"/>
    <w:rsid w:val="00D907AC"/>
    <w:rsid w:val="00D90D48"/>
    <w:rsid w:val="00D90E97"/>
    <w:rsid w:val="00D90EC4"/>
    <w:rsid w:val="00D91217"/>
    <w:rsid w:val="00D91327"/>
    <w:rsid w:val="00D9166B"/>
    <w:rsid w:val="00D916C5"/>
    <w:rsid w:val="00D918CF"/>
    <w:rsid w:val="00D91C1A"/>
    <w:rsid w:val="00D91FE2"/>
    <w:rsid w:val="00D921C9"/>
    <w:rsid w:val="00D922D8"/>
    <w:rsid w:val="00D927DA"/>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DAB"/>
    <w:rsid w:val="00DA08A9"/>
    <w:rsid w:val="00DA0A8F"/>
    <w:rsid w:val="00DA0AE3"/>
    <w:rsid w:val="00DA11BB"/>
    <w:rsid w:val="00DA12FA"/>
    <w:rsid w:val="00DA1511"/>
    <w:rsid w:val="00DA159B"/>
    <w:rsid w:val="00DA1812"/>
    <w:rsid w:val="00DA1D74"/>
    <w:rsid w:val="00DA1F0B"/>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9EE"/>
    <w:rsid w:val="00DA6B01"/>
    <w:rsid w:val="00DA6D01"/>
    <w:rsid w:val="00DA706B"/>
    <w:rsid w:val="00DA73AD"/>
    <w:rsid w:val="00DA7563"/>
    <w:rsid w:val="00DA75E6"/>
    <w:rsid w:val="00DA7826"/>
    <w:rsid w:val="00DA7977"/>
    <w:rsid w:val="00DA7A6F"/>
    <w:rsid w:val="00DA7AEB"/>
    <w:rsid w:val="00DA7D5C"/>
    <w:rsid w:val="00DA7E5D"/>
    <w:rsid w:val="00DB08E6"/>
    <w:rsid w:val="00DB0A0E"/>
    <w:rsid w:val="00DB0B4F"/>
    <w:rsid w:val="00DB0BB6"/>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52B2"/>
    <w:rsid w:val="00DB5460"/>
    <w:rsid w:val="00DB54D7"/>
    <w:rsid w:val="00DB557E"/>
    <w:rsid w:val="00DB572F"/>
    <w:rsid w:val="00DB5953"/>
    <w:rsid w:val="00DB5BB4"/>
    <w:rsid w:val="00DB5EF5"/>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99"/>
    <w:rsid w:val="00DC2CE1"/>
    <w:rsid w:val="00DC2E77"/>
    <w:rsid w:val="00DC2FEB"/>
    <w:rsid w:val="00DC2FF0"/>
    <w:rsid w:val="00DC3868"/>
    <w:rsid w:val="00DC39AE"/>
    <w:rsid w:val="00DC40EE"/>
    <w:rsid w:val="00DC4119"/>
    <w:rsid w:val="00DC4171"/>
    <w:rsid w:val="00DC48C7"/>
    <w:rsid w:val="00DC4A4D"/>
    <w:rsid w:val="00DC4F15"/>
    <w:rsid w:val="00DC501F"/>
    <w:rsid w:val="00DC50AA"/>
    <w:rsid w:val="00DC5A33"/>
    <w:rsid w:val="00DC6078"/>
    <w:rsid w:val="00DC60BA"/>
    <w:rsid w:val="00DC6394"/>
    <w:rsid w:val="00DC64F9"/>
    <w:rsid w:val="00DC6897"/>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22BF"/>
    <w:rsid w:val="00DF24F8"/>
    <w:rsid w:val="00DF25F7"/>
    <w:rsid w:val="00DF2E66"/>
    <w:rsid w:val="00DF307D"/>
    <w:rsid w:val="00DF3299"/>
    <w:rsid w:val="00DF339A"/>
    <w:rsid w:val="00DF382D"/>
    <w:rsid w:val="00DF3BC0"/>
    <w:rsid w:val="00DF3FD2"/>
    <w:rsid w:val="00DF3FEF"/>
    <w:rsid w:val="00DF4149"/>
    <w:rsid w:val="00DF4B86"/>
    <w:rsid w:val="00DF4DC8"/>
    <w:rsid w:val="00DF5086"/>
    <w:rsid w:val="00DF5120"/>
    <w:rsid w:val="00DF5134"/>
    <w:rsid w:val="00DF5207"/>
    <w:rsid w:val="00DF555C"/>
    <w:rsid w:val="00DF5584"/>
    <w:rsid w:val="00DF55BE"/>
    <w:rsid w:val="00DF5782"/>
    <w:rsid w:val="00DF581E"/>
    <w:rsid w:val="00DF5948"/>
    <w:rsid w:val="00DF64DF"/>
    <w:rsid w:val="00DF67E5"/>
    <w:rsid w:val="00DF68E3"/>
    <w:rsid w:val="00DF6D59"/>
    <w:rsid w:val="00DF6EF0"/>
    <w:rsid w:val="00DF7008"/>
    <w:rsid w:val="00DF7100"/>
    <w:rsid w:val="00DF7233"/>
    <w:rsid w:val="00DF74BF"/>
    <w:rsid w:val="00DF77F6"/>
    <w:rsid w:val="00DF7AC6"/>
    <w:rsid w:val="00DF7C7C"/>
    <w:rsid w:val="00E00E63"/>
    <w:rsid w:val="00E01167"/>
    <w:rsid w:val="00E01509"/>
    <w:rsid w:val="00E01B45"/>
    <w:rsid w:val="00E02187"/>
    <w:rsid w:val="00E02190"/>
    <w:rsid w:val="00E02245"/>
    <w:rsid w:val="00E023AA"/>
    <w:rsid w:val="00E027AA"/>
    <w:rsid w:val="00E029DE"/>
    <w:rsid w:val="00E02C76"/>
    <w:rsid w:val="00E02F44"/>
    <w:rsid w:val="00E0362A"/>
    <w:rsid w:val="00E0392D"/>
    <w:rsid w:val="00E03B43"/>
    <w:rsid w:val="00E03F97"/>
    <w:rsid w:val="00E04274"/>
    <w:rsid w:val="00E0433D"/>
    <w:rsid w:val="00E04446"/>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20F8"/>
    <w:rsid w:val="00E122D3"/>
    <w:rsid w:val="00E12806"/>
    <w:rsid w:val="00E12A08"/>
    <w:rsid w:val="00E13443"/>
    <w:rsid w:val="00E1354B"/>
    <w:rsid w:val="00E13921"/>
    <w:rsid w:val="00E13D5D"/>
    <w:rsid w:val="00E14075"/>
    <w:rsid w:val="00E14193"/>
    <w:rsid w:val="00E14573"/>
    <w:rsid w:val="00E147D9"/>
    <w:rsid w:val="00E148F5"/>
    <w:rsid w:val="00E15339"/>
    <w:rsid w:val="00E15544"/>
    <w:rsid w:val="00E15824"/>
    <w:rsid w:val="00E16473"/>
    <w:rsid w:val="00E1654B"/>
    <w:rsid w:val="00E16BD9"/>
    <w:rsid w:val="00E16FBF"/>
    <w:rsid w:val="00E170B9"/>
    <w:rsid w:val="00E175F1"/>
    <w:rsid w:val="00E17984"/>
    <w:rsid w:val="00E179F9"/>
    <w:rsid w:val="00E17A4E"/>
    <w:rsid w:val="00E17B9E"/>
    <w:rsid w:val="00E17C37"/>
    <w:rsid w:val="00E17DA4"/>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0F"/>
    <w:rsid w:val="00E23C23"/>
    <w:rsid w:val="00E23E1E"/>
    <w:rsid w:val="00E23F58"/>
    <w:rsid w:val="00E2400F"/>
    <w:rsid w:val="00E2411B"/>
    <w:rsid w:val="00E2425C"/>
    <w:rsid w:val="00E24538"/>
    <w:rsid w:val="00E249A0"/>
    <w:rsid w:val="00E24B38"/>
    <w:rsid w:val="00E24C88"/>
    <w:rsid w:val="00E24E82"/>
    <w:rsid w:val="00E2532E"/>
    <w:rsid w:val="00E257A9"/>
    <w:rsid w:val="00E25A70"/>
    <w:rsid w:val="00E25EC1"/>
    <w:rsid w:val="00E267D3"/>
    <w:rsid w:val="00E26960"/>
    <w:rsid w:val="00E26B36"/>
    <w:rsid w:val="00E271E6"/>
    <w:rsid w:val="00E272E2"/>
    <w:rsid w:val="00E2731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39B"/>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71C"/>
    <w:rsid w:val="00E57799"/>
    <w:rsid w:val="00E57EA6"/>
    <w:rsid w:val="00E57ED3"/>
    <w:rsid w:val="00E60C7E"/>
    <w:rsid w:val="00E6107B"/>
    <w:rsid w:val="00E61180"/>
    <w:rsid w:val="00E613D6"/>
    <w:rsid w:val="00E6197D"/>
    <w:rsid w:val="00E61AE2"/>
    <w:rsid w:val="00E61C3A"/>
    <w:rsid w:val="00E61D39"/>
    <w:rsid w:val="00E61D9D"/>
    <w:rsid w:val="00E61FCE"/>
    <w:rsid w:val="00E6202E"/>
    <w:rsid w:val="00E62110"/>
    <w:rsid w:val="00E62144"/>
    <w:rsid w:val="00E622A1"/>
    <w:rsid w:val="00E622DC"/>
    <w:rsid w:val="00E6232F"/>
    <w:rsid w:val="00E6264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F7"/>
    <w:rsid w:val="00E72015"/>
    <w:rsid w:val="00E72145"/>
    <w:rsid w:val="00E72AFE"/>
    <w:rsid w:val="00E730FE"/>
    <w:rsid w:val="00E73215"/>
    <w:rsid w:val="00E73835"/>
    <w:rsid w:val="00E73AAD"/>
    <w:rsid w:val="00E73ADD"/>
    <w:rsid w:val="00E73B7E"/>
    <w:rsid w:val="00E73ED3"/>
    <w:rsid w:val="00E73FA3"/>
    <w:rsid w:val="00E73FBD"/>
    <w:rsid w:val="00E7481E"/>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11AD"/>
    <w:rsid w:val="00E81433"/>
    <w:rsid w:val="00E81586"/>
    <w:rsid w:val="00E82712"/>
    <w:rsid w:val="00E827ED"/>
    <w:rsid w:val="00E833C8"/>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DAD"/>
    <w:rsid w:val="00E87172"/>
    <w:rsid w:val="00E872BB"/>
    <w:rsid w:val="00E8754F"/>
    <w:rsid w:val="00E877B9"/>
    <w:rsid w:val="00E87A68"/>
    <w:rsid w:val="00E87D24"/>
    <w:rsid w:val="00E90662"/>
    <w:rsid w:val="00E9087C"/>
    <w:rsid w:val="00E90FCC"/>
    <w:rsid w:val="00E9108F"/>
    <w:rsid w:val="00E9165D"/>
    <w:rsid w:val="00E917EF"/>
    <w:rsid w:val="00E919CA"/>
    <w:rsid w:val="00E91B93"/>
    <w:rsid w:val="00E91DA1"/>
    <w:rsid w:val="00E91DF9"/>
    <w:rsid w:val="00E9245E"/>
    <w:rsid w:val="00E93042"/>
    <w:rsid w:val="00E93218"/>
    <w:rsid w:val="00E938E2"/>
    <w:rsid w:val="00E93FFE"/>
    <w:rsid w:val="00E9411E"/>
    <w:rsid w:val="00E9435C"/>
    <w:rsid w:val="00E9489A"/>
    <w:rsid w:val="00E949A2"/>
    <w:rsid w:val="00E94ACA"/>
    <w:rsid w:val="00E94DB2"/>
    <w:rsid w:val="00E95436"/>
    <w:rsid w:val="00E9616A"/>
    <w:rsid w:val="00E967EE"/>
    <w:rsid w:val="00E96B64"/>
    <w:rsid w:val="00E977DA"/>
    <w:rsid w:val="00E978DD"/>
    <w:rsid w:val="00EA04F1"/>
    <w:rsid w:val="00EA0B62"/>
    <w:rsid w:val="00EA0BBB"/>
    <w:rsid w:val="00EA16F2"/>
    <w:rsid w:val="00EA1CFC"/>
    <w:rsid w:val="00EA205B"/>
    <w:rsid w:val="00EA214E"/>
    <w:rsid w:val="00EA2340"/>
    <w:rsid w:val="00EA24E6"/>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22B4"/>
    <w:rsid w:val="00EB24BC"/>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636"/>
    <w:rsid w:val="00EB5830"/>
    <w:rsid w:val="00EB58A3"/>
    <w:rsid w:val="00EB5A37"/>
    <w:rsid w:val="00EB5A5F"/>
    <w:rsid w:val="00EB5C52"/>
    <w:rsid w:val="00EB5F50"/>
    <w:rsid w:val="00EB665A"/>
    <w:rsid w:val="00EB68E8"/>
    <w:rsid w:val="00EB6952"/>
    <w:rsid w:val="00EB6AD0"/>
    <w:rsid w:val="00EB6BF0"/>
    <w:rsid w:val="00EB6FB2"/>
    <w:rsid w:val="00EB704F"/>
    <w:rsid w:val="00EB7096"/>
    <w:rsid w:val="00EB70D9"/>
    <w:rsid w:val="00EB75B4"/>
    <w:rsid w:val="00EB7DCD"/>
    <w:rsid w:val="00EB7FC4"/>
    <w:rsid w:val="00EC098C"/>
    <w:rsid w:val="00EC0A48"/>
    <w:rsid w:val="00EC0ADB"/>
    <w:rsid w:val="00EC0E63"/>
    <w:rsid w:val="00EC151C"/>
    <w:rsid w:val="00EC153E"/>
    <w:rsid w:val="00EC15EA"/>
    <w:rsid w:val="00EC1B1E"/>
    <w:rsid w:val="00EC1ECB"/>
    <w:rsid w:val="00EC21C0"/>
    <w:rsid w:val="00EC2290"/>
    <w:rsid w:val="00EC2291"/>
    <w:rsid w:val="00EC27E5"/>
    <w:rsid w:val="00EC2BE0"/>
    <w:rsid w:val="00EC323F"/>
    <w:rsid w:val="00EC3474"/>
    <w:rsid w:val="00EC3FA8"/>
    <w:rsid w:val="00EC4390"/>
    <w:rsid w:val="00EC4687"/>
    <w:rsid w:val="00EC470D"/>
    <w:rsid w:val="00EC4BFC"/>
    <w:rsid w:val="00EC4F14"/>
    <w:rsid w:val="00EC50C1"/>
    <w:rsid w:val="00EC51AC"/>
    <w:rsid w:val="00EC54B8"/>
    <w:rsid w:val="00EC54FD"/>
    <w:rsid w:val="00EC57FB"/>
    <w:rsid w:val="00EC5A80"/>
    <w:rsid w:val="00EC5B81"/>
    <w:rsid w:val="00EC5E23"/>
    <w:rsid w:val="00EC5F13"/>
    <w:rsid w:val="00EC64E5"/>
    <w:rsid w:val="00EC667D"/>
    <w:rsid w:val="00EC677C"/>
    <w:rsid w:val="00EC690E"/>
    <w:rsid w:val="00EC697B"/>
    <w:rsid w:val="00EC6ADC"/>
    <w:rsid w:val="00EC6C28"/>
    <w:rsid w:val="00EC6E91"/>
    <w:rsid w:val="00EC71E6"/>
    <w:rsid w:val="00EC7852"/>
    <w:rsid w:val="00EC7BD1"/>
    <w:rsid w:val="00EC7E7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6A3"/>
    <w:rsid w:val="00EE0B5D"/>
    <w:rsid w:val="00EE0D9A"/>
    <w:rsid w:val="00EE0DAA"/>
    <w:rsid w:val="00EE0ED6"/>
    <w:rsid w:val="00EE11CE"/>
    <w:rsid w:val="00EE167D"/>
    <w:rsid w:val="00EE1C7B"/>
    <w:rsid w:val="00EE1DDF"/>
    <w:rsid w:val="00EE2025"/>
    <w:rsid w:val="00EE20A1"/>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9C"/>
    <w:rsid w:val="00EF06C0"/>
    <w:rsid w:val="00EF0937"/>
    <w:rsid w:val="00EF0AF6"/>
    <w:rsid w:val="00EF0C70"/>
    <w:rsid w:val="00EF1563"/>
    <w:rsid w:val="00EF1789"/>
    <w:rsid w:val="00EF1877"/>
    <w:rsid w:val="00EF1A46"/>
    <w:rsid w:val="00EF2621"/>
    <w:rsid w:val="00EF289A"/>
    <w:rsid w:val="00EF2B8A"/>
    <w:rsid w:val="00EF2CA1"/>
    <w:rsid w:val="00EF3623"/>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25E"/>
    <w:rsid w:val="00EF6454"/>
    <w:rsid w:val="00EF6717"/>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E95"/>
    <w:rsid w:val="00F030BC"/>
    <w:rsid w:val="00F03603"/>
    <w:rsid w:val="00F03BCF"/>
    <w:rsid w:val="00F03D51"/>
    <w:rsid w:val="00F042D1"/>
    <w:rsid w:val="00F04408"/>
    <w:rsid w:val="00F04548"/>
    <w:rsid w:val="00F04926"/>
    <w:rsid w:val="00F0493D"/>
    <w:rsid w:val="00F04B10"/>
    <w:rsid w:val="00F04DDB"/>
    <w:rsid w:val="00F04FB0"/>
    <w:rsid w:val="00F0563F"/>
    <w:rsid w:val="00F05734"/>
    <w:rsid w:val="00F05921"/>
    <w:rsid w:val="00F05C2F"/>
    <w:rsid w:val="00F05D68"/>
    <w:rsid w:val="00F06606"/>
    <w:rsid w:val="00F06884"/>
    <w:rsid w:val="00F06F2E"/>
    <w:rsid w:val="00F07A73"/>
    <w:rsid w:val="00F07F13"/>
    <w:rsid w:val="00F1002E"/>
    <w:rsid w:val="00F10184"/>
    <w:rsid w:val="00F1027B"/>
    <w:rsid w:val="00F102F1"/>
    <w:rsid w:val="00F1042E"/>
    <w:rsid w:val="00F1078D"/>
    <w:rsid w:val="00F10B10"/>
    <w:rsid w:val="00F10F16"/>
    <w:rsid w:val="00F11087"/>
    <w:rsid w:val="00F11192"/>
    <w:rsid w:val="00F11339"/>
    <w:rsid w:val="00F1193C"/>
    <w:rsid w:val="00F11AFD"/>
    <w:rsid w:val="00F11D57"/>
    <w:rsid w:val="00F11F57"/>
    <w:rsid w:val="00F12542"/>
    <w:rsid w:val="00F125BB"/>
    <w:rsid w:val="00F12604"/>
    <w:rsid w:val="00F128F4"/>
    <w:rsid w:val="00F12D61"/>
    <w:rsid w:val="00F12FA6"/>
    <w:rsid w:val="00F13784"/>
    <w:rsid w:val="00F13A62"/>
    <w:rsid w:val="00F13AE9"/>
    <w:rsid w:val="00F13ECE"/>
    <w:rsid w:val="00F148E7"/>
    <w:rsid w:val="00F1496A"/>
    <w:rsid w:val="00F14E46"/>
    <w:rsid w:val="00F15223"/>
    <w:rsid w:val="00F152C6"/>
    <w:rsid w:val="00F1587D"/>
    <w:rsid w:val="00F15BD1"/>
    <w:rsid w:val="00F16144"/>
    <w:rsid w:val="00F165E8"/>
    <w:rsid w:val="00F16B5D"/>
    <w:rsid w:val="00F16F12"/>
    <w:rsid w:val="00F17D1F"/>
    <w:rsid w:val="00F20A2B"/>
    <w:rsid w:val="00F20DA3"/>
    <w:rsid w:val="00F216BD"/>
    <w:rsid w:val="00F2170A"/>
    <w:rsid w:val="00F2184F"/>
    <w:rsid w:val="00F21880"/>
    <w:rsid w:val="00F21B73"/>
    <w:rsid w:val="00F21DB4"/>
    <w:rsid w:val="00F21F08"/>
    <w:rsid w:val="00F22B5D"/>
    <w:rsid w:val="00F22E15"/>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6A1"/>
    <w:rsid w:val="00F3420B"/>
    <w:rsid w:val="00F347DD"/>
    <w:rsid w:val="00F34A9A"/>
    <w:rsid w:val="00F34AF6"/>
    <w:rsid w:val="00F35438"/>
    <w:rsid w:val="00F354C4"/>
    <w:rsid w:val="00F35529"/>
    <w:rsid w:val="00F35EE7"/>
    <w:rsid w:val="00F36374"/>
    <w:rsid w:val="00F36EA4"/>
    <w:rsid w:val="00F376A1"/>
    <w:rsid w:val="00F377E3"/>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865"/>
    <w:rsid w:val="00F44A13"/>
    <w:rsid w:val="00F44DBC"/>
    <w:rsid w:val="00F44E4D"/>
    <w:rsid w:val="00F44F67"/>
    <w:rsid w:val="00F45051"/>
    <w:rsid w:val="00F451A9"/>
    <w:rsid w:val="00F454EF"/>
    <w:rsid w:val="00F45918"/>
    <w:rsid w:val="00F46065"/>
    <w:rsid w:val="00F461D4"/>
    <w:rsid w:val="00F46311"/>
    <w:rsid w:val="00F463AB"/>
    <w:rsid w:val="00F46594"/>
    <w:rsid w:val="00F465D9"/>
    <w:rsid w:val="00F4661C"/>
    <w:rsid w:val="00F46A3F"/>
    <w:rsid w:val="00F46CC7"/>
    <w:rsid w:val="00F46E4E"/>
    <w:rsid w:val="00F46FA8"/>
    <w:rsid w:val="00F47000"/>
    <w:rsid w:val="00F47027"/>
    <w:rsid w:val="00F47845"/>
    <w:rsid w:val="00F478D0"/>
    <w:rsid w:val="00F4790F"/>
    <w:rsid w:val="00F47AE9"/>
    <w:rsid w:val="00F47C3B"/>
    <w:rsid w:val="00F50274"/>
    <w:rsid w:val="00F503F4"/>
    <w:rsid w:val="00F504EC"/>
    <w:rsid w:val="00F50523"/>
    <w:rsid w:val="00F51996"/>
    <w:rsid w:val="00F52638"/>
    <w:rsid w:val="00F528BF"/>
    <w:rsid w:val="00F52903"/>
    <w:rsid w:val="00F52E73"/>
    <w:rsid w:val="00F53998"/>
    <w:rsid w:val="00F539C7"/>
    <w:rsid w:val="00F5418F"/>
    <w:rsid w:val="00F541F0"/>
    <w:rsid w:val="00F542CF"/>
    <w:rsid w:val="00F5437A"/>
    <w:rsid w:val="00F54454"/>
    <w:rsid w:val="00F54674"/>
    <w:rsid w:val="00F547E7"/>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30C3"/>
    <w:rsid w:val="00F633E3"/>
    <w:rsid w:val="00F638F1"/>
    <w:rsid w:val="00F63C41"/>
    <w:rsid w:val="00F63F66"/>
    <w:rsid w:val="00F6426B"/>
    <w:rsid w:val="00F64279"/>
    <w:rsid w:val="00F642B6"/>
    <w:rsid w:val="00F64B2E"/>
    <w:rsid w:val="00F64DD4"/>
    <w:rsid w:val="00F64ED2"/>
    <w:rsid w:val="00F654C2"/>
    <w:rsid w:val="00F656C5"/>
    <w:rsid w:val="00F657B9"/>
    <w:rsid w:val="00F65E89"/>
    <w:rsid w:val="00F66423"/>
    <w:rsid w:val="00F66EF0"/>
    <w:rsid w:val="00F6781B"/>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823"/>
    <w:rsid w:val="00F73ABA"/>
    <w:rsid w:val="00F73D7D"/>
    <w:rsid w:val="00F74113"/>
    <w:rsid w:val="00F748D1"/>
    <w:rsid w:val="00F74D6F"/>
    <w:rsid w:val="00F74E4B"/>
    <w:rsid w:val="00F75106"/>
    <w:rsid w:val="00F75AD1"/>
    <w:rsid w:val="00F75ADE"/>
    <w:rsid w:val="00F75E9B"/>
    <w:rsid w:val="00F75EE9"/>
    <w:rsid w:val="00F75FDA"/>
    <w:rsid w:val="00F76299"/>
    <w:rsid w:val="00F76469"/>
    <w:rsid w:val="00F766E4"/>
    <w:rsid w:val="00F7694F"/>
    <w:rsid w:val="00F76959"/>
    <w:rsid w:val="00F76C5A"/>
    <w:rsid w:val="00F771FB"/>
    <w:rsid w:val="00F77247"/>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8E"/>
    <w:rsid w:val="00F82E5B"/>
    <w:rsid w:val="00F8349D"/>
    <w:rsid w:val="00F8354A"/>
    <w:rsid w:val="00F83605"/>
    <w:rsid w:val="00F836AC"/>
    <w:rsid w:val="00F836CE"/>
    <w:rsid w:val="00F83900"/>
    <w:rsid w:val="00F83ACC"/>
    <w:rsid w:val="00F83E5A"/>
    <w:rsid w:val="00F8417E"/>
    <w:rsid w:val="00F84556"/>
    <w:rsid w:val="00F84762"/>
    <w:rsid w:val="00F848B4"/>
    <w:rsid w:val="00F84FBA"/>
    <w:rsid w:val="00F85413"/>
    <w:rsid w:val="00F86091"/>
    <w:rsid w:val="00F86880"/>
    <w:rsid w:val="00F86C22"/>
    <w:rsid w:val="00F86C65"/>
    <w:rsid w:val="00F87418"/>
    <w:rsid w:val="00F87794"/>
    <w:rsid w:val="00F87B48"/>
    <w:rsid w:val="00F87F95"/>
    <w:rsid w:val="00F87F9E"/>
    <w:rsid w:val="00F9088C"/>
    <w:rsid w:val="00F90D0E"/>
    <w:rsid w:val="00F90E6C"/>
    <w:rsid w:val="00F9151F"/>
    <w:rsid w:val="00F91D66"/>
    <w:rsid w:val="00F922DD"/>
    <w:rsid w:val="00F92B29"/>
    <w:rsid w:val="00F93465"/>
    <w:rsid w:val="00F9377E"/>
    <w:rsid w:val="00F938AD"/>
    <w:rsid w:val="00F93E8F"/>
    <w:rsid w:val="00F94006"/>
    <w:rsid w:val="00F94637"/>
    <w:rsid w:val="00F946D6"/>
    <w:rsid w:val="00F9486D"/>
    <w:rsid w:val="00F94C35"/>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88D"/>
    <w:rsid w:val="00FA5A1F"/>
    <w:rsid w:val="00FA5BA6"/>
    <w:rsid w:val="00FA5C88"/>
    <w:rsid w:val="00FA61D0"/>
    <w:rsid w:val="00FA6209"/>
    <w:rsid w:val="00FA6677"/>
    <w:rsid w:val="00FA6702"/>
    <w:rsid w:val="00FA6844"/>
    <w:rsid w:val="00FA68C0"/>
    <w:rsid w:val="00FA6904"/>
    <w:rsid w:val="00FA6CCB"/>
    <w:rsid w:val="00FA72BC"/>
    <w:rsid w:val="00FA73C3"/>
    <w:rsid w:val="00FA79A5"/>
    <w:rsid w:val="00FB0142"/>
    <w:rsid w:val="00FB0656"/>
    <w:rsid w:val="00FB09E6"/>
    <w:rsid w:val="00FB0E14"/>
    <w:rsid w:val="00FB0E86"/>
    <w:rsid w:val="00FB0F84"/>
    <w:rsid w:val="00FB0FC8"/>
    <w:rsid w:val="00FB11FE"/>
    <w:rsid w:val="00FB1348"/>
    <w:rsid w:val="00FB175F"/>
    <w:rsid w:val="00FB17E1"/>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E03"/>
    <w:rsid w:val="00FB5162"/>
    <w:rsid w:val="00FB5610"/>
    <w:rsid w:val="00FB574C"/>
    <w:rsid w:val="00FB5935"/>
    <w:rsid w:val="00FB5A9F"/>
    <w:rsid w:val="00FB687B"/>
    <w:rsid w:val="00FB727D"/>
    <w:rsid w:val="00FB7F67"/>
    <w:rsid w:val="00FC028B"/>
    <w:rsid w:val="00FC06E2"/>
    <w:rsid w:val="00FC07C9"/>
    <w:rsid w:val="00FC102A"/>
    <w:rsid w:val="00FC1160"/>
    <w:rsid w:val="00FC11BB"/>
    <w:rsid w:val="00FC11D4"/>
    <w:rsid w:val="00FC1EC3"/>
    <w:rsid w:val="00FC1EDC"/>
    <w:rsid w:val="00FC2A20"/>
    <w:rsid w:val="00FC2A92"/>
    <w:rsid w:val="00FC2F3C"/>
    <w:rsid w:val="00FC2F96"/>
    <w:rsid w:val="00FC2FC5"/>
    <w:rsid w:val="00FC30A2"/>
    <w:rsid w:val="00FC3204"/>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41"/>
    <w:rsid w:val="00FC59F2"/>
    <w:rsid w:val="00FC5B25"/>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D016B"/>
    <w:rsid w:val="00FD027E"/>
    <w:rsid w:val="00FD041A"/>
    <w:rsid w:val="00FD05A0"/>
    <w:rsid w:val="00FD0824"/>
    <w:rsid w:val="00FD0AFF"/>
    <w:rsid w:val="00FD0DB0"/>
    <w:rsid w:val="00FD13B7"/>
    <w:rsid w:val="00FD19D6"/>
    <w:rsid w:val="00FD1BCF"/>
    <w:rsid w:val="00FD25B0"/>
    <w:rsid w:val="00FD2833"/>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553B"/>
    <w:rsid w:val="00FD58EC"/>
    <w:rsid w:val="00FD590E"/>
    <w:rsid w:val="00FD5986"/>
    <w:rsid w:val="00FD59B0"/>
    <w:rsid w:val="00FD5A7A"/>
    <w:rsid w:val="00FD5C71"/>
    <w:rsid w:val="00FD5E17"/>
    <w:rsid w:val="00FD638A"/>
    <w:rsid w:val="00FD65C0"/>
    <w:rsid w:val="00FD69F4"/>
    <w:rsid w:val="00FD6A2F"/>
    <w:rsid w:val="00FD6C43"/>
    <w:rsid w:val="00FD6E72"/>
    <w:rsid w:val="00FD72A7"/>
    <w:rsid w:val="00FD72B3"/>
    <w:rsid w:val="00FD72E0"/>
    <w:rsid w:val="00FD77B4"/>
    <w:rsid w:val="00FD7CEB"/>
    <w:rsid w:val="00FD7D59"/>
    <w:rsid w:val="00FD7D62"/>
    <w:rsid w:val="00FD7E21"/>
    <w:rsid w:val="00FE014C"/>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F7"/>
    <w:rsid w:val="00FF6181"/>
    <w:rsid w:val="00FF6218"/>
    <w:rsid w:val="00FF63D6"/>
    <w:rsid w:val="00FF6534"/>
    <w:rsid w:val="00FF65C2"/>
    <w:rsid w:val="00FF6726"/>
    <w:rsid w:val="00FF69DD"/>
    <w:rsid w:val="00FF6BEB"/>
    <w:rsid w:val="00FF6EE7"/>
    <w:rsid w:val="00FF6F46"/>
    <w:rsid w:val="00FF7019"/>
    <w:rsid w:val="00FF7034"/>
    <w:rsid w:val="00FF72D7"/>
    <w:rsid w:val="00FF7318"/>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header" Target="header13.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microsoft.com/office/2018/08/relationships/commentsExtensible" Target="commentsExtensible.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6.png"/><Relationship Id="rId56" Type="http://schemas.openxmlformats.org/officeDocument/2006/relationships/image" Target="media/image24.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footer" Target="footer7.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5.png"/><Relationship Id="rId59" Type="http://schemas.openxmlformats.org/officeDocument/2006/relationships/header" Target="header16.xml"/><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hyperlink" Target="https://github.com/OpenXiangShan/XiangShan-doc"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66</Pages>
  <Words>9280</Words>
  <Characters>52897</Characters>
  <Application>Microsoft Office Word</Application>
  <DocSecurity>0</DocSecurity>
  <PresentationFormat/>
  <Lines>440</Lines>
  <Paragraphs>124</Paragraphs>
  <Slides>0</Slides>
  <Notes>0</Notes>
  <HiddenSlides>0</HiddenSlides>
  <MMClips>0</MMClips>
  <ScaleCrop>false</ScaleCrop>
  <Manager/>
  <Company>gs</Company>
  <LinksUpToDate>false</LinksUpToDate>
  <CharactersWithSpaces>62053</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Ao Cui</cp:lastModifiedBy>
  <cp:revision>607</cp:revision>
  <cp:lastPrinted>2005-03-03T00:44:00Z</cp:lastPrinted>
  <dcterms:created xsi:type="dcterms:W3CDTF">2022-04-08T02:33:00Z</dcterms:created>
  <dcterms:modified xsi:type="dcterms:W3CDTF">2022-04-09T17:17:00Z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