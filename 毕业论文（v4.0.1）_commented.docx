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8F4DA" w14:textId="77777777" w:rsidR="00C010DA" w:rsidRPr="00A45500" w:rsidRDefault="00C010DA" w:rsidP="00C010DA">
      <w:pPr>
        <w:ind w:firstLine="480"/>
        <w:rPr>
          <w:rFonts w:eastAsia="SimHei"/>
        </w:rPr>
      </w:pPr>
      <w:r w:rsidRPr="00A45500">
        <w:rPr>
          <w:rFonts w:eastAsia="SimHei"/>
        </w:rPr>
        <w:t>分类号：</w:t>
      </w:r>
      <w:r w:rsidRPr="00A45500">
        <w:rPr>
          <w:rFonts w:eastAsia="SimHei"/>
        </w:rPr>
        <w:t xml:space="preserve">                                      </w:t>
      </w:r>
      <w:r w:rsidRPr="00A45500">
        <w:rPr>
          <w:rFonts w:eastAsia="SimHei"/>
        </w:rPr>
        <w:t>密级：</w:t>
      </w:r>
      <w:r w:rsidRPr="00A45500">
        <w:rPr>
          <w:rFonts w:eastAsia="SimHei"/>
        </w:rPr>
        <w:t xml:space="preserve"> </w:t>
      </w:r>
    </w:p>
    <w:p w14:paraId="31362CDB" w14:textId="77777777" w:rsidR="00C010DA" w:rsidRPr="00A45500" w:rsidRDefault="00C010DA" w:rsidP="00C010DA">
      <w:pPr>
        <w:ind w:firstLine="880"/>
        <w:rPr>
          <w:rFonts w:eastAsia="SimHei"/>
          <w:sz w:val="28"/>
        </w:rPr>
      </w:pPr>
      <w:r w:rsidRPr="00A45500">
        <w:rPr>
          <w:rFonts w:eastAsia="SimHei"/>
          <w:spacing w:val="100"/>
        </w:rPr>
        <w:t>UDC</w:t>
      </w:r>
      <w:r w:rsidRPr="00A45500">
        <w:rPr>
          <w:rFonts w:eastAsia="SimHei"/>
          <w:spacing w:val="100"/>
        </w:rPr>
        <w:t>：</w:t>
      </w:r>
      <w:r w:rsidRPr="00A45500">
        <w:rPr>
          <w:rFonts w:eastAsia="SimHei"/>
        </w:rPr>
        <w:t xml:space="preserve">                                     </w:t>
      </w:r>
      <w:r w:rsidRPr="00A45500">
        <w:rPr>
          <w:rFonts w:eastAsia="SimHei"/>
        </w:rPr>
        <w:t>学号：</w:t>
      </w:r>
      <w:r w:rsidRPr="00A45500">
        <w:rPr>
          <w:rFonts w:eastAsia="SimHei"/>
          <w:sz w:val="28"/>
        </w:rPr>
        <w:t xml:space="preserve"> </w:t>
      </w:r>
    </w:p>
    <w:p w14:paraId="0663A959" w14:textId="77777777" w:rsidR="00C010DA" w:rsidRPr="00A45500" w:rsidRDefault="00C010DA" w:rsidP="00C010DA">
      <w:pPr>
        <w:spacing w:line="480" w:lineRule="auto"/>
        <w:ind w:firstLine="720"/>
        <w:jc w:val="center"/>
        <w:rPr>
          <w:rFonts w:eastAsia="SimHei"/>
          <w:sz w:val="36"/>
        </w:rPr>
      </w:pPr>
    </w:p>
    <w:p w14:paraId="3864825D" w14:textId="77777777" w:rsidR="00C010DA" w:rsidRPr="00A45500" w:rsidRDefault="00C010DA" w:rsidP="00C010DA">
      <w:pPr>
        <w:spacing w:line="800" w:lineRule="exact"/>
        <w:ind w:firstLine="640"/>
        <w:jc w:val="center"/>
        <w:rPr>
          <w:rFonts w:eastAsia="SimHei"/>
          <w:sz w:val="32"/>
        </w:rPr>
      </w:pPr>
      <w:r w:rsidRPr="00A45500">
        <w:rPr>
          <w:rFonts w:eastAsia="SimHei"/>
          <w:sz w:val="32"/>
        </w:rPr>
        <w:t>南</w:t>
      </w:r>
      <w:r w:rsidRPr="00A45500">
        <w:rPr>
          <w:rFonts w:eastAsia="SimHei"/>
          <w:sz w:val="32"/>
        </w:rPr>
        <w:t xml:space="preserve"> </w:t>
      </w:r>
      <w:r w:rsidRPr="00A45500">
        <w:rPr>
          <w:rFonts w:eastAsia="SimHei"/>
          <w:sz w:val="32"/>
        </w:rPr>
        <w:t>昌</w:t>
      </w:r>
      <w:r w:rsidRPr="00A45500">
        <w:rPr>
          <w:rFonts w:eastAsia="SimHei"/>
          <w:sz w:val="32"/>
        </w:rPr>
        <w:t xml:space="preserve"> </w:t>
      </w:r>
      <w:r w:rsidRPr="00A45500">
        <w:rPr>
          <w:rFonts w:eastAsia="SimHei"/>
          <w:sz w:val="32"/>
        </w:rPr>
        <w:t>大</w:t>
      </w:r>
      <w:r w:rsidRPr="00A45500">
        <w:rPr>
          <w:rFonts w:eastAsia="SimHei"/>
          <w:sz w:val="32"/>
        </w:rPr>
        <w:t xml:space="preserve"> </w:t>
      </w:r>
      <w:r w:rsidRPr="00A45500">
        <w:rPr>
          <w:rFonts w:eastAsia="SimHei"/>
          <w:sz w:val="32"/>
        </w:rPr>
        <w:t>学</w:t>
      </w:r>
      <w:r w:rsidRPr="00A45500">
        <w:rPr>
          <w:rFonts w:eastAsia="SimHei"/>
          <w:sz w:val="32"/>
        </w:rPr>
        <w:t xml:space="preserve"> </w:t>
      </w:r>
      <w:r w:rsidRPr="00A45500">
        <w:rPr>
          <w:rFonts w:eastAsia="SimHei"/>
          <w:sz w:val="32"/>
        </w:rPr>
        <w:t>硕</w:t>
      </w:r>
      <w:r w:rsidRPr="00A45500">
        <w:rPr>
          <w:rFonts w:eastAsia="SimHei" w:hint="eastAsia"/>
          <w:sz w:val="32"/>
        </w:rPr>
        <w:t xml:space="preserve"> </w:t>
      </w:r>
      <w:r w:rsidRPr="00A45500">
        <w:rPr>
          <w:rFonts w:eastAsia="SimHei"/>
          <w:sz w:val="32"/>
        </w:rPr>
        <w:t>士</w:t>
      </w:r>
      <w:r w:rsidRPr="00A45500">
        <w:rPr>
          <w:rFonts w:eastAsia="SimHei"/>
          <w:sz w:val="32"/>
        </w:rPr>
        <w:t xml:space="preserve"> </w:t>
      </w:r>
      <w:proofErr w:type="gramStart"/>
      <w:r w:rsidRPr="00A45500">
        <w:rPr>
          <w:rFonts w:eastAsia="SimHei"/>
          <w:sz w:val="32"/>
        </w:rPr>
        <w:t>研</w:t>
      </w:r>
      <w:proofErr w:type="gramEnd"/>
      <w:r w:rsidRPr="00A45500">
        <w:rPr>
          <w:rFonts w:eastAsia="SimHei"/>
          <w:sz w:val="32"/>
        </w:rPr>
        <w:t xml:space="preserve"> </w:t>
      </w:r>
      <w:r w:rsidRPr="00A45500">
        <w:rPr>
          <w:rFonts w:eastAsia="SimHei"/>
          <w:sz w:val="32"/>
        </w:rPr>
        <w:t>究</w:t>
      </w:r>
      <w:r w:rsidRPr="00A45500">
        <w:rPr>
          <w:rFonts w:eastAsia="SimHei"/>
          <w:sz w:val="32"/>
        </w:rPr>
        <w:t xml:space="preserve"> </w:t>
      </w:r>
      <w:r w:rsidRPr="00A45500">
        <w:rPr>
          <w:rFonts w:eastAsia="SimHei"/>
          <w:sz w:val="32"/>
        </w:rPr>
        <w:t>生</w:t>
      </w:r>
      <w:r w:rsidRPr="00A45500">
        <w:rPr>
          <w:rFonts w:eastAsia="SimHei"/>
          <w:sz w:val="32"/>
        </w:rPr>
        <w:t xml:space="preserve"> </w:t>
      </w:r>
    </w:p>
    <w:p w14:paraId="02EA0B1F" w14:textId="77777777" w:rsidR="00C010DA" w:rsidRPr="00A45500" w:rsidRDefault="00C010DA" w:rsidP="00C010DA">
      <w:pPr>
        <w:spacing w:line="800" w:lineRule="exact"/>
        <w:ind w:firstLine="960"/>
        <w:jc w:val="center"/>
        <w:rPr>
          <w:rFonts w:eastAsia="SimHei"/>
          <w:sz w:val="48"/>
        </w:rPr>
      </w:pPr>
      <w:r w:rsidRPr="00A45500">
        <w:rPr>
          <w:rFonts w:eastAsia="SimHei"/>
          <w:sz w:val="48"/>
        </w:rPr>
        <w:t>学</w:t>
      </w:r>
      <w:r w:rsidRPr="00A45500">
        <w:rPr>
          <w:rFonts w:eastAsia="SimHei"/>
          <w:sz w:val="48"/>
        </w:rPr>
        <w:t xml:space="preserve"> </w:t>
      </w:r>
      <w:r w:rsidRPr="00A45500">
        <w:rPr>
          <w:rFonts w:eastAsia="SimHei"/>
          <w:sz w:val="48"/>
        </w:rPr>
        <w:t>位</w:t>
      </w:r>
      <w:r w:rsidRPr="00A45500">
        <w:rPr>
          <w:rFonts w:eastAsia="SimHei"/>
          <w:sz w:val="48"/>
        </w:rPr>
        <w:t xml:space="preserve"> </w:t>
      </w:r>
      <w:r w:rsidRPr="00A45500">
        <w:rPr>
          <w:rFonts w:eastAsia="SimHei"/>
          <w:sz w:val="48"/>
        </w:rPr>
        <w:t>论</w:t>
      </w:r>
      <w:r w:rsidRPr="00A45500">
        <w:rPr>
          <w:rFonts w:eastAsia="SimHei"/>
          <w:sz w:val="48"/>
        </w:rPr>
        <w:t xml:space="preserve"> </w:t>
      </w:r>
      <w:r w:rsidRPr="00A45500">
        <w:rPr>
          <w:rFonts w:eastAsia="SimHei"/>
          <w:sz w:val="48"/>
        </w:rPr>
        <w:t>文</w:t>
      </w:r>
    </w:p>
    <w:p w14:paraId="67B955DD" w14:textId="77777777" w:rsidR="00C010DA" w:rsidRPr="00A45500" w:rsidRDefault="00C010DA" w:rsidP="00C010DA">
      <w:pPr>
        <w:spacing w:line="480" w:lineRule="auto"/>
        <w:ind w:firstLine="723"/>
        <w:jc w:val="center"/>
        <w:rPr>
          <w:rFonts w:eastAsia="SimHei"/>
          <w:b/>
          <w:bCs/>
          <w:sz w:val="36"/>
        </w:rPr>
      </w:pPr>
    </w:p>
    <w:p w14:paraId="4C1FE291" w14:textId="77777777" w:rsidR="00C010DA" w:rsidRPr="00A45500" w:rsidRDefault="00C010DA" w:rsidP="00C010DA">
      <w:pPr>
        <w:spacing w:line="440" w:lineRule="exact"/>
        <w:ind w:firstLine="723"/>
        <w:jc w:val="center"/>
        <w:rPr>
          <w:rFonts w:eastAsia="SimHei"/>
          <w:b/>
          <w:bCs/>
          <w:sz w:val="36"/>
        </w:rPr>
      </w:pPr>
      <w:r w:rsidRPr="00A45500">
        <w:rPr>
          <w:rFonts w:eastAsia="SimHei" w:hint="eastAsia"/>
          <w:b/>
          <w:bCs/>
          <w:sz w:val="36"/>
        </w:rPr>
        <w:t>基于</w:t>
      </w:r>
      <w:r w:rsidRPr="00A45500">
        <w:rPr>
          <w:rFonts w:eastAsia="SimHei" w:hint="eastAsia"/>
          <w:b/>
          <w:bCs/>
          <w:sz w:val="36"/>
        </w:rPr>
        <w:t>RISC-V</w:t>
      </w:r>
      <w:r w:rsidRPr="00A45500">
        <w:rPr>
          <w:rFonts w:eastAsia="SimHei" w:hint="eastAsia"/>
          <w:b/>
          <w:bCs/>
          <w:sz w:val="36"/>
        </w:rPr>
        <w:t>架构的容器化可重现方法研究</w:t>
      </w:r>
    </w:p>
    <w:p w14:paraId="7E43B900" w14:textId="77777777" w:rsidR="00C010DA" w:rsidRPr="00A45500" w:rsidRDefault="00C010DA" w:rsidP="00C010DA">
      <w:pPr>
        <w:ind w:firstLine="562"/>
        <w:jc w:val="center"/>
        <w:rPr>
          <w:b/>
          <w:bCs/>
          <w:sz w:val="28"/>
        </w:rPr>
      </w:pPr>
      <w:r w:rsidRPr="00A45500">
        <w:rPr>
          <w:b/>
          <w:bCs/>
          <w:sz w:val="28"/>
        </w:rPr>
        <w:t xml:space="preserve">Research of Reproducible Container Based on </w:t>
      </w:r>
    </w:p>
    <w:p w14:paraId="071D3D86" w14:textId="77777777" w:rsidR="00C010DA" w:rsidRPr="00A45500" w:rsidRDefault="00C010DA" w:rsidP="00C010DA">
      <w:pPr>
        <w:ind w:firstLine="562"/>
        <w:jc w:val="center"/>
        <w:rPr>
          <w:b/>
          <w:bCs/>
          <w:sz w:val="28"/>
        </w:rPr>
      </w:pPr>
      <w:r w:rsidRPr="00A45500">
        <w:rPr>
          <w:b/>
          <w:bCs/>
          <w:sz w:val="28"/>
        </w:rPr>
        <w:t>RISC-V Architecture</w:t>
      </w:r>
    </w:p>
    <w:p w14:paraId="07CDEF5C" w14:textId="77777777" w:rsidR="00C010DA" w:rsidRPr="00A45500" w:rsidRDefault="00C010DA" w:rsidP="00C010DA">
      <w:pPr>
        <w:spacing w:line="480" w:lineRule="auto"/>
        <w:ind w:firstLine="560"/>
        <w:jc w:val="center"/>
        <w:rPr>
          <w:sz w:val="28"/>
        </w:rPr>
      </w:pPr>
    </w:p>
    <w:p w14:paraId="02646050" w14:textId="69527A62" w:rsidR="00C010DA" w:rsidRPr="00A45500" w:rsidRDefault="00C010DA" w:rsidP="00C010DA">
      <w:pPr>
        <w:spacing w:line="480" w:lineRule="auto"/>
        <w:ind w:firstLine="560"/>
        <w:jc w:val="center"/>
        <w:rPr>
          <w:sz w:val="28"/>
        </w:rPr>
      </w:pPr>
      <w:proofErr w:type="gramStart"/>
      <w:r w:rsidRPr="00A45500">
        <w:rPr>
          <w:rFonts w:hint="eastAsia"/>
          <w:sz w:val="28"/>
        </w:rPr>
        <w:t>崔</w:t>
      </w:r>
      <w:proofErr w:type="gramEnd"/>
      <w:ins w:id="0" w:author="Xu Zichen" w:date="2022-04-04T21:14:00Z">
        <w:r w:rsidR="006B15DA">
          <w:rPr>
            <w:rFonts w:hint="eastAsia"/>
            <w:sz w:val="28"/>
          </w:rPr>
          <w:t xml:space="preserve"> </w:t>
        </w:r>
        <w:r w:rsidR="006B15DA">
          <w:rPr>
            <w:sz w:val="28"/>
          </w:rPr>
          <w:t xml:space="preserve">  </w:t>
        </w:r>
      </w:ins>
      <w:proofErr w:type="gramStart"/>
      <w:r w:rsidRPr="00A45500">
        <w:rPr>
          <w:rFonts w:hint="eastAsia"/>
          <w:sz w:val="28"/>
        </w:rPr>
        <w:t>傲</w:t>
      </w:r>
      <w:proofErr w:type="gramEnd"/>
    </w:p>
    <w:p w14:paraId="5FCF7FE7" w14:textId="77777777" w:rsidR="00C010DA" w:rsidRPr="00A45500" w:rsidRDefault="00C010DA" w:rsidP="00C010DA">
      <w:pPr>
        <w:pStyle w:val="TOC1"/>
        <w:spacing w:line="360" w:lineRule="auto"/>
        <w:ind w:firstLine="480"/>
      </w:pPr>
      <w:r w:rsidRPr="00A45500">
        <w:t>培养单位（院、系）：</w:t>
      </w:r>
      <w:r w:rsidRPr="00A45500">
        <w:rPr>
          <w:rFonts w:hint="eastAsia"/>
        </w:rPr>
        <w:t xml:space="preserve"> </w:t>
      </w:r>
      <w:r w:rsidRPr="00A45500">
        <w:t xml:space="preserve"> </w:t>
      </w:r>
      <w:r w:rsidRPr="00A45500">
        <w:t>数学与计算机学院</w:t>
      </w:r>
    </w:p>
    <w:p w14:paraId="366AAC85" w14:textId="77777777" w:rsidR="00C010DA" w:rsidRPr="00A45500" w:rsidRDefault="00C010DA" w:rsidP="00C010DA">
      <w:pPr>
        <w:spacing w:line="360" w:lineRule="auto"/>
        <w:ind w:firstLine="480"/>
        <w:rPr>
          <w:b/>
          <w:bCs/>
          <w:u w:val="single"/>
        </w:rPr>
      </w:pPr>
      <w:r w:rsidRPr="00A45500">
        <w:t>指导教师姓名、职称：</w:t>
      </w:r>
      <w:r w:rsidRPr="00A45500">
        <w:rPr>
          <w:rFonts w:hint="eastAsia"/>
        </w:rPr>
        <w:t xml:space="preserve"> </w:t>
      </w:r>
      <w:r w:rsidRPr="00A45500">
        <w:t>徐子晨</w:t>
      </w:r>
      <w:r w:rsidRPr="00A45500">
        <w:rPr>
          <w:rFonts w:hint="eastAsia"/>
        </w:rPr>
        <w:t xml:space="preserve"> </w:t>
      </w:r>
      <w:r w:rsidRPr="00A45500">
        <w:rPr>
          <w:rFonts w:hint="eastAsia"/>
        </w:rPr>
        <w:t>教授</w:t>
      </w:r>
    </w:p>
    <w:p w14:paraId="35692E81" w14:textId="77777777" w:rsidR="00C010DA" w:rsidRPr="00A45500" w:rsidRDefault="00C010DA" w:rsidP="00C010DA">
      <w:pPr>
        <w:spacing w:line="360" w:lineRule="auto"/>
        <w:ind w:firstLine="480"/>
        <w:rPr>
          <w:b/>
          <w:bCs/>
          <w:u w:val="single"/>
        </w:rPr>
      </w:pPr>
      <w:r w:rsidRPr="00A45500">
        <w:rPr>
          <w:rFonts w:hAnsi="SimSun"/>
        </w:rPr>
        <w:t>申请学位的学科门类</w:t>
      </w:r>
      <w:r w:rsidRPr="00A45500">
        <w:t>：</w:t>
      </w:r>
      <w:r w:rsidRPr="00A45500">
        <w:rPr>
          <w:rFonts w:hint="eastAsia"/>
        </w:rPr>
        <w:t xml:space="preserve"> </w:t>
      </w:r>
      <w:r w:rsidRPr="00A45500">
        <w:t>工学</w:t>
      </w:r>
    </w:p>
    <w:p w14:paraId="1F29C995" w14:textId="77777777" w:rsidR="00C010DA" w:rsidRPr="00A45500" w:rsidRDefault="00C010DA" w:rsidP="00C010DA">
      <w:pPr>
        <w:spacing w:line="360" w:lineRule="auto"/>
        <w:ind w:firstLine="480"/>
      </w:pPr>
      <w:r w:rsidRPr="00A45500">
        <w:t>学科专业名称：</w:t>
      </w:r>
      <w:r w:rsidRPr="00A45500">
        <w:rPr>
          <w:rFonts w:hint="eastAsia"/>
        </w:rPr>
        <w:t xml:space="preserve"> </w:t>
      </w:r>
      <w:r w:rsidRPr="00A45500">
        <w:t xml:space="preserve">      </w:t>
      </w:r>
      <w:r w:rsidRPr="00A45500">
        <w:t>计算机科学与技术</w:t>
      </w:r>
    </w:p>
    <w:p w14:paraId="21270DE1" w14:textId="77777777" w:rsidR="00C010DA" w:rsidRPr="00A45500" w:rsidRDefault="00C010DA" w:rsidP="00C010DA">
      <w:pPr>
        <w:spacing w:line="360" w:lineRule="auto"/>
        <w:ind w:firstLine="480"/>
      </w:pPr>
      <w:r w:rsidRPr="00A45500">
        <w:t>论文答辩日期：</w:t>
      </w:r>
      <w:r w:rsidRPr="00A45500">
        <w:t xml:space="preserve"> </w:t>
      </w:r>
    </w:p>
    <w:p w14:paraId="724C45C7" w14:textId="77777777" w:rsidR="00C010DA" w:rsidRPr="00A45500" w:rsidRDefault="00C010DA" w:rsidP="00C010DA">
      <w:pPr>
        <w:spacing w:line="480" w:lineRule="auto"/>
        <w:ind w:firstLine="560"/>
        <w:rPr>
          <w:sz w:val="28"/>
        </w:rPr>
      </w:pPr>
    </w:p>
    <w:p w14:paraId="731DE9B6" w14:textId="77777777" w:rsidR="00C010DA" w:rsidRPr="00A45500" w:rsidRDefault="00C010DA" w:rsidP="00C010DA">
      <w:pPr>
        <w:spacing w:line="480" w:lineRule="auto"/>
        <w:ind w:firstLine="560"/>
        <w:jc w:val="center"/>
        <w:rPr>
          <w:u w:val="single"/>
        </w:rPr>
      </w:pPr>
      <w:r w:rsidRPr="00A45500">
        <w:rPr>
          <w:sz w:val="28"/>
        </w:rPr>
        <w:t xml:space="preserve">                 </w:t>
      </w:r>
      <w:r w:rsidRPr="00A45500">
        <w:t>答辩委员会主席：</w:t>
      </w:r>
      <w:r w:rsidRPr="00A45500">
        <w:rPr>
          <w:u w:val="single"/>
        </w:rPr>
        <w:t xml:space="preserve">             </w:t>
      </w:r>
    </w:p>
    <w:p w14:paraId="5D9BE639" w14:textId="77777777" w:rsidR="00C010DA" w:rsidRPr="00A45500" w:rsidRDefault="00C010DA" w:rsidP="00C010DA">
      <w:pPr>
        <w:spacing w:line="480" w:lineRule="auto"/>
        <w:ind w:firstLine="480"/>
        <w:jc w:val="center"/>
        <w:rPr>
          <w:u w:val="single"/>
        </w:rPr>
      </w:pPr>
      <w:r w:rsidRPr="00A45500">
        <w:t xml:space="preserve">                          </w:t>
      </w:r>
      <w:r w:rsidRPr="00A45500">
        <w:t>评阅人：</w:t>
      </w:r>
      <w:r w:rsidRPr="00A45500">
        <w:rPr>
          <w:u w:val="single"/>
        </w:rPr>
        <w:t xml:space="preserve">              </w:t>
      </w:r>
    </w:p>
    <w:p w14:paraId="40DC0355" w14:textId="77777777" w:rsidR="00C010DA" w:rsidRPr="00A45500" w:rsidRDefault="00C010DA" w:rsidP="00C010DA">
      <w:pPr>
        <w:spacing w:line="480" w:lineRule="auto"/>
        <w:ind w:firstLine="480"/>
        <w:jc w:val="center"/>
        <w:rPr>
          <w:u w:val="single"/>
        </w:rPr>
      </w:pPr>
      <w:r w:rsidRPr="00A45500">
        <w:t xml:space="preserve">                 </w:t>
      </w:r>
      <w:r w:rsidRPr="00A45500">
        <w:rPr>
          <w:u w:val="single"/>
        </w:rPr>
        <w:t xml:space="preserve">              </w:t>
      </w:r>
    </w:p>
    <w:p w14:paraId="53789990" w14:textId="77777777" w:rsidR="00C010DA" w:rsidRPr="00A45500" w:rsidRDefault="00C010DA" w:rsidP="00C010DA">
      <w:pPr>
        <w:spacing w:line="480" w:lineRule="auto"/>
        <w:ind w:firstLine="560"/>
        <w:jc w:val="center"/>
        <w:rPr>
          <w:sz w:val="28"/>
        </w:rPr>
      </w:pPr>
    </w:p>
    <w:p w14:paraId="54A8004E" w14:textId="77777777" w:rsidR="00C010DA" w:rsidRPr="00A45500" w:rsidRDefault="00C010DA" w:rsidP="00C010DA">
      <w:pPr>
        <w:spacing w:line="480" w:lineRule="auto"/>
        <w:ind w:firstLine="480"/>
        <w:jc w:val="center"/>
        <w:rPr>
          <w:rFonts w:eastAsia="FangSong_GB2312"/>
        </w:rPr>
      </w:pPr>
      <w:r w:rsidRPr="00A45500">
        <w:t xml:space="preserve"> </w:t>
      </w:r>
      <w:r w:rsidRPr="00A45500">
        <w:t>年</w:t>
      </w:r>
      <w:r w:rsidRPr="00A45500">
        <w:t xml:space="preserve">  </w:t>
      </w:r>
      <w:r w:rsidRPr="00A45500">
        <w:t>月</w:t>
      </w:r>
      <w:r w:rsidRPr="00A45500">
        <w:t xml:space="preserve">  </w:t>
      </w:r>
      <w:r w:rsidRPr="00A45500">
        <w:t>日</w:t>
      </w:r>
    </w:p>
    <w:p w14:paraId="4C2085C1" w14:textId="77777777" w:rsidR="00C010DA" w:rsidRPr="00A45500" w:rsidRDefault="00C010DA" w:rsidP="00C010DA">
      <w:pPr>
        <w:spacing w:line="300" w:lineRule="auto"/>
        <w:ind w:firstLine="640"/>
        <w:rPr>
          <w:rFonts w:eastAsia="FangSong_GB2312"/>
          <w:sz w:val="32"/>
        </w:rPr>
      </w:pPr>
      <w:r w:rsidRPr="00A45500">
        <w:rPr>
          <w:rFonts w:eastAsia="FangSong_GB2312"/>
          <w:sz w:val="32"/>
        </w:rPr>
        <w:lastRenderedPageBreak/>
        <w:t>书脊</w:t>
      </w:r>
      <w:r w:rsidRPr="00A45500">
        <w:rPr>
          <w:rFonts w:eastAsia="FangSong_GB2312" w:hint="eastAsia"/>
          <w:sz w:val="32"/>
        </w:rPr>
        <w:t>(</w:t>
      </w:r>
      <w:r w:rsidRPr="00A45500">
        <w:rPr>
          <w:rFonts w:eastAsia="FangSong_GB2312" w:hint="eastAsia"/>
          <w:sz w:val="32"/>
        </w:rPr>
        <w:t>提交论文电子版时，此页请删除</w:t>
      </w:r>
      <w:r w:rsidRPr="00A45500">
        <w:rPr>
          <w:rFonts w:eastAsia="FangSong_GB2312" w:hint="eastAsia"/>
          <w:sz w:val="3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tblGrid>
      <w:tr w:rsidR="00A45500" w:rsidRPr="00A45500" w14:paraId="44F823E7" w14:textId="77777777" w:rsidTr="00127F00">
        <w:trPr>
          <w:trHeight w:val="11515"/>
          <w:jc w:val="center"/>
        </w:trPr>
        <w:tc>
          <w:tcPr>
            <w:tcW w:w="538" w:type="dxa"/>
            <w:tcBorders>
              <w:bottom w:val="single" w:sz="4" w:space="0" w:color="auto"/>
            </w:tcBorders>
          </w:tcPr>
          <w:p w14:paraId="16B819A7" w14:textId="7AD447ED" w:rsidR="00C010DA" w:rsidRPr="00A45500" w:rsidRDefault="00C010DA" w:rsidP="00127F00">
            <w:pPr>
              <w:spacing w:line="320" w:lineRule="exact"/>
              <w:ind w:firstLine="562"/>
              <w:jc w:val="center"/>
              <w:rPr>
                <w:rFonts w:eastAsia="FangSong_GB2312"/>
                <w:b/>
                <w:bCs/>
                <w:sz w:val="28"/>
                <w:szCs w:val="28"/>
              </w:rPr>
            </w:pPr>
            <w:r w:rsidRPr="00A45500">
              <w:rPr>
                <w:rFonts w:eastAsia="FangSong_GB2312"/>
                <w:b/>
                <w:bCs/>
                <w:noProof/>
                <w:sz w:val="28"/>
                <w:szCs w:val="28"/>
              </w:rPr>
              <mc:AlternateContent>
                <mc:Choice Requires="wps">
                  <w:drawing>
                    <wp:anchor distT="0" distB="0" distL="114300" distR="114300" simplePos="0" relativeHeight="251674624" behindDoc="0" locked="0" layoutInCell="1" allowOverlap="1" wp14:anchorId="0DDB2F44" wp14:editId="2CB1051E">
                      <wp:simplePos x="0" y="0"/>
                      <wp:positionH relativeFrom="column">
                        <wp:posOffset>273685</wp:posOffset>
                      </wp:positionH>
                      <wp:positionV relativeFrom="paragraph">
                        <wp:posOffset>812800</wp:posOffset>
                      </wp:positionV>
                      <wp:extent cx="457200" cy="0"/>
                      <wp:effectExtent l="8255" t="12065" r="10795" b="6985"/>
                      <wp:wrapNone/>
                      <wp:docPr id="21" name="直线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D7C59" id="直线 183"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64pt" to="57.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"/>
                  </w:pict>
                </mc:Fallback>
              </mc:AlternateContent>
            </w:r>
            <w:r w:rsidRPr="00A45500">
              <w:rPr>
                <w:rFonts w:eastAsia="FangSong_GB2312"/>
                <w:b/>
                <w:bCs/>
                <w:noProof/>
                <w:sz w:val="28"/>
                <w:szCs w:val="28"/>
              </w:rPr>
              <mc:AlternateContent>
                <mc:Choice Requires="wps">
                  <w:drawing>
                    <wp:anchor distT="0" distB="0" distL="114300" distR="114300" simplePos="0" relativeHeight="251668480" behindDoc="0" locked="0" layoutInCell="1" allowOverlap="1" wp14:anchorId="1E1E1955" wp14:editId="03BE85A9">
                      <wp:simplePos x="0" y="0"/>
                      <wp:positionH relativeFrom="column">
                        <wp:posOffset>448945</wp:posOffset>
                      </wp:positionH>
                      <wp:positionV relativeFrom="paragraph">
                        <wp:posOffset>1270</wp:posOffset>
                      </wp:positionV>
                      <wp:extent cx="0" cy="792480"/>
                      <wp:effectExtent l="59690" t="19685" r="54610" b="16510"/>
                      <wp:wrapNone/>
                      <wp:docPr id="7" name="直线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91AA2" id="直线 1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1pt" to="35.3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">
                      <v:stroke startarrow="block" endarrow="block"/>
                    </v:line>
                  </w:pict>
                </mc:Fallback>
              </mc:AlternateContent>
            </w:r>
            <w:r w:rsidRPr="00A45500">
              <w:rPr>
                <w:rFonts w:eastAsia="FangSong_GB2312"/>
                <w:b/>
                <w:bCs/>
                <w:noProof/>
                <w:sz w:val="28"/>
                <w:szCs w:val="28"/>
              </w:rPr>
              <mc:AlternateContent>
                <mc:Choice Requires="wps">
                  <w:drawing>
                    <wp:anchor distT="0" distB="0" distL="114300" distR="114300" simplePos="0" relativeHeight="251673600" behindDoc="0" locked="0" layoutInCell="1" allowOverlap="1" wp14:anchorId="3F1A4537" wp14:editId="6DDE17E2">
                      <wp:simplePos x="0" y="0"/>
                      <wp:positionH relativeFrom="column">
                        <wp:posOffset>217170</wp:posOffset>
                      </wp:positionH>
                      <wp:positionV relativeFrom="paragraph">
                        <wp:posOffset>-6350</wp:posOffset>
                      </wp:positionV>
                      <wp:extent cx="457200" cy="0"/>
                      <wp:effectExtent l="8890" t="12065" r="10160" b="6985"/>
                      <wp:wrapNone/>
                      <wp:docPr id="6" name="直线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37DF" id="直线 18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pt" to="53.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"/>
                  </w:pict>
                </mc:Fallback>
              </mc:AlternateContent>
            </w:r>
          </w:p>
          <w:p w14:paraId="2FBCDBA8" w14:textId="0618AFC7" w:rsidR="00C010DA" w:rsidRPr="00A45500" w:rsidRDefault="00C010DA" w:rsidP="00127F00">
            <w:pPr>
              <w:spacing w:line="320" w:lineRule="exact"/>
              <w:ind w:firstLine="562"/>
              <w:jc w:val="center"/>
              <w:rPr>
                <w:rFonts w:eastAsia="FangSong_GB2312"/>
                <w:b/>
                <w:bCs/>
                <w:sz w:val="28"/>
                <w:szCs w:val="28"/>
              </w:rPr>
            </w:pPr>
            <w:r w:rsidRPr="00A45500">
              <w:rPr>
                <w:rFonts w:eastAsia="FangSong_GB2312"/>
                <w:b/>
                <w:bCs/>
                <w:noProof/>
                <w:sz w:val="28"/>
                <w:szCs w:val="28"/>
              </w:rPr>
              <mc:AlternateContent>
                <mc:Choice Requires="wps">
                  <w:drawing>
                    <wp:anchor distT="0" distB="0" distL="114300" distR="114300" simplePos="0" relativeHeight="251669504" behindDoc="0" locked="0" layoutInCell="1" allowOverlap="1" wp14:anchorId="7C472F2F" wp14:editId="51EA2877">
                      <wp:simplePos x="0" y="0"/>
                      <wp:positionH relativeFrom="column">
                        <wp:posOffset>563245</wp:posOffset>
                      </wp:positionH>
                      <wp:positionV relativeFrom="paragraph">
                        <wp:posOffset>-3810</wp:posOffset>
                      </wp:positionV>
                      <wp:extent cx="800100" cy="297180"/>
                      <wp:effectExtent l="2540" t="0" r="0" b="0"/>
                      <wp:wrapNone/>
                      <wp:docPr id="5"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B36B"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72F2F" id="矩形 142" o:spid="_x0000_s1026" style="position:absolute;left:0;text-align:left;margin-left:44.35pt;margin-top:-.3pt;width:63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" filled="f" stroked="f">
                      <v:textbox>
                        <w:txbxContent>
                          <w:p w14:paraId="7F4DB36B" w14:textId="77777777" w:rsidR="00C010DA" w:rsidRDefault="00C010DA" w:rsidP="00C010DA">
                            <w:pPr>
                              <w:ind w:firstLine="480"/>
                            </w:pPr>
                            <w:r>
                              <w:rPr>
                                <w:rFonts w:hint="eastAsia"/>
                              </w:rPr>
                              <w:t>5cm</w:t>
                            </w:r>
                            <w:r>
                              <w:rPr>
                                <w:rFonts w:hint="eastAsia"/>
                              </w:rPr>
                              <w:t>左右</w:t>
                            </w:r>
                          </w:p>
                        </w:txbxContent>
                      </v:textbox>
                    </v:rect>
                  </w:pict>
                </mc:Fallback>
              </mc:AlternateContent>
            </w:r>
          </w:p>
          <w:p w14:paraId="7B439A83" w14:textId="77777777" w:rsidR="00C010DA" w:rsidRPr="00A45500" w:rsidRDefault="00C010DA" w:rsidP="00127F00">
            <w:pPr>
              <w:spacing w:line="320" w:lineRule="exact"/>
              <w:ind w:firstLine="562"/>
              <w:jc w:val="center"/>
              <w:rPr>
                <w:rFonts w:eastAsia="FangSong_GB2312"/>
                <w:b/>
                <w:bCs/>
                <w:sz w:val="28"/>
                <w:szCs w:val="28"/>
              </w:rPr>
            </w:pPr>
          </w:p>
          <w:p w14:paraId="6B8B95AA" w14:textId="77777777" w:rsidR="00C010DA" w:rsidRPr="00A45500" w:rsidRDefault="00C010DA" w:rsidP="00127F00">
            <w:pPr>
              <w:spacing w:line="320" w:lineRule="exact"/>
              <w:ind w:firstLine="562"/>
              <w:jc w:val="center"/>
              <w:rPr>
                <w:rFonts w:eastAsia="FangSong_GB2312"/>
                <w:b/>
                <w:bCs/>
                <w:sz w:val="28"/>
                <w:szCs w:val="28"/>
              </w:rPr>
            </w:pPr>
            <w:r w:rsidRPr="00A45500">
              <w:rPr>
                <w:rFonts w:eastAsia="FangSong_GB2312"/>
                <w:b/>
                <w:bCs/>
                <w:sz w:val="28"/>
                <w:szCs w:val="28"/>
              </w:rPr>
              <w:t>中部崛起视野中的中东部互动发展与经济合作研究</w:t>
            </w:r>
          </w:p>
          <w:p w14:paraId="64F9812F" w14:textId="77777777" w:rsidR="00C010DA" w:rsidRPr="00A45500" w:rsidRDefault="00C010DA" w:rsidP="00127F00">
            <w:pPr>
              <w:spacing w:line="320" w:lineRule="exact"/>
              <w:ind w:firstLine="643"/>
              <w:jc w:val="center"/>
              <w:rPr>
                <w:rFonts w:eastAsia="FangSong_GB2312"/>
                <w:b/>
                <w:sz w:val="32"/>
                <w:szCs w:val="32"/>
              </w:rPr>
            </w:pPr>
          </w:p>
          <w:p w14:paraId="52DDCD9A" w14:textId="77777777" w:rsidR="00C010DA" w:rsidRPr="00A45500" w:rsidRDefault="00C010DA" w:rsidP="00127F00">
            <w:pPr>
              <w:spacing w:line="320" w:lineRule="exact"/>
              <w:ind w:firstLine="643"/>
              <w:jc w:val="center"/>
              <w:rPr>
                <w:rFonts w:eastAsia="FangSong_GB2312"/>
                <w:b/>
                <w:sz w:val="32"/>
                <w:szCs w:val="32"/>
              </w:rPr>
            </w:pPr>
            <w:r w:rsidRPr="00A45500">
              <w:rPr>
                <w:rFonts w:eastAsia="FangSong_GB2312"/>
                <w:b/>
                <w:sz w:val="32"/>
                <w:szCs w:val="32"/>
              </w:rPr>
              <w:t>姓名</w:t>
            </w:r>
          </w:p>
          <w:p w14:paraId="22256B82" w14:textId="77777777" w:rsidR="00C010DA" w:rsidRPr="00A45500" w:rsidRDefault="00C010DA" w:rsidP="00127F00">
            <w:pPr>
              <w:spacing w:line="320" w:lineRule="exact"/>
              <w:ind w:firstLine="562"/>
              <w:jc w:val="center"/>
              <w:rPr>
                <w:rFonts w:eastAsia="FangSong_GB2312"/>
                <w:b/>
                <w:bCs/>
                <w:sz w:val="28"/>
                <w:szCs w:val="28"/>
              </w:rPr>
            </w:pPr>
          </w:p>
          <w:p w14:paraId="109A168C" w14:textId="77777777" w:rsidR="00C010DA" w:rsidRPr="00A45500" w:rsidRDefault="00C010DA" w:rsidP="00127F00">
            <w:pPr>
              <w:spacing w:line="320" w:lineRule="exact"/>
              <w:ind w:firstLine="562"/>
              <w:rPr>
                <w:rFonts w:eastAsia="FangSong_GB2312"/>
                <w:b/>
                <w:bCs/>
                <w:sz w:val="28"/>
                <w:szCs w:val="28"/>
              </w:rPr>
            </w:pPr>
            <w:r w:rsidRPr="00A45500">
              <w:rPr>
                <w:rFonts w:eastAsia="FangSong_GB2312"/>
                <w:b/>
                <w:bCs/>
                <w:noProof/>
                <w:sz w:val="28"/>
                <w:szCs w:val="28"/>
              </w:rPr>
              <mc:AlternateContent>
                <mc:Choice Requires="wps">
                  <w:drawing>
                    <wp:anchor distT="0" distB="0" distL="114300" distR="114300" simplePos="0" relativeHeight="251670528" behindDoc="0" locked="0" layoutInCell="1" allowOverlap="1" wp14:anchorId="1F1F49F4" wp14:editId="0E64DEA0">
                      <wp:simplePos x="0" y="0"/>
                      <wp:positionH relativeFrom="column">
                        <wp:posOffset>258445</wp:posOffset>
                      </wp:positionH>
                      <wp:positionV relativeFrom="paragraph">
                        <wp:posOffset>750570</wp:posOffset>
                      </wp:positionV>
                      <wp:extent cx="571500" cy="0"/>
                      <wp:effectExtent l="12065" t="13335" r="6985" b="5715"/>
                      <wp:wrapNone/>
                      <wp:docPr id="22" name="直线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4F3FD" id="直线 15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5pt,59.1pt" to="65.3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"/>
                  </w:pict>
                </mc:Fallback>
              </mc:AlternateContent>
            </w:r>
            <w:r w:rsidRPr="00A45500">
              <w:rPr>
                <w:rFonts w:eastAsia="FangSong_GB2312"/>
                <w:b/>
                <w:bCs/>
                <w:noProof/>
                <w:sz w:val="28"/>
                <w:szCs w:val="28"/>
              </w:rPr>
              <mc:AlternateContent>
                <mc:Choice Requires="wps">
                  <w:drawing>
                    <wp:anchor distT="0" distB="0" distL="114300" distR="114300" simplePos="0" relativeHeight="251671552" behindDoc="0" locked="0" layoutInCell="1" allowOverlap="1" wp14:anchorId="4EBD5074" wp14:editId="4FC4520C">
                      <wp:simplePos x="0" y="0"/>
                      <wp:positionH relativeFrom="column">
                        <wp:posOffset>549910</wp:posOffset>
                      </wp:positionH>
                      <wp:positionV relativeFrom="paragraph">
                        <wp:posOffset>742950</wp:posOffset>
                      </wp:positionV>
                      <wp:extent cx="3810" cy="899160"/>
                      <wp:effectExtent l="55880" t="15240" r="54610" b="19050"/>
                      <wp:wrapNone/>
                      <wp:docPr id="23" name="直线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8991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3C1F5" id="直线 15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pt,58.5pt" to="43.6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">
                      <v:stroke startarrow="block" endarrow="block"/>
                    </v:line>
                  </w:pict>
                </mc:Fallback>
              </mc:AlternateContent>
            </w:r>
            <w:r w:rsidRPr="00A45500">
              <w:rPr>
                <w:rFonts w:eastAsia="FangSong_GB2312"/>
                <w:b/>
                <w:bCs/>
                <w:noProof/>
                <w:sz w:val="28"/>
                <w:szCs w:val="28"/>
              </w:rPr>
              <mc:AlternateContent>
                <mc:Choice Requires="wps">
                  <w:drawing>
                    <wp:anchor distT="0" distB="0" distL="114300" distR="114300" simplePos="0" relativeHeight="251672576" behindDoc="0" locked="0" layoutInCell="1" allowOverlap="1" wp14:anchorId="398C8361" wp14:editId="5E990517">
                      <wp:simplePos x="0" y="0"/>
                      <wp:positionH relativeFrom="column">
                        <wp:posOffset>720090</wp:posOffset>
                      </wp:positionH>
                      <wp:positionV relativeFrom="paragraph">
                        <wp:posOffset>1059180</wp:posOffset>
                      </wp:positionV>
                      <wp:extent cx="800100" cy="297180"/>
                      <wp:effectExtent l="0" t="0" r="2540" b="0"/>
                      <wp:wrapNone/>
                      <wp:docPr id="24" name="矩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F724F"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C8361" id="矩形 154" o:spid="_x0000_s1027" style="position:absolute;left:0;text-align:left;margin-left:56.7pt;margin-top:83.4pt;width:63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" filled="f" stroked="f">
                      <v:textbox>
                        <w:txbxContent>
                          <w:p w14:paraId="216F724F" w14:textId="77777777" w:rsidR="00C010DA" w:rsidRDefault="00C010DA" w:rsidP="00C010DA">
                            <w:pPr>
                              <w:ind w:firstLine="480"/>
                            </w:pPr>
                            <w:r>
                              <w:rPr>
                                <w:rFonts w:hint="eastAsia"/>
                              </w:rPr>
                              <w:t>5cm</w:t>
                            </w:r>
                            <w:r>
                              <w:rPr>
                                <w:rFonts w:hint="eastAsia"/>
                              </w:rPr>
                              <w:t>左右</w:t>
                            </w:r>
                          </w:p>
                        </w:txbxContent>
                      </v:textbox>
                    </v:rect>
                  </w:pict>
                </mc:Fallback>
              </mc:AlternateContent>
            </w:r>
            <w:r w:rsidRPr="00A45500">
              <w:rPr>
                <w:rFonts w:eastAsia="FangSong_GB2312"/>
                <w:b/>
                <w:bCs/>
                <w:sz w:val="28"/>
                <w:szCs w:val="28"/>
              </w:rPr>
              <w:t>南昌大学</w:t>
            </w:r>
          </w:p>
          <w:p w14:paraId="025FB4CE" w14:textId="77777777" w:rsidR="00C010DA" w:rsidRPr="00A45500" w:rsidRDefault="00C010DA" w:rsidP="00127F00">
            <w:pPr>
              <w:spacing w:line="320" w:lineRule="exact"/>
              <w:ind w:firstLine="562"/>
              <w:rPr>
                <w:rFonts w:eastAsia="FangSong_GB2312"/>
                <w:b/>
                <w:bCs/>
                <w:sz w:val="28"/>
                <w:szCs w:val="28"/>
              </w:rPr>
            </w:pPr>
          </w:p>
          <w:p w14:paraId="2CA8024D" w14:textId="77777777" w:rsidR="00C010DA" w:rsidRPr="00A45500" w:rsidRDefault="00C010DA" w:rsidP="00127F00">
            <w:pPr>
              <w:spacing w:line="320" w:lineRule="exact"/>
              <w:ind w:firstLine="562"/>
              <w:rPr>
                <w:rFonts w:eastAsia="FangSong_GB2312"/>
                <w:b/>
                <w:bCs/>
                <w:sz w:val="28"/>
                <w:szCs w:val="28"/>
              </w:rPr>
            </w:pPr>
          </w:p>
          <w:p w14:paraId="446D180B" w14:textId="77777777" w:rsidR="00C010DA" w:rsidRPr="00A45500" w:rsidRDefault="00C010DA" w:rsidP="00127F00">
            <w:pPr>
              <w:spacing w:line="320" w:lineRule="exact"/>
              <w:ind w:firstLine="562"/>
              <w:rPr>
                <w:rFonts w:eastAsia="FangSong_GB2312"/>
                <w:b/>
                <w:bCs/>
                <w:sz w:val="28"/>
                <w:szCs w:val="28"/>
              </w:rPr>
            </w:pPr>
          </w:p>
          <w:p w14:paraId="28404732" w14:textId="77777777" w:rsidR="00C010DA" w:rsidRPr="00A45500" w:rsidRDefault="00C010DA" w:rsidP="00127F00">
            <w:pPr>
              <w:spacing w:line="320" w:lineRule="exact"/>
              <w:ind w:firstLine="562"/>
              <w:rPr>
                <w:rFonts w:eastAsia="FangSong_GB2312"/>
                <w:b/>
                <w:bCs/>
                <w:sz w:val="28"/>
                <w:szCs w:val="28"/>
              </w:rPr>
            </w:pPr>
          </w:p>
        </w:tc>
      </w:tr>
    </w:tbl>
    <w:p w14:paraId="7E862D7B" w14:textId="23D1B610" w:rsidR="00C010DA" w:rsidRPr="00A45500" w:rsidRDefault="00C010DA" w:rsidP="00C010DA">
      <w:pPr>
        <w:spacing w:line="300" w:lineRule="auto"/>
        <w:ind w:firstLine="562"/>
        <w:jc w:val="center"/>
        <w:rPr>
          <w:rFonts w:eastAsia="FangSong_GB2312"/>
          <w:sz w:val="32"/>
        </w:rPr>
        <w:sectPr w:rsidR="00C010DA" w:rsidRPr="00A45500">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start="1"/>
          <w:cols w:space="720"/>
          <w:docGrid w:type="lines" w:linePitch="312"/>
        </w:sectPr>
      </w:pPr>
      <w:r w:rsidRPr="00A45500">
        <w:rPr>
          <w:rFonts w:eastAsia="FangSong_GB2312"/>
          <w:b/>
          <w:bCs/>
          <w:noProof/>
          <w:sz w:val="28"/>
          <w:szCs w:val="28"/>
        </w:rPr>
        <mc:AlternateContent>
          <mc:Choice Requires="wps">
            <w:drawing>
              <wp:anchor distT="0" distB="0" distL="114300" distR="114300" simplePos="0" relativeHeight="251667456" behindDoc="0" locked="0" layoutInCell="1" allowOverlap="1" wp14:anchorId="2F652FEE" wp14:editId="57EC7881">
                <wp:simplePos x="0" y="0"/>
                <wp:positionH relativeFrom="column">
                  <wp:posOffset>2790825</wp:posOffset>
                </wp:positionH>
                <wp:positionV relativeFrom="paragraph">
                  <wp:posOffset>-4445</wp:posOffset>
                </wp:positionV>
                <wp:extent cx="571500" cy="0"/>
                <wp:effectExtent l="8890" t="13970" r="10160" b="5080"/>
                <wp:wrapNone/>
                <wp:docPr id="28" name="直线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95FB3" id="直线 12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"/>
            </w:pict>
          </mc:Fallback>
        </mc:AlternateContent>
      </w:r>
    </w:p>
    <w:p w14:paraId="7C8BBC58" w14:textId="77777777" w:rsidR="00C010DA" w:rsidRPr="00A45500" w:rsidRDefault="00C010DA" w:rsidP="00C010DA">
      <w:pPr>
        <w:snapToGrid w:val="0"/>
        <w:spacing w:afterLines="50" w:after="156"/>
        <w:ind w:firstLineChars="0" w:firstLine="0"/>
        <w:jc w:val="center"/>
        <w:rPr>
          <w:rFonts w:ascii="FangSong_GB2312" w:eastAsia="FangSong_GB2312"/>
          <w:b/>
          <w:bCs/>
          <w:sz w:val="36"/>
        </w:rPr>
      </w:pPr>
      <w:r w:rsidRPr="00A45500">
        <w:rPr>
          <w:rFonts w:ascii="FangSong_GB2312" w:eastAsia="FangSong_GB2312" w:hint="eastAsia"/>
          <w:b/>
          <w:bCs/>
          <w:sz w:val="36"/>
        </w:rPr>
        <w:lastRenderedPageBreak/>
        <w:t>一、学位论文独创性声明</w:t>
      </w:r>
    </w:p>
    <w:p w14:paraId="17C57521" w14:textId="77777777" w:rsidR="00C010DA" w:rsidRPr="00A45500" w:rsidRDefault="00C010DA" w:rsidP="00C010DA">
      <w:pPr>
        <w:snapToGrid w:val="0"/>
        <w:spacing w:line="440" w:lineRule="exact"/>
        <w:ind w:firstLine="480"/>
        <w:rPr>
          <w:rFonts w:ascii="SimSun" w:hAnsi="SimSun"/>
        </w:rPr>
      </w:pPr>
      <w:r w:rsidRPr="00A45500">
        <w:rPr>
          <w:rFonts w:ascii="SimSun" w:hAnsi="SimSun"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A45500">
        <w:rPr>
          <w:rFonts w:ascii="SimSun" w:hAnsi="SimSun" w:hint="eastAsia"/>
          <w:u w:val="single"/>
        </w:rPr>
        <w:t>南昌大学</w:t>
      </w:r>
      <w:r w:rsidRPr="00A45500">
        <w:rPr>
          <w:rFonts w:ascii="SimSun" w:hAnsi="SimSun" w:hint="eastAsia"/>
        </w:rPr>
        <w:t>或其他教育机构的学位或证书而使用过的材料。与我一同工作的同志对本研究所做的任何贡献均已在论文中作了明确的说明并表示谢意。</w:t>
      </w:r>
    </w:p>
    <w:p w14:paraId="0D2B41E4" w14:textId="77777777" w:rsidR="00C010DA" w:rsidRPr="00A45500" w:rsidRDefault="00C010DA" w:rsidP="00C010DA">
      <w:pPr>
        <w:snapToGrid w:val="0"/>
        <w:ind w:firstLine="480"/>
        <w:jc w:val="center"/>
        <w:rPr>
          <w:rFonts w:ascii="SimSun" w:hAnsi="SimSun"/>
        </w:rPr>
      </w:pPr>
    </w:p>
    <w:p w14:paraId="4F8B8592" w14:textId="77777777" w:rsidR="00C010DA" w:rsidRPr="00A45500" w:rsidRDefault="00C010DA" w:rsidP="00C010DA">
      <w:pPr>
        <w:snapToGrid w:val="0"/>
        <w:ind w:firstLineChars="0" w:firstLine="0"/>
        <w:rPr>
          <w:rFonts w:ascii="SimSun" w:hAnsi="SimSun"/>
        </w:rPr>
      </w:pPr>
      <w:r w:rsidRPr="00A45500">
        <w:rPr>
          <w:rFonts w:ascii="SimSun" w:hAnsi="SimSun" w:hint="eastAsia"/>
        </w:rPr>
        <w:t>学位论文作者签名（手写）：               签字日期：      年   月   日</w:t>
      </w:r>
    </w:p>
    <w:p w14:paraId="368FFF4B" w14:textId="77777777" w:rsidR="00C010DA" w:rsidRPr="00A45500" w:rsidRDefault="00C010DA" w:rsidP="00C010DA">
      <w:pPr>
        <w:snapToGrid w:val="0"/>
        <w:ind w:firstLineChars="0" w:firstLine="0"/>
        <w:rPr>
          <w:rFonts w:ascii="FangSong_GB2312" w:eastAsia="FangSong_GB2312"/>
          <w:u w:val="single"/>
        </w:rPr>
      </w:pPr>
    </w:p>
    <w:p w14:paraId="4D419E23" w14:textId="77777777" w:rsidR="00C010DA" w:rsidRPr="00A45500" w:rsidRDefault="00C010DA" w:rsidP="00C010DA">
      <w:pPr>
        <w:snapToGrid w:val="0"/>
        <w:spacing w:afterLines="50" w:after="156"/>
        <w:ind w:firstLineChars="0" w:firstLine="0"/>
        <w:jc w:val="center"/>
        <w:rPr>
          <w:rFonts w:ascii="FangSong_GB2312" w:eastAsia="FangSong_GB2312"/>
          <w:sz w:val="28"/>
          <w:szCs w:val="28"/>
        </w:rPr>
      </w:pPr>
      <w:r w:rsidRPr="00A45500">
        <w:rPr>
          <w:rFonts w:ascii="FangSong_GB2312" w:eastAsia="FangSong_GB2312" w:hint="eastAsia"/>
          <w:b/>
          <w:bCs/>
          <w:sz w:val="36"/>
        </w:rPr>
        <w:t>二、学位论文版权使用授权书</w:t>
      </w:r>
    </w:p>
    <w:p w14:paraId="695C7FE6" w14:textId="77777777" w:rsidR="00C010DA" w:rsidRPr="00A45500" w:rsidRDefault="00C010DA" w:rsidP="00C010DA">
      <w:pPr>
        <w:snapToGrid w:val="0"/>
        <w:spacing w:line="440" w:lineRule="exact"/>
        <w:ind w:firstLine="480"/>
        <w:rPr>
          <w:rFonts w:ascii="SimSun" w:hAnsi="SimSun"/>
        </w:rPr>
      </w:pPr>
      <w:r w:rsidRPr="00A45500">
        <w:rPr>
          <w:rFonts w:ascii="SimSun" w:hAnsi="SimSun" w:hint="eastAsia"/>
        </w:rPr>
        <w:t>本学位论文作者完全了解南昌大学有关保留、使用学位论文的规定，同意学校有权保留并向国家有关部门或机构送交论文的复印件和电子版，允许论文被查阅和借阅。本人授权南昌大学可以将学位论文的全部或部分内容编入有关数据库进行检索，可以采用影印、缩印或扫描等复制手段保存、汇编本学位论文。同时授权北京万方数据股份有限公司和中国学术期刊（光盘版）电子杂志社将本学位论文收录到《中国学位论文全文数据库》和《中国优秀博硕士学位论文全文数据库》中全文发表，并通过网络向社会公众提供信息服务，同意按“章程”规定享受相关权益。</w:t>
      </w:r>
    </w:p>
    <w:p w14:paraId="1CA39CEF" w14:textId="77777777" w:rsidR="00C010DA" w:rsidRPr="00A45500" w:rsidRDefault="00C010DA" w:rsidP="00C010DA">
      <w:pPr>
        <w:snapToGrid w:val="0"/>
        <w:spacing w:line="360" w:lineRule="exact"/>
        <w:ind w:firstLineChars="0" w:firstLine="0"/>
        <w:rPr>
          <w:rFonts w:ascii="SimSun" w:hAnsi="SimSun"/>
        </w:rPr>
      </w:pPr>
      <w:r w:rsidRPr="00A45500">
        <w:rPr>
          <w:rFonts w:ascii="SimSun" w:hAnsi="SimSun" w:hint="eastAsia"/>
        </w:rPr>
        <w:t>学位论文作者签名（手写）：               导师签名（手写）：</w:t>
      </w:r>
    </w:p>
    <w:p w14:paraId="4BC83266" w14:textId="77777777" w:rsidR="00C010DA" w:rsidRPr="00A45500" w:rsidRDefault="00C010DA" w:rsidP="00C010DA">
      <w:pPr>
        <w:snapToGrid w:val="0"/>
        <w:spacing w:line="360" w:lineRule="exact"/>
        <w:ind w:firstLineChars="230" w:firstLine="552"/>
        <w:rPr>
          <w:rFonts w:ascii="SimSun" w:hAnsi="SimSun"/>
        </w:rPr>
      </w:pPr>
    </w:p>
    <w:p w14:paraId="5A424806" w14:textId="77777777" w:rsidR="00C010DA" w:rsidRPr="00A45500" w:rsidRDefault="00C010DA" w:rsidP="00C010DA">
      <w:pPr>
        <w:snapToGrid w:val="0"/>
        <w:spacing w:line="360" w:lineRule="exact"/>
        <w:ind w:firstLineChars="0" w:firstLine="0"/>
        <w:rPr>
          <w:rFonts w:ascii="SimSun" w:hAnsi="SimSun"/>
        </w:rPr>
      </w:pPr>
      <w:r w:rsidRPr="00A45500">
        <w:rPr>
          <w:rFonts w:ascii="SimSun" w:hAnsi="SimSun" w:hint="eastAsia"/>
        </w:rPr>
        <w:t>签字日期：     年    月    日          签字日期：     年    月    日</w:t>
      </w:r>
    </w:p>
    <w:p w14:paraId="3BD1E745" w14:textId="77777777" w:rsidR="00C010DA" w:rsidRPr="00A45500" w:rsidRDefault="00C010DA" w:rsidP="00C010DA">
      <w:pPr>
        <w:snapToGrid w:val="0"/>
        <w:ind w:firstLine="480"/>
        <w:rPr>
          <w:rFonts w:ascii="FangSong_GB2312" w:eastAsia="FangSong_GB2312"/>
        </w:rPr>
      </w:pPr>
    </w:p>
    <w:tbl>
      <w:tblPr>
        <w:tblW w:w="0" w:type="auto"/>
        <w:jc w:val="center"/>
        <w:tblLayout w:type="fixed"/>
        <w:tblLook w:val="0000" w:firstRow="0" w:lastRow="0" w:firstColumn="0" w:lastColumn="0" w:noHBand="0" w:noVBand="0"/>
      </w:tblPr>
      <w:tblGrid>
        <w:gridCol w:w="1188"/>
        <w:gridCol w:w="1531"/>
        <w:gridCol w:w="708"/>
        <w:gridCol w:w="1800"/>
        <w:gridCol w:w="1356"/>
        <w:gridCol w:w="2203"/>
      </w:tblGrid>
      <w:tr w:rsidR="00A45500" w:rsidRPr="00A45500" w14:paraId="55AE89B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7EA21AC7" w14:textId="77777777" w:rsidR="00C010DA" w:rsidRPr="00A45500" w:rsidRDefault="00C010DA" w:rsidP="00127F00">
            <w:pPr>
              <w:pStyle w:val="afff"/>
            </w:pPr>
            <w:r w:rsidRPr="00A45500">
              <w:rPr>
                <w:rFonts w:hint="eastAsia"/>
              </w:rPr>
              <w:t>论文题目</w:t>
            </w:r>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2BEA46E5" w14:textId="77777777" w:rsidR="00C010DA" w:rsidRPr="00A45500" w:rsidRDefault="00C010DA" w:rsidP="00127F00">
            <w:pPr>
              <w:pStyle w:val="afff"/>
            </w:pPr>
          </w:p>
        </w:tc>
      </w:tr>
      <w:tr w:rsidR="00A45500" w:rsidRPr="00A45500" w14:paraId="3E04267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23E733F6" w14:textId="77777777" w:rsidR="00C010DA" w:rsidRPr="00A45500" w:rsidRDefault="00C010DA" w:rsidP="00127F00">
            <w:pPr>
              <w:pStyle w:val="afff"/>
            </w:pPr>
            <w:r w:rsidRPr="00A45500">
              <w:rPr>
                <w:rFonts w:hint="eastAsia"/>
              </w:rPr>
              <w:t>姓</w:t>
            </w:r>
            <w:r w:rsidRPr="00A45500">
              <w:rPr>
                <w:rFonts w:hint="eastAsia"/>
              </w:rPr>
              <w:t xml:space="preserve">    </w:t>
            </w:r>
            <w:r w:rsidRPr="00A45500">
              <w:rPr>
                <w:rFonts w:hint="eastAsia"/>
              </w:rPr>
              <w:t>名</w:t>
            </w:r>
          </w:p>
        </w:tc>
        <w:tc>
          <w:tcPr>
            <w:tcW w:w="1531" w:type="dxa"/>
            <w:tcBorders>
              <w:top w:val="single" w:sz="4" w:space="0" w:color="auto"/>
              <w:left w:val="single" w:sz="4" w:space="0" w:color="auto"/>
              <w:bottom w:val="single" w:sz="4" w:space="0" w:color="auto"/>
              <w:right w:val="single" w:sz="4" w:space="0" w:color="auto"/>
            </w:tcBorders>
            <w:vAlign w:val="center"/>
          </w:tcPr>
          <w:p w14:paraId="77C13A75" w14:textId="77777777" w:rsidR="00C010DA" w:rsidRPr="00A45500" w:rsidRDefault="00C010DA" w:rsidP="00127F00">
            <w:pPr>
              <w:pStyle w:val="afff"/>
            </w:pPr>
          </w:p>
        </w:tc>
        <w:tc>
          <w:tcPr>
            <w:tcW w:w="708" w:type="dxa"/>
            <w:tcBorders>
              <w:top w:val="single" w:sz="4" w:space="0" w:color="auto"/>
              <w:left w:val="single" w:sz="4" w:space="0" w:color="auto"/>
              <w:bottom w:val="single" w:sz="4" w:space="0" w:color="auto"/>
              <w:right w:val="single" w:sz="4" w:space="0" w:color="auto"/>
            </w:tcBorders>
            <w:vAlign w:val="center"/>
          </w:tcPr>
          <w:p w14:paraId="4AEC8F64" w14:textId="77777777" w:rsidR="00C010DA" w:rsidRPr="00A45500" w:rsidRDefault="00C010DA" w:rsidP="00127F00">
            <w:pPr>
              <w:pStyle w:val="afff"/>
            </w:pPr>
            <w:r w:rsidRPr="00A45500">
              <w:rPr>
                <w:rFonts w:hint="eastAsia"/>
              </w:rPr>
              <w:t>学号</w:t>
            </w:r>
          </w:p>
        </w:tc>
        <w:tc>
          <w:tcPr>
            <w:tcW w:w="1800" w:type="dxa"/>
            <w:tcBorders>
              <w:top w:val="single" w:sz="4" w:space="0" w:color="auto"/>
              <w:left w:val="single" w:sz="4" w:space="0" w:color="auto"/>
              <w:bottom w:val="single" w:sz="4" w:space="0" w:color="auto"/>
              <w:right w:val="single" w:sz="4" w:space="0" w:color="auto"/>
            </w:tcBorders>
            <w:vAlign w:val="center"/>
          </w:tcPr>
          <w:p w14:paraId="7045D6F4" w14:textId="77777777" w:rsidR="00C010DA" w:rsidRPr="00A45500" w:rsidRDefault="00C010DA" w:rsidP="00127F00">
            <w:pPr>
              <w:pStyle w:val="afff"/>
            </w:pPr>
          </w:p>
        </w:tc>
        <w:tc>
          <w:tcPr>
            <w:tcW w:w="1356" w:type="dxa"/>
            <w:tcBorders>
              <w:top w:val="single" w:sz="4" w:space="0" w:color="auto"/>
              <w:left w:val="single" w:sz="4" w:space="0" w:color="auto"/>
              <w:bottom w:val="single" w:sz="4" w:space="0" w:color="auto"/>
              <w:right w:val="single" w:sz="4" w:space="0" w:color="auto"/>
            </w:tcBorders>
            <w:vAlign w:val="center"/>
          </w:tcPr>
          <w:p w14:paraId="4254307F" w14:textId="77777777" w:rsidR="00C010DA" w:rsidRPr="00A45500" w:rsidRDefault="00C010DA" w:rsidP="00127F00">
            <w:pPr>
              <w:pStyle w:val="afff"/>
            </w:pPr>
            <w:r w:rsidRPr="00A45500">
              <w:rPr>
                <w:rFonts w:hint="eastAsia"/>
              </w:rPr>
              <w:t>论文级别</w:t>
            </w:r>
          </w:p>
        </w:tc>
        <w:tc>
          <w:tcPr>
            <w:tcW w:w="2203" w:type="dxa"/>
            <w:tcBorders>
              <w:top w:val="single" w:sz="4" w:space="0" w:color="auto"/>
              <w:left w:val="single" w:sz="4" w:space="0" w:color="auto"/>
              <w:bottom w:val="single" w:sz="4" w:space="0" w:color="auto"/>
              <w:right w:val="single" w:sz="4" w:space="0" w:color="auto"/>
            </w:tcBorders>
            <w:vAlign w:val="center"/>
          </w:tcPr>
          <w:p w14:paraId="32D55AAB" w14:textId="77777777" w:rsidR="00C010DA" w:rsidRPr="00A45500" w:rsidRDefault="00C010DA" w:rsidP="00127F00">
            <w:pPr>
              <w:pStyle w:val="afff"/>
            </w:pPr>
            <w:r w:rsidRPr="00A45500">
              <w:rPr>
                <w:rFonts w:hint="eastAsia"/>
              </w:rPr>
              <w:t>博士□</w:t>
            </w:r>
            <w:r w:rsidRPr="00A45500">
              <w:rPr>
                <w:rFonts w:hint="eastAsia"/>
              </w:rPr>
              <w:t xml:space="preserve">  </w:t>
            </w:r>
            <w:r w:rsidRPr="00A45500">
              <w:rPr>
                <w:rFonts w:hint="eastAsia"/>
              </w:rPr>
              <w:t>硕士□</w:t>
            </w:r>
          </w:p>
        </w:tc>
      </w:tr>
      <w:tr w:rsidR="00A45500" w:rsidRPr="00A45500" w14:paraId="098C3B95"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4045777B" w14:textId="77777777" w:rsidR="00C010DA" w:rsidRPr="00A45500" w:rsidRDefault="00C010DA" w:rsidP="00127F00">
            <w:pPr>
              <w:pStyle w:val="afff"/>
            </w:pPr>
            <w:r w:rsidRPr="00A45500">
              <w:rPr>
                <w:rFonts w:hint="eastAsia"/>
              </w:rPr>
              <w:t>院</w:t>
            </w:r>
            <w:r w:rsidRPr="00A45500">
              <w:rPr>
                <w:rFonts w:hint="eastAsia"/>
              </w:rPr>
              <w:t>/</w:t>
            </w:r>
            <w:r w:rsidRPr="00A45500">
              <w:rPr>
                <w:rFonts w:hint="eastAsia"/>
              </w:rPr>
              <w:t>系</w:t>
            </w:r>
            <w:r w:rsidRPr="00A45500">
              <w:rPr>
                <w:rFonts w:hint="eastAsia"/>
              </w:rPr>
              <w:t>/</w:t>
            </w:r>
            <w:r w:rsidRPr="00A45500">
              <w:rPr>
                <w:rFonts w:hint="eastAsia"/>
              </w:rPr>
              <w:t>所</w:t>
            </w:r>
          </w:p>
        </w:tc>
        <w:tc>
          <w:tcPr>
            <w:tcW w:w="2239" w:type="dxa"/>
            <w:gridSpan w:val="2"/>
            <w:tcBorders>
              <w:top w:val="single" w:sz="4" w:space="0" w:color="auto"/>
              <w:left w:val="single" w:sz="4" w:space="0" w:color="auto"/>
              <w:bottom w:val="single" w:sz="4" w:space="0" w:color="auto"/>
              <w:right w:val="single" w:sz="4" w:space="0" w:color="auto"/>
            </w:tcBorders>
            <w:vAlign w:val="center"/>
          </w:tcPr>
          <w:p w14:paraId="44057D01" w14:textId="77777777" w:rsidR="00C010DA" w:rsidRPr="00A45500" w:rsidRDefault="00C010DA" w:rsidP="00127F00">
            <w:pPr>
              <w:pStyle w:val="afff"/>
            </w:pPr>
          </w:p>
        </w:tc>
        <w:tc>
          <w:tcPr>
            <w:tcW w:w="1800" w:type="dxa"/>
            <w:tcBorders>
              <w:top w:val="single" w:sz="4" w:space="0" w:color="auto"/>
              <w:left w:val="single" w:sz="4" w:space="0" w:color="auto"/>
              <w:bottom w:val="single" w:sz="4" w:space="0" w:color="auto"/>
              <w:right w:val="single" w:sz="4" w:space="0" w:color="auto"/>
            </w:tcBorders>
            <w:vAlign w:val="center"/>
          </w:tcPr>
          <w:p w14:paraId="2199689B" w14:textId="77777777" w:rsidR="00C010DA" w:rsidRPr="00A45500" w:rsidRDefault="00C010DA" w:rsidP="00127F00">
            <w:pPr>
              <w:pStyle w:val="afff"/>
            </w:pPr>
            <w:r w:rsidRPr="00A45500">
              <w:rPr>
                <w:rFonts w:hint="eastAsia"/>
              </w:rPr>
              <w:t>专业</w:t>
            </w:r>
          </w:p>
        </w:tc>
        <w:tc>
          <w:tcPr>
            <w:tcW w:w="3559" w:type="dxa"/>
            <w:gridSpan w:val="2"/>
            <w:tcBorders>
              <w:top w:val="single" w:sz="4" w:space="0" w:color="auto"/>
              <w:left w:val="single" w:sz="4" w:space="0" w:color="auto"/>
              <w:bottom w:val="single" w:sz="4" w:space="0" w:color="auto"/>
              <w:right w:val="single" w:sz="4" w:space="0" w:color="auto"/>
            </w:tcBorders>
            <w:vAlign w:val="center"/>
          </w:tcPr>
          <w:p w14:paraId="154EC29A" w14:textId="77777777" w:rsidR="00C010DA" w:rsidRPr="00A45500" w:rsidRDefault="00C010DA" w:rsidP="00127F00">
            <w:pPr>
              <w:pStyle w:val="afff"/>
            </w:pPr>
          </w:p>
        </w:tc>
      </w:tr>
      <w:tr w:rsidR="00A45500" w:rsidRPr="00A45500" w14:paraId="13CA72E6"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63D667FE" w14:textId="77777777" w:rsidR="00C010DA" w:rsidRPr="00A45500" w:rsidRDefault="00C010DA" w:rsidP="00127F00">
            <w:pPr>
              <w:pStyle w:val="afff"/>
            </w:pPr>
            <w:proofErr w:type="spellStart"/>
            <w:r w:rsidRPr="00A45500">
              <w:rPr>
                <w:rFonts w:hint="eastAsia"/>
              </w:rPr>
              <w:t>E_mail</w:t>
            </w:r>
            <w:proofErr w:type="spellEnd"/>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33606333" w14:textId="77777777" w:rsidR="00C010DA" w:rsidRPr="00A45500" w:rsidRDefault="00C010DA" w:rsidP="00127F00">
            <w:pPr>
              <w:pStyle w:val="afff"/>
            </w:pPr>
          </w:p>
        </w:tc>
      </w:tr>
      <w:tr w:rsidR="00A45500" w:rsidRPr="00A45500" w14:paraId="087F734A" w14:textId="77777777" w:rsidTr="00127F00">
        <w:trPr>
          <w:trHeight w:val="465"/>
          <w:jc w:val="center"/>
        </w:trPr>
        <w:tc>
          <w:tcPr>
            <w:tcW w:w="8786" w:type="dxa"/>
            <w:gridSpan w:val="6"/>
            <w:tcBorders>
              <w:top w:val="single" w:sz="4" w:space="0" w:color="auto"/>
              <w:left w:val="single" w:sz="4" w:space="0" w:color="auto"/>
              <w:bottom w:val="single" w:sz="4" w:space="0" w:color="auto"/>
              <w:right w:val="single" w:sz="4" w:space="0" w:color="auto"/>
            </w:tcBorders>
            <w:vAlign w:val="center"/>
          </w:tcPr>
          <w:p w14:paraId="58A68D16" w14:textId="77777777" w:rsidR="00C010DA" w:rsidRPr="00A45500" w:rsidRDefault="00C010DA" w:rsidP="00127F00">
            <w:pPr>
              <w:pStyle w:val="afff"/>
            </w:pPr>
            <w:r w:rsidRPr="00A45500">
              <w:rPr>
                <w:rFonts w:hint="eastAsia"/>
              </w:rPr>
              <w:t>备注：</w:t>
            </w:r>
          </w:p>
        </w:tc>
      </w:tr>
    </w:tbl>
    <w:p w14:paraId="1C769FBF" w14:textId="77777777" w:rsidR="00C010DA" w:rsidRPr="00A45500" w:rsidRDefault="00C010DA" w:rsidP="00C010DA">
      <w:pPr>
        <w:ind w:firstLineChars="0" w:firstLine="0"/>
        <w:rPr>
          <w:rFonts w:ascii="SimSun" w:hAnsi="SimSun"/>
        </w:rPr>
        <w:sectPr w:rsidR="00C010DA" w:rsidRPr="00A45500">
          <w:headerReference w:type="default" r:id="rId14"/>
          <w:footerReference w:type="default" r:id="rId15"/>
          <w:pgSz w:w="11906" w:h="16838"/>
          <w:pgMar w:top="2155" w:right="1814" w:bottom="2155" w:left="1814" w:header="1701" w:footer="1701" w:gutter="0"/>
          <w:pgNumType w:fmt="upperRoman" w:start="1"/>
          <w:cols w:space="720"/>
          <w:docGrid w:type="lines" w:linePitch="312"/>
        </w:sectPr>
      </w:pPr>
      <w:r w:rsidRPr="00A45500">
        <w:rPr>
          <w:rFonts w:ascii="SimSun" w:hAnsi="SimSun" w:hint="eastAsia"/>
        </w:rPr>
        <w:t>□公开  □保密（向校学位办申请获批准为“保密”，</w:t>
      </w:r>
      <w:r w:rsidRPr="00A45500">
        <w:rPr>
          <w:rFonts w:ascii="SimSun" w:hAnsi="SimSun" w:hint="eastAsia"/>
          <w:u w:val="single"/>
        </w:rPr>
        <w:t xml:space="preserve">      </w:t>
      </w:r>
      <w:r w:rsidRPr="00A45500">
        <w:rPr>
          <w:rFonts w:ascii="SimSun" w:hAnsi="SimSun" w:hint="eastAsia"/>
        </w:rPr>
        <w:t>年</w:t>
      </w:r>
      <w:r w:rsidRPr="00A45500">
        <w:rPr>
          <w:rFonts w:ascii="SimSun" w:hAnsi="SimSun" w:hint="eastAsia"/>
          <w:u w:val="single"/>
        </w:rPr>
        <w:t xml:space="preserve">   </w:t>
      </w:r>
      <w:r w:rsidRPr="00A45500">
        <w:rPr>
          <w:rFonts w:ascii="SimSun" w:hAnsi="SimSun" w:hint="eastAsia"/>
        </w:rPr>
        <w:t>月后公开）</w:t>
      </w:r>
    </w:p>
    <w:p w14:paraId="69131CA0" w14:textId="01763B63" w:rsidR="00D922D8" w:rsidRPr="00A45500" w:rsidRDefault="00D922D8" w:rsidP="004710E5">
      <w:pPr>
        <w:pStyle w:val="affd"/>
      </w:pPr>
      <w:r w:rsidRPr="00A45500">
        <w:lastRenderedPageBreak/>
        <w:t>摘</w:t>
      </w:r>
      <w:r w:rsidRPr="00A45500">
        <w:t xml:space="preserve">  </w:t>
      </w:r>
      <w:r w:rsidRPr="00A45500">
        <w:t>要</w:t>
      </w:r>
    </w:p>
    <w:p w14:paraId="79C53977" w14:textId="76D661A8" w:rsidR="005A10B1" w:rsidRPr="00A45500" w:rsidRDefault="006B15DA" w:rsidP="0085635F">
      <w:pPr>
        <w:ind w:firstLine="480"/>
      </w:pPr>
      <w:ins w:id="1" w:author="Xu Zichen" w:date="2022-04-04T21:14:00Z">
        <w:r>
          <w:rPr>
            <w:rFonts w:hint="eastAsia"/>
          </w:rPr>
          <w:t>程序重演</w:t>
        </w:r>
      </w:ins>
      <w:del w:id="2" w:author="Xu Zichen" w:date="2022-04-04T21:14:00Z">
        <w:r w:rsidR="00186CEB" w:rsidRPr="00A45500" w:rsidDel="006B15DA">
          <w:rPr>
            <w:rFonts w:hint="eastAsia"/>
          </w:rPr>
          <w:delText>可重现性</w:delText>
        </w:r>
      </w:del>
      <w:ins w:id="3" w:author="Xu Zichen" w:date="2022-04-04T21:14:00Z">
        <w:r w:rsidRPr="00A45500">
          <w:rPr>
            <w:rFonts w:hint="eastAsia"/>
          </w:rPr>
          <w:t>方法</w:t>
        </w:r>
      </w:ins>
      <w:del w:id="4" w:author="Xu Zichen" w:date="2022-04-04T21:15:00Z">
        <w:r w:rsidR="00C35E10" w:rsidRPr="00A45500" w:rsidDel="006B15DA">
          <w:rPr>
            <w:rFonts w:hint="eastAsia"/>
          </w:rPr>
          <w:delText>技术</w:delText>
        </w:r>
      </w:del>
      <w:r w:rsidR="0015167E" w:rsidRPr="00A45500">
        <w:rPr>
          <w:rFonts w:hint="eastAsia"/>
        </w:rPr>
        <w:t>通过记录</w:t>
      </w:r>
      <w:ins w:id="5" w:author="Xu Zichen" w:date="2022-04-04T21:14:00Z">
        <w:r>
          <w:rPr>
            <w:rFonts w:hint="eastAsia"/>
          </w:rPr>
          <w:t>、</w:t>
        </w:r>
      </w:ins>
      <w:r w:rsidR="0015167E" w:rsidRPr="00A45500">
        <w:rPr>
          <w:rFonts w:hint="eastAsia"/>
        </w:rPr>
        <w:t>重放和确定性</w:t>
      </w:r>
      <w:r w:rsidR="00611A1B" w:rsidRPr="00A45500">
        <w:rPr>
          <w:rFonts w:hint="eastAsia"/>
        </w:rPr>
        <w:t>执行</w:t>
      </w:r>
      <w:r w:rsidR="00B44FB7" w:rsidRPr="00A45500">
        <w:rPr>
          <w:rFonts w:hint="eastAsia"/>
        </w:rPr>
        <w:t>等</w:t>
      </w:r>
      <w:ins w:id="6" w:author="Xu Zichen" w:date="2022-04-04T21:15:00Z">
        <w:r w:rsidRPr="00A45500">
          <w:rPr>
            <w:rFonts w:hint="eastAsia"/>
          </w:rPr>
          <w:t>技术</w:t>
        </w:r>
      </w:ins>
      <w:del w:id="7" w:author="Xu Zichen" w:date="2022-04-04T21:14:00Z">
        <w:r w:rsidR="00B44FB7" w:rsidRPr="00A45500" w:rsidDel="006B15DA">
          <w:rPr>
            <w:rFonts w:hint="eastAsia"/>
          </w:rPr>
          <w:delText>方法</w:delText>
        </w:r>
      </w:del>
      <w:r w:rsidR="00611A1B" w:rsidRPr="00A45500">
        <w:rPr>
          <w:rFonts w:hint="eastAsia"/>
        </w:rPr>
        <w:t>重现</w:t>
      </w:r>
      <w:r w:rsidR="00744E5A" w:rsidRPr="00A45500">
        <w:rPr>
          <w:rFonts w:hint="eastAsia"/>
        </w:rPr>
        <w:t>程序</w:t>
      </w:r>
      <w:r w:rsidR="00EA627B" w:rsidRPr="00A45500">
        <w:rPr>
          <w:rFonts w:hint="eastAsia"/>
        </w:rPr>
        <w:t>中的并发</w:t>
      </w:r>
      <w:r w:rsidR="00A40930" w:rsidRPr="00A45500">
        <w:rPr>
          <w:rFonts w:hint="eastAsia"/>
        </w:rPr>
        <w:t>错误</w:t>
      </w:r>
      <w:r w:rsidR="00606C3F" w:rsidRPr="00A45500">
        <w:rPr>
          <w:rFonts w:hint="eastAsia"/>
        </w:rPr>
        <w:t>，在程序</w:t>
      </w:r>
      <w:ins w:id="8" w:author="Xu Zichen" w:date="2022-04-04T21:16:00Z">
        <w:r>
          <w:rPr>
            <w:rFonts w:hint="eastAsia"/>
          </w:rPr>
          <w:t>编译、</w:t>
        </w:r>
      </w:ins>
      <w:r w:rsidR="00606C3F" w:rsidRPr="00A45500">
        <w:rPr>
          <w:rFonts w:hint="eastAsia"/>
        </w:rPr>
        <w:t>调试</w:t>
      </w:r>
      <w:ins w:id="9" w:author="Xu Zichen" w:date="2022-04-04T21:15:00Z">
        <w:r>
          <w:rPr>
            <w:rFonts w:hint="eastAsia"/>
          </w:rPr>
          <w:t>、性能优化</w:t>
        </w:r>
      </w:ins>
      <w:r w:rsidR="00BC3D10" w:rsidRPr="00A45500">
        <w:rPr>
          <w:rFonts w:hint="eastAsia"/>
        </w:rPr>
        <w:t>等</w:t>
      </w:r>
      <w:r w:rsidR="000C6885" w:rsidRPr="00A45500">
        <w:rPr>
          <w:rFonts w:hint="eastAsia"/>
        </w:rPr>
        <w:t>领域</w:t>
      </w:r>
      <w:r w:rsidR="0093552A" w:rsidRPr="00A45500">
        <w:rPr>
          <w:rFonts w:hint="eastAsia"/>
        </w:rPr>
        <w:t>具有</w:t>
      </w:r>
      <w:r w:rsidR="000240F9" w:rsidRPr="00A45500">
        <w:rPr>
          <w:rFonts w:hint="eastAsia"/>
        </w:rPr>
        <w:t>重要研究意义和实用价值</w:t>
      </w:r>
      <w:r w:rsidR="00AD4133" w:rsidRPr="00A45500">
        <w:rPr>
          <w:rFonts w:hint="eastAsia"/>
        </w:rPr>
        <w:t>。</w:t>
      </w:r>
      <w:r w:rsidR="009C4464" w:rsidRPr="00A45500">
        <w:rPr>
          <w:rFonts w:hint="eastAsia"/>
        </w:rPr>
        <w:t>随着</w:t>
      </w:r>
      <w:r w:rsidR="003354EE" w:rsidRPr="00A45500">
        <w:rPr>
          <w:rFonts w:hint="eastAsia"/>
        </w:rPr>
        <w:t>新兴</w:t>
      </w:r>
      <w:r w:rsidR="009C4464" w:rsidRPr="00A45500">
        <w:rPr>
          <w:rFonts w:hint="eastAsia"/>
        </w:rPr>
        <w:t>RISC-V</w:t>
      </w:r>
      <w:r w:rsidR="000679FF" w:rsidRPr="00A45500">
        <w:rPr>
          <w:rFonts w:hint="eastAsia"/>
        </w:rPr>
        <w:t>指令架构</w:t>
      </w:r>
      <w:r w:rsidR="001D1E42" w:rsidRPr="00A45500">
        <w:rPr>
          <w:rFonts w:hint="eastAsia"/>
        </w:rPr>
        <w:t>软硬件</w:t>
      </w:r>
      <w:r w:rsidR="009C4464" w:rsidRPr="00A45500">
        <w:rPr>
          <w:rFonts w:hint="eastAsia"/>
        </w:rPr>
        <w:t>生态</w:t>
      </w:r>
      <w:r w:rsidR="00AC57BE" w:rsidRPr="00A45500">
        <w:rPr>
          <w:rFonts w:hint="eastAsia"/>
        </w:rPr>
        <w:t>的</w:t>
      </w:r>
      <w:r w:rsidR="0085635F" w:rsidRPr="00A45500">
        <w:rPr>
          <w:rFonts w:hint="eastAsia"/>
        </w:rPr>
        <w:t>日益完善</w:t>
      </w:r>
      <w:r w:rsidR="00200345" w:rsidRPr="00A45500">
        <w:rPr>
          <w:rFonts w:hint="eastAsia"/>
        </w:rPr>
        <w:t>，</w:t>
      </w:r>
      <w:r w:rsidR="000D0440" w:rsidRPr="00A45500">
        <w:rPr>
          <w:rFonts w:hint="eastAsia"/>
        </w:rPr>
        <w:t>在</w:t>
      </w:r>
      <w:r w:rsidR="001F0B44" w:rsidRPr="00A45500">
        <w:rPr>
          <w:rFonts w:hint="eastAsia"/>
        </w:rPr>
        <w:t>新硬件</w:t>
      </w:r>
      <w:r w:rsidR="00DF74BF" w:rsidRPr="00A45500">
        <w:rPr>
          <w:rFonts w:hint="eastAsia"/>
        </w:rPr>
        <w:t>上</w:t>
      </w:r>
      <w:ins w:id="10" w:author="Xu Zichen" w:date="2022-04-04T21:16:00Z">
        <w:r>
          <w:rPr>
            <w:rFonts w:hint="eastAsia"/>
          </w:rPr>
          <w:t>支持</w:t>
        </w:r>
      </w:ins>
      <w:del w:id="11" w:author="Xu Zichen" w:date="2022-04-04T21:16:00Z">
        <w:r w:rsidR="00E44AD1" w:rsidRPr="00A45500" w:rsidDel="006B15DA">
          <w:rPr>
            <w:rFonts w:hint="eastAsia"/>
          </w:rPr>
          <w:delText>提供</w:delText>
        </w:r>
      </w:del>
      <w:ins w:id="12" w:author="Xu Zichen" w:date="2022-04-04T21:16:00Z">
        <w:r>
          <w:rPr>
            <w:rFonts w:hint="eastAsia"/>
          </w:rPr>
          <w:t>跨指令集的</w:t>
        </w:r>
      </w:ins>
      <w:r w:rsidR="004A3DDF" w:rsidRPr="00A45500">
        <w:rPr>
          <w:rFonts w:hint="eastAsia"/>
        </w:rPr>
        <w:t>程序</w:t>
      </w:r>
      <w:del w:id="13" w:author="Xu Zichen" w:date="2022-04-04T21:16:00Z">
        <w:r w:rsidR="004A3DDF" w:rsidRPr="00A45500" w:rsidDel="006B15DA">
          <w:rPr>
            <w:rFonts w:hint="eastAsia"/>
          </w:rPr>
          <w:delText>执行的</w:delText>
        </w:r>
      </w:del>
      <w:r w:rsidR="001700E4" w:rsidRPr="00A45500">
        <w:rPr>
          <w:rFonts w:hint="eastAsia"/>
        </w:rPr>
        <w:t>可重现</w:t>
      </w:r>
      <w:del w:id="14" w:author="Xu Zichen" w:date="2022-04-04T21:16:00Z">
        <w:r w:rsidR="001700E4" w:rsidRPr="00A45500" w:rsidDel="006B15DA">
          <w:rPr>
            <w:rFonts w:hint="eastAsia"/>
          </w:rPr>
          <w:delText>性</w:delText>
        </w:r>
      </w:del>
      <w:r w:rsidR="001700E4" w:rsidRPr="00A45500">
        <w:rPr>
          <w:rFonts w:hint="eastAsia"/>
        </w:rPr>
        <w:t>成为亟待解决的</w:t>
      </w:r>
      <w:ins w:id="15" w:author="Xu Zichen" w:date="2022-04-04T21:16:00Z">
        <w:r>
          <w:rPr>
            <w:rFonts w:hint="eastAsia"/>
          </w:rPr>
          <w:t>关键技术难题</w:t>
        </w:r>
      </w:ins>
      <w:del w:id="16" w:author="Xu Zichen" w:date="2022-04-04T21:17:00Z">
        <w:r w:rsidR="001700E4" w:rsidRPr="00A45500" w:rsidDel="006B15DA">
          <w:rPr>
            <w:rFonts w:hint="eastAsia"/>
          </w:rPr>
          <w:delText>问题</w:delText>
        </w:r>
      </w:del>
      <w:r w:rsidR="006D5493" w:rsidRPr="00A45500">
        <w:rPr>
          <w:rFonts w:hint="eastAsia"/>
        </w:rPr>
        <w:t>。</w:t>
      </w:r>
      <w:del w:id="17" w:author="Xu Zichen" w:date="2022-04-04T21:17:00Z">
        <w:r w:rsidR="00781FCE" w:rsidRPr="00A45500" w:rsidDel="006B15DA">
          <w:rPr>
            <w:rFonts w:hint="eastAsia"/>
          </w:rPr>
          <w:delText>而</w:delText>
        </w:r>
      </w:del>
      <w:r w:rsidR="00191655" w:rsidRPr="00A45500">
        <w:rPr>
          <w:rFonts w:hint="eastAsia"/>
        </w:rPr>
        <w:t>现有</w:t>
      </w:r>
      <w:del w:id="18" w:author="Xu Zichen" w:date="2022-04-04T21:17:00Z">
        <w:r w:rsidR="00C025B9" w:rsidRPr="00A45500" w:rsidDel="006B15DA">
          <w:rPr>
            <w:rFonts w:hint="eastAsia"/>
          </w:rPr>
          <w:delText>工作</w:delText>
        </w:r>
      </w:del>
      <w:ins w:id="19" w:author="Xu Zichen" w:date="2022-04-04T21:17:00Z">
        <w:r>
          <w:rPr>
            <w:rFonts w:hint="eastAsia"/>
          </w:rPr>
          <w:t>研究往往</w:t>
        </w:r>
      </w:ins>
      <w:del w:id="20" w:author="Xu Zichen" w:date="2022-04-04T21:17:00Z">
        <w:r w:rsidR="00664EC5" w:rsidRPr="00A45500" w:rsidDel="006B15DA">
          <w:rPr>
            <w:rFonts w:hint="eastAsia"/>
          </w:rPr>
          <w:delText>额外</w:delText>
        </w:r>
      </w:del>
      <w:ins w:id="21" w:author="Xu Zichen" w:date="2022-04-04T21:17:00Z">
        <w:r>
          <w:rPr>
            <w:rFonts w:hint="eastAsia"/>
          </w:rPr>
          <w:t>重现</w:t>
        </w:r>
      </w:ins>
      <w:r w:rsidR="00664EC5" w:rsidRPr="00A45500">
        <w:rPr>
          <w:rFonts w:hint="eastAsia"/>
        </w:rPr>
        <w:t>开销高、可移植性差</w:t>
      </w:r>
      <w:ins w:id="22" w:author="Xu Zichen" w:date="2022-04-04T21:17:00Z">
        <w:r>
          <w:rPr>
            <w:rFonts w:hint="eastAsia"/>
          </w:rPr>
          <w:t>、重现结果无法保证</w:t>
        </w:r>
      </w:ins>
      <w:r w:rsidR="007C0CA5" w:rsidRPr="00A45500">
        <w:rPr>
          <w:rFonts w:hint="eastAsia"/>
        </w:rPr>
        <w:t>，</w:t>
      </w:r>
      <w:del w:id="23" w:author="Xu Zichen" w:date="2022-04-04T21:17:00Z">
        <w:r w:rsidR="00B84716" w:rsidRPr="00A45500" w:rsidDel="006B15DA">
          <w:rPr>
            <w:rFonts w:hint="eastAsia"/>
          </w:rPr>
          <w:delText>无法</w:delText>
        </w:r>
        <w:r w:rsidR="005D1BBA" w:rsidRPr="00A45500" w:rsidDel="006B15DA">
          <w:rPr>
            <w:rFonts w:hint="eastAsia"/>
          </w:rPr>
          <w:delText>完全</w:delText>
        </w:r>
      </w:del>
      <w:ins w:id="24" w:author="Xu Zichen" w:date="2022-04-04T21:17:00Z">
        <w:r>
          <w:rPr>
            <w:rFonts w:hint="eastAsia"/>
          </w:rPr>
          <w:t>并不能</w:t>
        </w:r>
      </w:ins>
      <w:r w:rsidR="005D1BBA" w:rsidRPr="00A45500">
        <w:rPr>
          <w:rFonts w:hint="eastAsia"/>
        </w:rPr>
        <w:t>满足</w:t>
      </w:r>
      <w:ins w:id="25" w:author="Xu Zichen" w:date="2022-04-04T21:17:00Z">
        <w:r>
          <w:rPr>
            <w:rFonts w:hint="eastAsia"/>
          </w:rPr>
          <w:t>跨平台程序</w:t>
        </w:r>
      </w:ins>
      <w:del w:id="26" w:author="Xu Zichen" w:date="2022-04-04T21:17:00Z">
        <w:r w:rsidR="00457A52" w:rsidRPr="00A45500" w:rsidDel="006B15DA">
          <w:rPr>
            <w:rFonts w:hint="eastAsia"/>
          </w:rPr>
          <w:delText>可</w:delText>
        </w:r>
      </w:del>
      <w:r w:rsidR="00457A52" w:rsidRPr="00A45500">
        <w:rPr>
          <w:rFonts w:hint="eastAsia"/>
        </w:rPr>
        <w:t>重现</w:t>
      </w:r>
      <w:del w:id="27" w:author="Xu Zichen" w:date="2022-04-04T21:17:00Z">
        <w:r w:rsidR="00457A52" w:rsidRPr="00A45500" w:rsidDel="006B15DA">
          <w:rPr>
            <w:rFonts w:hint="eastAsia"/>
          </w:rPr>
          <w:delText>性</w:delText>
        </w:r>
      </w:del>
      <w:r w:rsidR="00FD72A7" w:rsidRPr="00A45500">
        <w:rPr>
          <w:rFonts w:hint="eastAsia"/>
        </w:rPr>
        <w:t>的要求</w:t>
      </w:r>
      <w:r w:rsidR="00B3253A" w:rsidRPr="00A45500">
        <w:rPr>
          <w:rFonts w:hint="eastAsia"/>
        </w:rPr>
        <w:t>。</w:t>
      </w:r>
      <w:r w:rsidR="0034437D" w:rsidRPr="00A45500">
        <w:rPr>
          <w:rFonts w:hint="eastAsia"/>
        </w:rPr>
        <w:t>针对</w:t>
      </w:r>
      <w:r w:rsidR="00403C89" w:rsidRPr="00A45500">
        <w:rPr>
          <w:rFonts w:hint="eastAsia"/>
        </w:rPr>
        <w:t>上述问题，本文</w:t>
      </w:r>
      <w:ins w:id="28" w:author="Xu Zichen" w:date="2022-04-04T21:18:00Z">
        <w:r w:rsidR="00F05D68">
          <w:rPr>
            <w:rFonts w:hint="eastAsia"/>
          </w:rPr>
          <w:t>在</w:t>
        </w:r>
      </w:ins>
      <w:r w:rsidR="002F3514" w:rsidRPr="00A45500">
        <w:rPr>
          <w:rFonts w:hint="eastAsia"/>
        </w:rPr>
        <w:t>充分分析</w:t>
      </w:r>
      <w:del w:id="29" w:author="Xu Zichen" w:date="2022-04-04T21:19:00Z">
        <w:r w:rsidR="00D23BEE" w:rsidRPr="00A45500" w:rsidDel="00F05D68">
          <w:rPr>
            <w:rFonts w:hint="eastAsia"/>
          </w:rPr>
          <w:delText>之前</w:delText>
        </w:r>
        <w:r w:rsidR="00EA7AAD" w:rsidRPr="00A45500" w:rsidDel="00F05D68">
          <w:rPr>
            <w:rFonts w:hint="eastAsia"/>
          </w:rPr>
          <w:delText>的</w:delText>
        </w:r>
      </w:del>
      <w:ins w:id="30" w:author="Xu Zichen" w:date="2022-04-04T21:19:00Z">
        <w:r w:rsidR="00F05D68">
          <w:rPr>
            <w:rFonts w:hint="eastAsia"/>
          </w:rPr>
          <w:t>传统程序</w:t>
        </w:r>
      </w:ins>
      <w:r w:rsidR="00EA7AAD" w:rsidRPr="00A45500">
        <w:rPr>
          <w:rFonts w:hint="eastAsia"/>
        </w:rPr>
        <w:t>可重现性研究</w:t>
      </w:r>
      <w:del w:id="31" w:author="Xu Zichen" w:date="2022-04-04T21:19:00Z">
        <w:r w:rsidR="00EA7AAD" w:rsidRPr="00A45500" w:rsidDel="00F05D68">
          <w:rPr>
            <w:rFonts w:hint="eastAsia"/>
          </w:rPr>
          <w:delText>工作</w:delText>
        </w:r>
      </w:del>
      <w:ins w:id="32" w:author="Xu Zichen" w:date="2022-04-04T21:19:00Z">
        <w:r w:rsidR="00F05D68">
          <w:rPr>
            <w:rFonts w:hint="eastAsia"/>
          </w:rPr>
          <w:t>基础上</w:t>
        </w:r>
      </w:ins>
      <w:r w:rsidR="00E34378" w:rsidRPr="00A45500">
        <w:rPr>
          <w:rFonts w:hint="eastAsia"/>
        </w:rPr>
        <w:t>，</w:t>
      </w:r>
      <w:r w:rsidR="00A01C01" w:rsidRPr="00A45500">
        <w:rPr>
          <w:rFonts w:hint="eastAsia"/>
        </w:rPr>
        <w:t>设计并实现了</w:t>
      </w:r>
      <w:r w:rsidR="00DE2206" w:rsidRPr="00A45500">
        <w:rPr>
          <w:rFonts w:hint="eastAsia"/>
        </w:rPr>
        <w:t>一种</w:t>
      </w:r>
      <w:r w:rsidR="00893186" w:rsidRPr="00A45500">
        <w:rPr>
          <w:rFonts w:hint="eastAsia"/>
        </w:rPr>
        <w:t>基于</w:t>
      </w:r>
      <w:r w:rsidR="00893186" w:rsidRPr="00A45500">
        <w:rPr>
          <w:rFonts w:hint="eastAsia"/>
        </w:rPr>
        <w:t>R</w:t>
      </w:r>
      <w:r w:rsidR="00893186" w:rsidRPr="00A45500">
        <w:t>ISC-V</w:t>
      </w:r>
      <w:r w:rsidR="00265385" w:rsidRPr="00A45500">
        <w:rPr>
          <w:rFonts w:hint="eastAsia"/>
        </w:rPr>
        <w:t>架构</w:t>
      </w:r>
      <w:r w:rsidR="00893186" w:rsidRPr="00A45500">
        <w:rPr>
          <w:rFonts w:hint="eastAsia"/>
        </w:rPr>
        <w:t>的</w:t>
      </w:r>
      <w:r w:rsidR="00BC5669" w:rsidRPr="00A45500">
        <w:rPr>
          <w:rFonts w:hint="eastAsia"/>
        </w:rPr>
        <w:t>容器化可重现</w:t>
      </w:r>
      <w:r w:rsidR="000A2429" w:rsidRPr="00A45500">
        <w:rPr>
          <w:rFonts w:hint="eastAsia"/>
        </w:rPr>
        <w:t>方法</w:t>
      </w:r>
      <w:r w:rsidR="00753484" w:rsidRPr="00A45500">
        <w:rPr>
          <w:rFonts w:hint="eastAsia"/>
        </w:rPr>
        <w:t>，</w:t>
      </w:r>
      <w:r w:rsidR="0034364E" w:rsidRPr="00A45500">
        <w:rPr>
          <w:rFonts w:hint="eastAsia"/>
        </w:rPr>
        <w:t>具体</w:t>
      </w:r>
      <w:ins w:id="33" w:author="Xu Zichen" w:date="2022-04-04T21:19:00Z">
        <w:r w:rsidR="00F05D68">
          <w:rPr>
            <w:rFonts w:hint="eastAsia"/>
          </w:rPr>
          <w:t>研究内容</w:t>
        </w:r>
      </w:ins>
      <w:del w:id="34" w:author="Xu Zichen" w:date="2022-04-04T21:19:00Z">
        <w:r w:rsidR="0034364E" w:rsidRPr="00A45500" w:rsidDel="00F05D68">
          <w:rPr>
            <w:rFonts w:hint="eastAsia"/>
          </w:rPr>
          <w:delText>工作</w:delText>
        </w:r>
      </w:del>
      <w:r w:rsidR="0034364E" w:rsidRPr="00A45500">
        <w:rPr>
          <w:rFonts w:hint="eastAsia"/>
        </w:rPr>
        <w:t>如下</w:t>
      </w:r>
      <w:r w:rsidR="00B36B8D" w:rsidRPr="00A45500">
        <w:rPr>
          <w:rFonts w:hint="eastAsia"/>
        </w:rPr>
        <w:t>：</w:t>
      </w:r>
    </w:p>
    <w:p w14:paraId="08D16634" w14:textId="1A848D69" w:rsidR="00CF75CC" w:rsidRPr="00A45500" w:rsidRDefault="008365D8" w:rsidP="0085635F">
      <w:pPr>
        <w:ind w:firstLine="480"/>
      </w:pPr>
      <w:r w:rsidRPr="00A45500">
        <w:rPr>
          <w:rFonts w:hint="eastAsia"/>
        </w:rPr>
        <w:t>首先</w:t>
      </w:r>
      <w:r w:rsidR="00D82B67" w:rsidRPr="00A45500">
        <w:rPr>
          <w:rFonts w:hint="eastAsia"/>
        </w:rPr>
        <w:t>，</w:t>
      </w:r>
      <w:commentRangeStart w:id="35"/>
      <w:r w:rsidR="007C68AE" w:rsidRPr="00A45500">
        <w:rPr>
          <w:rFonts w:hint="eastAsia"/>
        </w:rPr>
        <w:t>研究</w:t>
      </w:r>
      <w:r w:rsidR="003A2425" w:rsidRPr="00A45500">
        <w:rPr>
          <w:rFonts w:hint="eastAsia"/>
        </w:rPr>
        <w:t>现有</w:t>
      </w:r>
      <w:r w:rsidR="001A3218" w:rsidRPr="00A45500">
        <w:rPr>
          <w:rFonts w:hint="eastAsia"/>
        </w:rPr>
        <w:t>记录重放和确定性执行</w:t>
      </w:r>
      <w:r w:rsidR="00824B2F" w:rsidRPr="00A45500">
        <w:rPr>
          <w:rFonts w:hint="eastAsia"/>
        </w:rPr>
        <w:t>技术，探索</w:t>
      </w:r>
      <w:r w:rsidR="00EC7BD1" w:rsidRPr="00A45500">
        <w:rPr>
          <w:rFonts w:hint="eastAsia"/>
        </w:rPr>
        <w:t>二者</w:t>
      </w:r>
      <w:r w:rsidR="001A3218" w:rsidRPr="00A45500">
        <w:rPr>
          <w:rFonts w:hint="eastAsia"/>
        </w:rPr>
        <w:t>的局限性，分析用户进程执行过程中的不确定性来源，并</w:t>
      </w:r>
      <w:r w:rsidR="00A36A66" w:rsidRPr="00A45500">
        <w:rPr>
          <w:rFonts w:hint="eastAsia"/>
        </w:rPr>
        <w:t>就相关问题的国内外研究现状展开调查与分析</w:t>
      </w:r>
      <w:r w:rsidR="00061CF9" w:rsidRPr="00A45500">
        <w:rPr>
          <w:rFonts w:hint="eastAsia"/>
        </w:rPr>
        <w:t>。</w:t>
      </w:r>
      <w:commentRangeEnd w:id="35"/>
      <w:r w:rsidR="00F05D68">
        <w:rPr>
          <w:rStyle w:val="afff7"/>
        </w:rPr>
        <w:commentReference w:id="35"/>
      </w:r>
    </w:p>
    <w:p w14:paraId="7075557A" w14:textId="254335AD" w:rsidR="00C61EDC" w:rsidRPr="00A45500" w:rsidRDefault="0089722C" w:rsidP="0085635F">
      <w:pPr>
        <w:ind w:firstLine="480"/>
      </w:pPr>
      <w:r w:rsidRPr="00A45500">
        <w:rPr>
          <w:rFonts w:hint="eastAsia"/>
        </w:rPr>
        <w:t>其次，</w:t>
      </w:r>
      <w:commentRangeStart w:id="36"/>
      <w:r w:rsidR="00366859" w:rsidRPr="00A45500">
        <w:rPr>
          <w:rFonts w:hint="eastAsia"/>
        </w:rPr>
        <w:t>结合</w:t>
      </w:r>
      <w:r w:rsidR="00820804" w:rsidRPr="00A45500">
        <w:rPr>
          <w:rFonts w:hint="eastAsia"/>
        </w:rPr>
        <w:t>记录重放、确定性执行</w:t>
      </w:r>
      <w:r w:rsidR="009002B6" w:rsidRPr="00A45500">
        <w:rPr>
          <w:rFonts w:hint="eastAsia"/>
        </w:rPr>
        <w:t>等工作中的</w:t>
      </w:r>
      <w:r w:rsidR="008E2886" w:rsidRPr="00A45500">
        <w:rPr>
          <w:rFonts w:hint="eastAsia"/>
        </w:rPr>
        <w:t>部分先进技术，提出一种用户进程的</w:t>
      </w:r>
      <w:r w:rsidR="00680D67" w:rsidRPr="00A45500">
        <w:rPr>
          <w:rFonts w:hint="eastAsia"/>
        </w:rPr>
        <w:t>确定性执行方法</w:t>
      </w:r>
      <w:commentRangeEnd w:id="36"/>
      <w:r w:rsidR="00F05D68">
        <w:rPr>
          <w:rStyle w:val="afff7"/>
        </w:rPr>
        <w:commentReference w:id="36"/>
      </w:r>
      <w:r w:rsidR="00680D67" w:rsidRPr="00A45500">
        <w:rPr>
          <w:rFonts w:hint="eastAsia"/>
        </w:rPr>
        <w:t>。</w:t>
      </w:r>
      <w:del w:id="37" w:author="Xu Zichen" w:date="2022-04-04T21:22:00Z">
        <w:r w:rsidR="00680D67" w:rsidRPr="00A45500" w:rsidDel="00F05D68">
          <w:rPr>
            <w:rFonts w:hint="eastAsia"/>
          </w:rPr>
          <w:delText>该方法</w:delText>
        </w:r>
      </w:del>
      <w:r w:rsidR="00D61277" w:rsidRPr="00A45500">
        <w:rPr>
          <w:rFonts w:hint="eastAsia"/>
        </w:rPr>
        <w:t>通过追踪进程</w:t>
      </w:r>
      <w:r w:rsidR="00DA1511" w:rsidRPr="00A45500">
        <w:rPr>
          <w:rFonts w:hint="eastAsia"/>
        </w:rPr>
        <w:t>查找并</w:t>
      </w:r>
      <w:del w:id="38" w:author="Xu Zichen" w:date="2022-04-04T21:23:00Z">
        <w:r w:rsidR="00DA1511" w:rsidRPr="00A45500" w:rsidDel="00F05D68">
          <w:rPr>
            <w:rFonts w:hint="eastAsia"/>
          </w:rPr>
          <w:delText>拦截</w:delText>
        </w:r>
      </w:del>
      <w:ins w:id="39" w:author="Xu Zichen" w:date="2022-04-04T21:23:00Z">
        <w:r w:rsidR="00F05D68">
          <w:rPr>
            <w:rFonts w:hint="eastAsia"/>
          </w:rPr>
          <w:t>定位</w:t>
        </w:r>
      </w:ins>
      <w:r w:rsidR="00DA1511" w:rsidRPr="00A45500">
        <w:rPr>
          <w:rFonts w:hint="eastAsia"/>
        </w:rPr>
        <w:t>不确定的系统调用，</w:t>
      </w:r>
      <w:del w:id="40" w:author="Xu Zichen" w:date="2022-04-04T21:23:00Z">
        <w:r w:rsidR="00B0563E" w:rsidRPr="00A45500" w:rsidDel="00F05D68">
          <w:rPr>
            <w:rFonts w:hint="eastAsia"/>
          </w:rPr>
          <w:delText>使用</w:delText>
        </w:r>
      </w:del>
      <w:ins w:id="41" w:author="Xu Zichen" w:date="2022-04-04T21:23:00Z">
        <w:r w:rsidR="00F05D68">
          <w:rPr>
            <w:rFonts w:hint="eastAsia"/>
          </w:rPr>
          <w:t>结合</w:t>
        </w:r>
      </w:ins>
      <w:r w:rsidR="00B0563E" w:rsidRPr="00A45500">
        <w:rPr>
          <w:rFonts w:hint="eastAsia"/>
        </w:rPr>
        <w:t>L</w:t>
      </w:r>
      <w:r w:rsidR="00B0563E" w:rsidRPr="00A45500">
        <w:t>XC</w:t>
      </w:r>
      <w:r w:rsidR="00FD4D3B" w:rsidRPr="00A45500">
        <w:rPr>
          <w:rFonts w:hint="eastAsia"/>
        </w:rPr>
        <w:t>容器</w:t>
      </w:r>
      <w:del w:id="42" w:author="Xu Zichen" w:date="2022-04-04T21:23:00Z">
        <w:r w:rsidR="003E2F96" w:rsidRPr="00A45500" w:rsidDel="00F05D68">
          <w:rPr>
            <w:rFonts w:hint="eastAsia"/>
          </w:rPr>
          <w:delText>为进程提供</w:delText>
        </w:r>
      </w:del>
      <w:ins w:id="43" w:author="Xu Zichen" w:date="2022-04-04T21:23:00Z">
        <w:r w:rsidR="00F05D68">
          <w:rPr>
            <w:rFonts w:hint="eastAsia"/>
          </w:rPr>
          <w:t>构成</w:t>
        </w:r>
      </w:ins>
      <w:r w:rsidR="003E2F96" w:rsidRPr="00A45500">
        <w:rPr>
          <w:rFonts w:hint="eastAsia"/>
        </w:rPr>
        <w:t>确定性的</w:t>
      </w:r>
      <w:ins w:id="44" w:author="Xu Zichen" w:date="2022-04-04T21:23:00Z">
        <w:r w:rsidR="00F05D68">
          <w:rPr>
            <w:rFonts w:hint="eastAsia"/>
          </w:rPr>
          <w:t>独立</w:t>
        </w:r>
      </w:ins>
      <w:r w:rsidR="003E2F96" w:rsidRPr="00A45500">
        <w:rPr>
          <w:rFonts w:hint="eastAsia"/>
        </w:rPr>
        <w:t>执行环境</w:t>
      </w:r>
      <w:r w:rsidR="009D3474" w:rsidRPr="00A45500">
        <w:rPr>
          <w:rFonts w:hint="eastAsia"/>
        </w:rPr>
        <w:t>，</w:t>
      </w:r>
      <w:ins w:id="45" w:author="Xu Zichen" w:date="2022-04-04T21:23:00Z">
        <w:r w:rsidR="0098366C">
          <w:rPr>
            <w:rFonts w:hint="eastAsia"/>
          </w:rPr>
          <w:t>进一步</w:t>
        </w:r>
      </w:ins>
      <w:r w:rsidR="00166C2F" w:rsidRPr="00A45500">
        <w:rPr>
          <w:rFonts w:hint="eastAsia"/>
        </w:rPr>
        <w:t>优化</w:t>
      </w:r>
      <w:r w:rsidR="00971056" w:rsidRPr="00A45500">
        <w:rPr>
          <w:rFonts w:hint="eastAsia"/>
        </w:rPr>
        <w:t>多</w:t>
      </w:r>
      <w:r w:rsidR="00B7139A" w:rsidRPr="00A45500">
        <w:rPr>
          <w:rFonts w:hint="eastAsia"/>
        </w:rPr>
        <w:t>线程</w:t>
      </w:r>
      <w:del w:id="46" w:author="Xu Zichen" w:date="2022-04-04T21:23:00Z">
        <w:r w:rsidR="00BB7D18" w:rsidRPr="00A45500" w:rsidDel="0098366C">
          <w:rPr>
            <w:rFonts w:hint="eastAsia"/>
          </w:rPr>
          <w:delText>程序</w:delText>
        </w:r>
      </w:del>
      <w:r w:rsidR="00BB7D18" w:rsidRPr="00A45500">
        <w:rPr>
          <w:rFonts w:hint="eastAsia"/>
        </w:rPr>
        <w:t>的</w:t>
      </w:r>
      <w:r w:rsidR="00C624C4" w:rsidRPr="00A45500">
        <w:rPr>
          <w:rFonts w:hint="eastAsia"/>
        </w:rPr>
        <w:t>访存竞争</w:t>
      </w:r>
      <w:ins w:id="47" w:author="Xu Zichen" w:date="2022-04-04T21:23:00Z">
        <w:r w:rsidR="0098366C">
          <w:rPr>
            <w:rFonts w:hint="eastAsia"/>
          </w:rPr>
          <w:t>消解，实现</w:t>
        </w:r>
      </w:ins>
      <w:del w:id="48" w:author="Xu Zichen" w:date="2022-04-04T21:23:00Z">
        <w:r w:rsidR="00C624C4" w:rsidRPr="00A45500" w:rsidDel="0098366C">
          <w:rPr>
            <w:rFonts w:hint="eastAsia"/>
          </w:rPr>
          <w:delText>和</w:delText>
        </w:r>
      </w:del>
      <w:r w:rsidR="00C624C4" w:rsidRPr="00A45500">
        <w:rPr>
          <w:rFonts w:hint="eastAsia"/>
        </w:rPr>
        <w:t>线程</w:t>
      </w:r>
      <w:ins w:id="49" w:author="Xu Zichen" w:date="2022-04-04T21:24:00Z">
        <w:r w:rsidR="0098366C">
          <w:rPr>
            <w:rFonts w:hint="eastAsia"/>
          </w:rPr>
          <w:t>确定性</w:t>
        </w:r>
      </w:ins>
      <w:r w:rsidR="00A57ADE" w:rsidRPr="00A45500">
        <w:rPr>
          <w:rFonts w:hint="eastAsia"/>
        </w:rPr>
        <w:t>调度</w:t>
      </w:r>
      <w:del w:id="50" w:author="Xu Zichen" w:date="2022-04-04T21:24:00Z">
        <w:r w:rsidR="00C624C4" w:rsidRPr="00A45500" w:rsidDel="0098366C">
          <w:rPr>
            <w:rFonts w:hint="eastAsia"/>
          </w:rPr>
          <w:delText>机制</w:delText>
        </w:r>
      </w:del>
      <w:r w:rsidR="00C624C4" w:rsidRPr="00A45500">
        <w:rPr>
          <w:rFonts w:hint="eastAsia"/>
        </w:rPr>
        <w:t>，</w:t>
      </w:r>
      <w:r w:rsidR="009D3474" w:rsidRPr="00A45500">
        <w:rPr>
          <w:rFonts w:hint="eastAsia"/>
        </w:rPr>
        <w:t>保证用户进程的确定性执行。</w:t>
      </w:r>
      <w:ins w:id="51" w:author="Xu Zichen" w:date="2022-04-04T21:24:00Z">
        <w:r w:rsidR="0098366C">
          <w:rPr>
            <w:rFonts w:hint="eastAsia"/>
          </w:rPr>
          <w:t>实验证明，</w:t>
        </w:r>
      </w:ins>
      <w:r w:rsidR="009D3474" w:rsidRPr="00A45500">
        <w:rPr>
          <w:rFonts w:hint="eastAsia"/>
        </w:rPr>
        <w:t>相较于</w:t>
      </w:r>
      <w:del w:id="52" w:author="Xu Zichen" w:date="2022-04-04T21:24:00Z">
        <w:r w:rsidR="009D3474" w:rsidRPr="00A45500" w:rsidDel="0098366C">
          <w:rPr>
            <w:rFonts w:hint="eastAsia"/>
          </w:rPr>
          <w:delText>使用</w:delText>
        </w:r>
        <w:r w:rsidR="00ED24ED" w:rsidRPr="00A45500" w:rsidDel="0098366C">
          <w:rPr>
            <w:rFonts w:hint="eastAsia"/>
          </w:rPr>
          <w:delText>之前</w:delText>
        </w:r>
        <w:r w:rsidR="009D3474" w:rsidRPr="00A45500" w:rsidDel="0098366C">
          <w:rPr>
            <w:rFonts w:hint="eastAsia"/>
          </w:rPr>
          <w:delText>记录重放的</w:delText>
        </w:r>
      </w:del>
      <w:ins w:id="53" w:author="Xu Zichen" w:date="2022-04-04T21:24:00Z">
        <w:r w:rsidR="0098366C">
          <w:rPr>
            <w:rFonts w:hint="eastAsia"/>
          </w:rPr>
          <w:t>传统</w:t>
        </w:r>
      </w:ins>
      <w:r w:rsidR="009D3474" w:rsidRPr="00A45500">
        <w:rPr>
          <w:rFonts w:hint="eastAsia"/>
        </w:rPr>
        <w:t>方法</w:t>
      </w:r>
      <w:r w:rsidR="006D3B53" w:rsidRPr="00A45500">
        <w:rPr>
          <w:rFonts w:hint="eastAsia"/>
        </w:rPr>
        <w:t>，</w:t>
      </w:r>
      <w:ins w:id="54" w:author="Xu Zichen" w:date="2022-04-04T21:24:00Z">
        <w:r w:rsidR="0098366C">
          <w:rPr>
            <w:rFonts w:hint="eastAsia"/>
          </w:rPr>
          <w:t>我们的工作在</w:t>
        </w:r>
      </w:ins>
      <w:del w:id="55" w:author="Xu Zichen" w:date="2022-04-04T21:24:00Z">
        <w:r w:rsidR="009D3474" w:rsidRPr="00A45500" w:rsidDel="0098366C">
          <w:rPr>
            <w:rFonts w:hint="eastAsia"/>
          </w:rPr>
          <w:delText>降低了额外的</w:delText>
        </w:r>
      </w:del>
      <w:r w:rsidR="009D3474" w:rsidRPr="00A45500">
        <w:rPr>
          <w:rFonts w:hint="eastAsia"/>
        </w:rPr>
        <w:t>性能损耗</w:t>
      </w:r>
      <w:ins w:id="56" w:author="Xu Zichen" w:date="2022-04-04T21:24:00Z">
        <w:r w:rsidR="0098366C">
          <w:rPr>
            <w:rFonts w:hint="eastAsia"/>
          </w:rPr>
          <w:t>降低上表现显著</w:t>
        </w:r>
      </w:ins>
      <w:r w:rsidR="009D3474" w:rsidRPr="00A45500">
        <w:rPr>
          <w:rFonts w:hint="eastAsia"/>
        </w:rPr>
        <w:t>。</w:t>
      </w:r>
    </w:p>
    <w:p w14:paraId="1C3140EA" w14:textId="52679558" w:rsidR="003E239F" w:rsidRPr="00A45500" w:rsidRDefault="00EB5A5F" w:rsidP="003E239F">
      <w:pPr>
        <w:ind w:firstLine="480"/>
      </w:pPr>
      <w:del w:id="57" w:author="Xu Zichen" w:date="2022-04-04T21:25:00Z">
        <w:r w:rsidRPr="00A45500" w:rsidDel="0098366C">
          <w:rPr>
            <w:rFonts w:hint="eastAsia"/>
          </w:rPr>
          <w:delText>然后</w:delText>
        </w:r>
      </w:del>
      <w:ins w:id="58" w:author="Xu Zichen" w:date="2022-04-04T21:25:00Z">
        <w:r w:rsidR="0098366C">
          <w:rPr>
            <w:rFonts w:hint="eastAsia"/>
          </w:rPr>
          <w:t>在确定性执行工作基础上</w:t>
        </w:r>
      </w:ins>
      <w:r w:rsidRPr="00A45500">
        <w:rPr>
          <w:rFonts w:hint="eastAsia"/>
        </w:rPr>
        <w:t>，</w:t>
      </w:r>
      <w:del w:id="59" w:author="Xu Zichen" w:date="2022-04-04T21:25:00Z">
        <w:r w:rsidR="00494524" w:rsidRPr="00A45500" w:rsidDel="0098366C">
          <w:rPr>
            <w:rFonts w:hint="eastAsia"/>
          </w:rPr>
          <w:delText>使用</w:delText>
        </w:r>
      </w:del>
      <w:ins w:id="60" w:author="Xu Zichen" w:date="2022-04-04T21:25:00Z">
        <w:r w:rsidR="0098366C">
          <w:rPr>
            <w:rFonts w:hint="eastAsia"/>
          </w:rPr>
          <w:t>通过</w:t>
        </w:r>
        <w:r w:rsidR="0098366C">
          <w:rPr>
            <w:rFonts w:hint="eastAsia"/>
          </w:rPr>
          <w:t>XXX</w:t>
        </w:r>
      </w:ins>
      <w:r w:rsidR="001F1DBD" w:rsidRPr="00A45500">
        <w:rPr>
          <w:rFonts w:hint="eastAsia"/>
        </w:rPr>
        <w:t>容器技术</w:t>
      </w:r>
      <w:r w:rsidR="00703260" w:rsidRPr="00A45500">
        <w:rPr>
          <w:rFonts w:hint="eastAsia"/>
        </w:rPr>
        <w:t>，</w:t>
      </w:r>
      <w:ins w:id="61" w:author="Xu Zichen" w:date="2022-04-04T21:26:00Z">
        <w:r w:rsidR="0098366C">
          <w:rPr>
            <w:rFonts w:hint="eastAsia"/>
          </w:rPr>
          <w:t>将</w:t>
        </w:r>
        <w:r w:rsidR="0098366C">
          <w:rPr>
            <w:rFonts w:hint="eastAsia"/>
          </w:rPr>
          <w:t>XXX</w:t>
        </w:r>
        <w:r w:rsidR="0098366C">
          <w:rPr>
            <w:rFonts w:hint="eastAsia"/>
          </w:rPr>
          <w:t>移植到</w:t>
        </w:r>
      </w:ins>
      <w:del w:id="62" w:author="Xu Zichen" w:date="2022-04-04T21:26:00Z">
        <w:r w:rsidR="003E239F" w:rsidRPr="00A45500" w:rsidDel="0098366C">
          <w:rPr>
            <w:rFonts w:hint="eastAsia"/>
          </w:rPr>
          <w:delText>在</w:delText>
        </w:r>
      </w:del>
      <w:r w:rsidR="003E239F" w:rsidRPr="00A45500">
        <w:rPr>
          <w:rFonts w:hint="eastAsia"/>
        </w:rPr>
        <w:t>RISC-V</w:t>
      </w:r>
      <w:r w:rsidR="003E239F" w:rsidRPr="00A45500">
        <w:rPr>
          <w:rFonts w:hint="eastAsia"/>
        </w:rPr>
        <w:t>架构下</w:t>
      </w:r>
      <w:ins w:id="63" w:author="Xu Zichen" w:date="2022-04-04T21:26:00Z">
        <w:r w:rsidR="0098366C">
          <w:rPr>
            <w:rFonts w:hint="eastAsia"/>
          </w:rPr>
          <w:t>，</w:t>
        </w:r>
      </w:ins>
      <w:r w:rsidR="003E239F" w:rsidRPr="00A45500">
        <w:rPr>
          <w:rFonts w:hint="eastAsia"/>
        </w:rPr>
        <w:t>实现用户进程确定性</w:t>
      </w:r>
      <w:r w:rsidR="00D06D49" w:rsidRPr="00A45500">
        <w:rPr>
          <w:rFonts w:hint="eastAsia"/>
        </w:rPr>
        <w:t>执行</w:t>
      </w:r>
      <w:r w:rsidR="0021064D" w:rsidRPr="00A45500">
        <w:rPr>
          <w:rFonts w:hint="eastAsia"/>
        </w:rPr>
        <w:t>方法的</w:t>
      </w:r>
      <w:r w:rsidR="008720C7" w:rsidRPr="00A45500">
        <w:rPr>
          <w:rFonts w:hint="eastAsia"/>
        </w:rPr>
        <w:t>部署与优化。</w:t>
      </w:r>
      <w:ins w:id="64" w:author="Xu Zichen" w:date="2022-04-04T21:26:00Z">
        <w:r w:rsidR="0098366C">
          <w:rPr>
            <w:rFonts w:hint="eastAsia"/>
          </w:rPr>
          <w:t>通过</w:t>
        </w:r>
      </w:ins>
      <w:del w:id="65" w:author="Xu Zichen" w:date="2022-04-04T21:26:00Z">
        <w:r w:rsidR="003E239F" w:rsidRPr="00A45500" w:rsidDel="0098366C">
          <w:rPr>
            <w:rFonts w:hint="eastAsia"/>
          </w:rPr>
          <w:delText>使用</w:delText>
        </w:r>
      </w:del>
      <w:r w:rsidR="003E239F" w:rsidRPr="00A45500">
        <w:rPr>
          <w:rFonts w:hint="eastAsia"/>
        </w:rPr>
        <w:t>Docker</w:t>
      </w:r>
      <w:r w:rsidR="003E239F" w:rsidRPr="00A45500">
        <w:rPr>
          <w:rFonts w:hint="eastAsia"/>
        </w:rPr>
        <w:t>对确定性抽象进行封装，实现与</w:t>
      </w:r>
      <w:r w:rsidR="003E239F" w:rsidRPr="00A45500">
        <w:rPr>
          <w:rFonts w:hint="eastAsia"/>
        </w:rPr>
        <w:t>LXC</w:t>
      </w:r>
      <w:r w:rsidR="003E239F" w:rsidRPr="00A45500">
        <w:rPr>
          <w:rFonts w:hint="eastAsia"/>
        </w:rPr>
        <w:t>嵌套的二层容器，消除底层微架构对可移植性的影响，同时隔绝了来自文件系统的不确定性影响；在容器内部，</w:t>
      </w:r>
      <w:ins w:id="66" w:author="Xu Zichen" w:date="2022-04-04T21:26:00Z">
        <w:r w:rsidR="0098366C">
          <w:rPr>
            <w:rFonts w:hint="eastAsia"/>
          </w:rPr>
          <w:t>采用</w:t>
        </w:r>
      </w:ins>
      <w:del w:id="67" w:author="Xu Zichen" w:date="2022-04-04T21:26:00Z">
        <w:r w:rsidR="003E239F" w:rsidRPr="00A45500" w:rsidDel="0098366C">
          <w:rPr>
            <w:rFonts w:hint="eastAsia"/>
          </w:rPr>
          <w:delText>利用</w:delText>
        </w:r>
      </w:del>
      <w:r w:rsidR="003E239F" w:rsidRPr="00A45500">
        <w:rPr>
          <w:rFonts w:hint="eastAsia"/>
        </w:rPr>
        <w:t>动态二进制翻译技术替换用户进程执行过程中具有不确定性的</w:t>
      </w:r>
      <w:r w:rsidR="003E239F" w:rsidRPr="00A45500">
        <w:rPr>
          <w:rFonts w:hint="eastAsia"/>
        </w:rPr>
        <w:t>CPU</w:t>
      </w:r>
      <w:r w:rsidR="003E239F" w:rsidRPr="00A45500">
        <w:rPr>
          <w:rFonts w:hint="eastAsia"/>
        </w:rPr>
        <w:t>指令。容器化可重现</w:t>
      </w:r>
      <w:ins w:id="68" w:author="Xu Zichen" w:date="2022-04-04T21:26:00Z">
        <w:r w:rsidR="0098366C">
          <w:rPr>
            <w:rFonts w:hint="eastAsia"/>
          </w:rPr>
          <w:t>方法</w:t>
        </w:r>
      </w:ins>
      <w:del w:id="69" w:author="Xu Zichen" w:date="2022-04-04T21:26:00Z">
        <w:r w:rsidR="003E239F" w:rsidRPr="00A45500" w:rsidDel="0098366C">
          <w:rPr>
            <w:rFonts w:hint="eastAsia"/>
          </w:rPr>
          <w:delText>方案</w:delText>
        </w:r>
      </w:del>
      <w:r w:rsidR="003E239F" w:rsidRPr="00A45500">
        <w:rPr>
          <w:rFonts w:hint="eastAsia"/>
        </w:rPr>
        <w:t>避免了对程序和操作系统内核的修改，减少了部署和维护的成本，同时更好的保证了用户进程的确定性。</w:t>
      </w:r>
    </w:p>
    <w:p w14:paraId="1E71C806" w14:textId="039E40FF" w:rsidR="00AB0B98" w:rsidRPr="00A45500" w:rsidRDefault="003E239F" w:rsidP="003E239F">
      <w:pPr>
        <w:ind w:firstLine="480"/>
      </w:pPr>
      <w:del w:id="70" w:author="Xu Zichen" w:date="2022-04-04T21:27:00Z">
        <w:r w:rsidRPr="00A45500" w:rsidDel="0098366C">
          <w:rPr>
            <w:rFonts w:hint="eastAsia"/>
          </w:rPr>
          <w:delText>最后</w:delText>
        </w:r>
        <w:r w:rsidR="003F6EE4" w:rsidRPr="00A45500" w:rsidDel="0098366C">
          <w:rPr>
            <w:rFonts w:hint="eastAsia"/>
          </w:rPr>
          <w:delText>，</w:delText>
        </w:r>
      </w:del>
      <w:ins w:id="71" w:author="Xu Zichen" w:date="2022-04-04T21:27:00Z">
        <w:r w:rsidR="0098366C">
          <w:rPr>
            <w:rFonts w:hint="eastAsia"/>
          </w:rPr>
          <w:t>整体方法的系统原型基于</w:t>
        </w:r>
        <w:r w:rsidR="0098366C">
          <w:rPr>
            <w:rFonts w:hint="eastAsia"/>
          </w:rPr>
          <w:t>GEM</w:t>
        </w:r>
        <w:r w:rsidR="0098366C">
          <w:t>5</w:t>
        </w:r>
        <w:r w:rsidR="0098366C">
          <w:rPr>
            <w:rFonts w:hint="eastAsia"/>
          </w:rPr>
          <w:t>平台，实现了</w:t>
        </w:r>
      </w:ins>
      <w:del w:id="72" w:author="Xu Zichen" w:date="2022-04-04T21:27:00Z">
        <w:r w:rsidRPr="00A45500" w:rsidDel="0098366C">
          <w:rPr>
            <w:rFonts w:hint="eastAsia"/>
          </w:rPr>
          <w:delText>在</w:delText>
        </w:r>
        <w:r w:rsidRPr="00A45500" w:rsidDel="0098366C">
          <w:rPr>
            <w:rFonts w:hint="eastAsia"/>
          </w:rPr>
          <w:delText>Gem5</w:delText>
        </w:r>
        <w:r w:rsidRPr="00A45500" w:rsidDel="0098366C">
          <w:rPr>
            <w:rFonts w:hint="eastAsia"/>
          </w:rPr>
          <w:delText>全系统模拟器上仿真</w:delText>
        </w:r>
      </w:del>
      <w:r w:rsidRPr="00A45500">
        <w:rPr>
          <w:rFonts w:hint="eastAsia"/>
        </w:rPr>
        <w:t>RISC-V</w:t>
      </w:r>
      <w:ins w:id="73" w:author="Xu Zichen" w:date="2022-04-04T21:27:00Z">
        <w:r w:rsidR="0098366C">
          <w:rPr>
            <w:rFonts w:hint="eastAsia"/>
          </w:rPr>
          <w:t>指令集与程序重现方法</w:t>
        </w:r>
      </w:ins>
      <w:del w:id="74" w:author="Xu Zichen" w:date="2022-04-04T21:27:00Z">
        <w:r w:rsidRPr="00A45500" w:rsidDel="0098366C">
          <w:rPr>
            <w:rFonts w:hint="eastAsia"/>
          </w:rPr>
          <w:delText>硬件平台</w:delText>
        </w:r>
      </w:del>
      <w:ins w:id="75" w:author="Xu Zichen" w:date="2022-04-04T21:27:00Z">
        <w:r w:rsidR="0098366C">
          <w:rPr>
            <w:rFonts w:hint="eastAsia"/>
          </w:rPr>
          <w:t>重演</w:t>
        </w:r>
      </w:ins>
      <w:del w:id="76" w:author="Xu Zichen" w:date="2022-04-04T21:28:00Z">
        <w:r w:rsidRPr="00A45500" w:rsidDel="0098366C">
          <w:rPr>
            <w:rFonts w:hint="eastAsia"/>
          </w:rPr>
          <w:delText>，</w:delText>
        </w:r>
      </w:del>
      <w:ins w:id="77" w:author="Xu Zichen" w:date="2022-04-04T21:28:00Z">
        <w:r w:rsidR="0098366C">
          <w:rPr>
            <w:rFonts w:hint="eastAsia"/>
          </w:rPr>
          <w:t>。为了验证所提方法的有效性，</w:t>
        </w:r>
      </w:ins>
      <w:r w:rsidRPr="00A45500">
        <w:rPr>
          <w:rFonts w:hint="eastAsia"/>
        </w:rPr>
        <w:t>设计</w:t>
      </w:r>
      <w:del w:id="78" w:author="Xu Zichen" w:date="2022-04-04T21:28:00Z">
        <w:r w:rsidRPr="00A45500" w:rsidDel="0098366C">
          <w:rPr>
            <w:rFonts w:hint="eastAsia"/>
          </w:rPr>
          <w:delText>实验</w:delText>
        </w:r>
      </w:del>
      <w:ins w:id="79" w:author="Xu Zichen" w:date="2022-04-04T21:28:00Z">
        <w:r w:rsidR="0098366C">
          <w:rPr>
            <w:rFonts w:hint="eastAsia"/>
          </w:rPr>
          <w:t>并实现了一整套</w:t>
        </w:r>
      </w:ins>
      <w:del w:id="80" w:author="Xu Zichen" w:date="2022-04-04T21:28:00Z">
        <w:r w:rsidRPr="00A45500" w:rsidDel="0098366C">
          <w:rPr>
            <w:rFonts w:hint="eastAsia"/>
          </w:rPr>
          <w:delText>验证</w:delText>
        </w:r>
      </w:del>
      <w:r w:rsidRPr="00A45500">
        <w:rPr>
          <w:rFonts w:hint="eastAsia"/>
        </w:rPr>
        <w:t>容器化可重现</w:t>
      </w:r>
      <w:ins w:id="81" w:author="Xu Zichen" w:date="2022-04-04T21:29:00Z">
        <w:r w:rsidR="0098366C">
          <w:rPr>
            <w:rFonts w:hint="eastAsia"/>
          </w:rPr>
          <w:t>框架</w:t>
        </w:r>
      </w:ins>
      <w:del w:id="82" w:author="Xu Zichen" w:date="2022-04-04T21:28:00Z">
        <w:r w:rsidRPr="00A45500" w:rsidDel="0098366C">
          <w:rPr>
            <w:rFonts w:hint="eastAsia"/>
          </w:rPr>
          <w:delText>方案</w:delText>
        </w:r>
      </w:del>
      <w:r w:rsidRPr="00A45500">
        <w:rPr>
          <w:rFonts w:hint="eastAsia"/>
        </w:rPr>
        <w:t>的</w:t>
      </w:r>
      <w:del w:id="83" w:author="Xu Zichen" w:date="2022-04-04T21:29:00Z">
        <w:r w:rsidRPr="00A45500" w:rsidDel="008E27E0">
          <w:rPr>
            <w:rFonts w:hint="eastAsia"/>
          </w:rPr>
          <w:delText>可行性</w:delText>
        </w:r>
      </w:del>
      <w:ins w:id="84" w:author="Xu Zichen" w:date="2022-04-04T21:29:00Z">
        <w:r w:rsidR="008E27E0">
          <w:rPr>
            <w:rFonts w:hint="eastAsia"/>
          </w:rPr>
          <w:t>验证方</w:t>
        </w:r>
        <w:r w:rsidR="008E27E0">
          <w:rPr>
            <w:rFonts w:hint="eastAsia"/>
          </w:rPr>
          <w:lastRenderedPageBreak/>
          <w:t>法</w:t>
        </w:r>
      </w:ins>
      <w:r w:rsidRPr="00A45500">
        <w:rPr>
          <w:rFonts w:hint="eastAsia"/>
        </w:rPr>
        <w:t>，并</w:t>
      </w:r>
      <w:del w:id="85" w:author="Xu Zichen" w:date="2022-04-04T21:29:00Z">
        <w:r w:rsidRPr="00A45500" w:rsidDel="008E27E0">
          <w:rPr>
            <w:rFonts w:hint="eastAsia"/>
          </w:rPr>
          <w:delText>与</w:delText>
        </w:r>
      </w:del>
      <w:ins w:id="86" w:author="Xu Zichen" w:date="2022-04-04T21:29:00Z">
        <w:r w:rsidR="008E27E0">
          <w:rPr>
            <w:rFonts w:hint="eastAsia"/>
          </w:rPr>
          <w:t>通过与</w:t>
        </w:r>
      </w:ins>
      <w:r w:rsidRPr="00A45500">
        <w:rPr>
          <w:rFonts w:hint="eastAsia"/>
        </w:rPr>
        <w:t>现有的记录重放工具进行比较</w:t>
      </w:r>
      <w:del w:id="87" w:author="Xu Zichen" w:date="2022-04-04T21:29:00Z">
        <w:r w:rsidRPr="00A45500" w:rsidDel="008E27E0">
          <w:rPr>
            <w:rFonts w:hint="eastAsia"/>
          </w:rPr>
          <w:delText>。实验结果</w:delText>
        </w:r>
      </w:del>
      <w:r w:rsidRPr="00A45500">
        <w:rPr>
          <w:rFonts w:hint="eastAsia"/>
        </w:rPr>
        <w:t>表明，容器化可重现方案</w:t>
      </w:r>
      <w:r w:rsidR="002D58A6" w:rsidRPr="00A45500">
        <w:rPr>
          <w:rFonts w:hint="eastAsia"/>
        </w:rPr>
        <w:t>能够</w:t>
      </w:r>
      <w:commentRangeStart w:id="88"/>
      <w:r w:rsidR="005D406E" w:rsidRPr="00A45500">
        <w:rPr>
          <w:rFonts w:hint="eastAsia"/>
        </w:rPr>
        <w:t>实现更加通用的确定性，</w:t>
      </w:r>
      <w:r w:rsidR="009816A3" w:rsidRPr="00A45500">
        <w:rPr>
          <w:rFonts w:hint="eastAsia"/>
        </w:rPr>
        <w:t>同时</w:t>
      </w:r>
      <w:r w:rsidRPr="00A45500">
        <w:rPr>
          <w:rFonts w:hint="eastAsia"/>
        </w:rPr>
        <w:t>具有更小的额外性能开销。</w:t>
      </w:r>
      <w:commentRangeEnd w:id="88"/>
      <w:r w:rsidR="008E27E0">
        <w:rPr>
          <w:rStyle w:val="afff7"/>
        </w:rPr>
        <w:commentReference w:id="88"/>
      </w:r>
    </w:p>
    <w:p w14:paraId="523CD3A9" w14:textId="77777777" w:rsidR="004B7301" w:rsidRPr="00A45500" w:rsidRDefault="004B7301" w:rsidP="003E239F">
      <w:pPr>
        <w:ind w:firstLine="480"/>
      </w:pPr>
    </w:p>
    <w:p w14:paraId="0124213B" w14:textId="7796285B" w:rsidR="00D922D8" w:rsidRPr="00A45500" w:rsidRDefault="00D922D8" w:rsidP="006178E9">
      <w:pPr>
        <w:pStyle w:val="affb"/>
      </w:pPr>
      <w:r w:rsidRPr="00A45500">
        <w:rPr>
          <w:b/>
        </w:rPr>
        <w:t>关键词：</w:t>
      </w:r>
      <w:r w:rsidR="00B144D1" w:rsidRPr="00A45500">
        <w:rPr>
          <w:rFonts w:hint="eastAsia"/>
        </w:rPr>
        <w:t>RISC-V</w:t>
      </w:r>
      <w:r w:rsidR="00E33AAC" w:rsidRPr="00A45500">
        <w:rPr>
          <w:rFonts w:hint="eastAsia"/>
        </w:rPr>
        <w:t>，可重现性</w:t>
      </w:r>
      <w:r w:rsidR="00857524" w:rsidRPr="00A45500">
        <w:rPr>
          <w:rFonts w:hint="eastAsia"/>
        </w:rPr>
        <w:t>，确定性</w:t>
      </w:r>
      <w:r w:rsidR="00910C6C" w:rsidRPr="00A45500">
        <w:rPr>
          <w:rFonts w:hint="eastAsia"/>
        </w:rPr>
        <w:t>，容器</w:t>
      </w:r>
    </w:p>
    <w:p w14:paraId="621B73D4" w14:textId="77777777" w:rsidR="00D922D8" w:rsidRPr="00A45500" w:rsidRDefault="00D922D8">
      <w:pPr>
        <w:ind w:firstLineChars="149" w:firstLine="358"/>
      </w:pPr>
    </w:p>
    <w:p w14:paraId="0DD0D54E" w14:textId="77777777" w:rsidR="00D922D8" w:rsidRPr="00A45500" w:rsidRDefault="00D922D8">
      <w:pPr>
        <w:spacing w:before="480" w:after="360"/>
        <w:ind w:firstLine="643"/>
        <w:jc w:val="center"/>
        <w:rPr>
          <w:b/>
          <w:bCs/>
          <w:sz w:val="32"/>
          <w:szCs w:val="32"/>
        </w:rPr>
        <w:sectPr w:rsidR="00D922D8" w:rsidRPr="00A45500">
          <w:headerReference w:type="even" r:id="rId20"/>
          <w:headerReference w:type="default" r:id="rId21"/>
          <w:footerReference w:type="even" r:id="rId22"/>
          <w:footerReference w:type="default" r:id="rId23"/>
          <w:headerReference w:type="first" r:id="rId24"/>
          <w:footerReference w:type="first" r:id="rId25"/>
          <w:pgSz w:w="11906" w:h="16838"/>
          <w:pgMar w:top="2155" w:right="1814" w:bottom="2155" w:left="1814" w:header="1701" w:footer="1701" w:gutter="0"/>
          <w:pgNumType w:fmt="upperRoman"/>
          <w:cols w:space="720"/>
          <w:docGrid w:type="lines" w:linePitch="312"/>
        </w:sectPr>
      </w:pPr>
    </w:p>
    <w:p w14:paraId="1F93C7D0" w14:textId="77777777" w:rsidR="00D922D8" w:rsidRPr="00A45500" w:rsidRDefault="00D922D8" w:rsidP="004710E5">
      <w:pPr>
        <w:pStyle w:val="affd"/>
      </w:pPr>
      <w:r w:rsidRPr="00A45500">
        <w:lastRenderedPageBreak/>
        <w:t>ABSTRACT</w:t>
      </w:r>
    </w:p>
    <w:p w14:paraId="2AB66E17" w14:textId="77777777" w:rsidR="00D354C5" w:rsidRPr="00A45500" w:rsidRDefault="00D354C5" w:rsidP="00D354C5">
      <w:pPr>
        <w:pStyle w:val="aff9"/>
        <w:ind w:firstLine="480"/>
      </w:pPr>
      <w:r w:rsidRPr="00A45500">
        <w:t>Reproducibility technology reproduces concurrent errors in programs by means of Record and Replay and Deterministic Execution, and has important research significance and practical value in program debugging and other fields. With the increasing improvement of the software and hardware ecology of the emerging RISC-V instruction architecture, providing reproducibility of program execution on new hardware has become an urgent problem to be solved. However, the existing work has high extra overhead and poor portability, and cannot fully meet the requirements of reproducibility. In view of the above problems, this paper fully analyzes the previous reproducibility research work, and designs and implements a containerized reproducible method based on RISC-V architecture. The specific work is as follows:</w:t>
      </w:r>
    </w:p>
    <w:p w14:paraId="33AA35E8" w14:textId="77777777" w:rsidR="00D354C5" w:rsidRPr="00A45500" w:rsidRDefault="00D354C5" w:rsidP="00D354C5">
      <w:pPr>
        <w:pStyle w:val="aff9"/>
        <w:ind w:firstLine="480"/>
      </w:pPr>
      <w:r w:rsidRPr="00A45500">
        <w:t>First, research the existing record playback and deterministic execution technologies, explore their limitations, analyze the sources of uncertainty in the execution of user processes, and investigate and analyze the current research status of related issues at home and abroad.</w:t>
      </w:r>
    </w:p>
    <w:p w14:paraId="23E2DF0C" w14:textId="77777777" w:rsidR="00D354C5" w:rsidRPr="00A45500" w:rsidRDefault="00D354C5" w:rsidP="00D354C5">
      <w:pPr>
        <w:pStyle w:val="aff9"/>
        <w:ind w:firstLine="480"/>
      </w:pPr>
      <w:r w:rsidRPr="00A45500">
        <w:t>Secondly, a deterministic execution method of user process is proposed in combination with some advanced technologies in recording and replaying, deterministic execution and so on. The method finds and intercepts uncertain system calls by tracing the process, uses LXC container to provide a deterministic execution environment for the process, optimizes the memory access competition and thread scheduling mechanism of multi-threaded programs, and ensures the deterministic execution of user processes. Compared with the previous method of recording and playback, the additional performance penalty is reduced.</w:t>
      </w:r>
    </w:p>
    <w:p w14:paraId="51939A10" w14:textId="77777777" w:rsidR="00D354C5" w:rsidRPr="00A45500" w:rsidRDefault="00D354C5" w:rsidP="00D354C5">
      <w:pPr>
        <w:pStyle w:val="aff9"/>
        <w:ind w:firstLine="480"/>
      </w:pPr>
      <w:r w:rsidRPr="00A45500">
        <w:t xml:space="preserve">Then, using the container technology, the deployment and optimization of the deterministic execution method of the user process is realized under the RISC-V architecture. Use Docker to encapsulate the deterministic abstraction, implement a two-layer container nested with LXC, eliminate the impact of the underlying micro-architecture on portability, and isolate the uncertain impact from the file system; inside the container, use dynamic binary translation The technique replaces CPU instructions </w:t>
      </w:r>
      <w:r w:rsidRPr="00A45500">
        <w:lastRenderedPageBreak/>
        <w:t>that are non-deterministic during user process execution. The containerized reproducible solution avoids modification of programs and operating system kernels, reduces deployment and maintenance costs, and better ensures the determinism of user processes.</w:t>
      </w:r>
    </w:p>
    <w:p w14:paraId="5B582FD0" w14:textId="268A3553" w:rsidR="00D922D8" w:rsidRPr="00A45500" w:rsidRDefault="00D354C5" w:rsidP="00D354C5">
      <w:pPr>
        <w:pStyle w:val="aff9"/>
        <w:ind w:firstLine="480"/>
      </w:pPr>
      <w:r w:rsidRPr="00A45500">
        <w:t>Finally, the RISC-V hardware platform is simulated on the Gem5 full-system simulator, and experiments are designed to verify the feasibility of the containerized reproducible scheme, and compare with the existing recording and playback tools. Experimental results show that the containerized reproducible scheme can achieve more general determinism with less additional performance overhead.</w:t>
      </w:r>
    </w:p>
    <w:p w14:paraId="030C5DD4" w14:textId="77777777" w:rsidR="00D922D8" w:rsidRPr="00A45500" w:rsidRDefault="00D922D8">
      <w:pPr>
        <w:ind w:firstLine="482"/>
        <w:rPr>
          <w:b/>
          <w:bCs/>
        </w:rPr>
      </w:pPr>
    </w:p>
    <w:p w14:paraId="0C7846BD" w14:textId="05CC22F6" w:rsidR="00D922D8" w:rsidRPr="00A45500" w:rsidRDefault="00D922D8">
      <w:pPr>
        <w:pStyle w:val="21"/>
        <w:spacing w:line="360" w:lineRule="auto"/>
        <w:ind w:left="1438" w:hangingChars="597" w:hanging="1438"/>
      </w:pPr>
      <w:r w:rsidRPr="00A45500">
        <w:rPr>
          <w:b/>
          <w:bCs/>
        </w:rPr>
        <w:t>Key Words:</w:t>
      </w:r>
      <w:r w:rsidRPr="00A45500">
        <w:t xml:space="preserve"> </w:t>
      </w:r>
      <w:r w:rsidR="00A314CC" w:rsidRPr="00A45500">
        <w:t xml:space="preserve">RISC-V, </w:t>
      </w:r>
      <w:r w:rsidR="00B84CDB" w:rsidRPr="00A45500">
        <w:t>Reproducibility</w:t>
      </w:r>
      <w:r w:rsidR="00D0161B" w:rsidRPr="00A45500">
        <w:t>, Determinism</w:t>
      </w:r>
      <w:r w:rsidR="00341F83" w:rsidRPr="00A45500">
        <w:t>,</w:t>
      </w:r>
      <w:r w:rsidR="00EE383E" w:rsidRPr="00A45500">
        <w:t xml:space="preserve"> Container</w:t>
      </w:r>
    </w:p>
    <w:p w14:paraId="7D3E8764" w14:textId="77777777" w:rsidR="00D922D8" w:rsidRPr="00A45500" w:rsidRDefault="00D922D8">
      <w:pPr>
        <w:pStyle w:val="21"/>
        <w:spacing w:line="360" w:lineRule="auto"/>
        <w:ind w:left="1433" w:hangingChars="597" w:hanging="1433"/>
      </w:pPr>
    </w:p>
    <w:p w14:paraId="62DD0A24" w14:textId="77777777" w:rsidR="00D922D8" w:rsidRPr="00A45500" w:rsidRDefault="00D922D8">
      <w:pPr>
        <w:pStyle w:val="21"/>
        <w:spacing w:line="360" w:lineRule="auto"/>
        <w:ind w:left="1433" w:hangingChars="597" w:hanging="1433"/>
      </w:pPr>
    </w:p>
    <w:p w14:paraId="54DAFDB0" w14:textId="77777777" w:rsidR="00D922D8" w:rsidRPr="00A45500" w:rsidRDefault="00D922D8">
      <w:pPr>
        <w:pStyle w:val="21"/>
        <w:spacing w:line="360" w:lineRule="auto"/>
        <w:ind w:left="1433" w:hangingChars="597" w:hanging="1433"/>
      </w:pPr>
    </w:p>
    <w:p w14:paraId="70433761" w14:textId="77777777" w:rsidR="00D922D8" w:rsidRPr="00A45500" w:rsidRDefault="00D922D8">
      <w:pPr>
        <w:pStyle w:val="21"/>
        <w:spacing w:line="360" w:lineRule="auto"/>
        <w:ind w:left="1433" w:hangingChars="597" w:hanging="1433"/>
      </w:pPr>
    </w:p>
    <w:p w14:paraId="5DB07A66" w14:textId="77777777" w:rsidR="00D922D8" w:rsidRPr="00A45500" w:rsidRDefault="00D922D8">
      <w:pPr>
        <w:pStyle w:val="21"/>
        <w:spacing w:line="360" w:lineRule="auto"/>
        <w:ind w:left="1433" w:hangingChars="597" w:hanging="1433"/>
      </w:pPr>
    </w:p>
    <w:p w14:paraId="56548620" w14:textId="77777777" w:rsidR="00D922D8" w:rsidRPr="00A45500" w:rsidRDefault="00D922D8">
      <w:pPr>
        <w:pStyle w:val="21"/>
        <w:spacing w:line="360" w:lineRule="auto"/>
        <w:ind w:left="1433" w:hangingChars="597" w:hanging="1433"/>
      </w:pPr>
    </w:p>
    <w:p w14:paraId="03AA691F" w14:textId="77777777" w:rsidR="00D922D8" w:rsidRPr="00A45500" w:rsidRDefault="00D922D8">
      <w:pPr>
        <w:pStyle w:val="21"/>
        <w:spacing w:line="360" w:lineRule="auto"/>
        <w:ind w:left="1433" w:hangingChars="597" w:hanging="1433"/>
      </w:pPr>
    </w:p>
    <w:p w14:paraId="3B8F8887" w14:textId="77777777" w:rsidR="00D922D8" w:rsidRPr="00A45500" w:rsidRDefault="00D922D8">
      <w:pPr>
        <w:pStyle w:val="21"/>
        <w:spacing w:line="360" w:lineRule="auto"/>
        <w:ind w:left="1433" w:hangingChars="597" w:hanging="1433"/>
      </w:pPr>
    </w:p>
    <w:p w14:paraId="0C757AB6" w14:textId="77777777" w:rsidR="00D922D8" w:rsidRPr="00A45500" w:rsidRDefault="00D922D8">
      <w:pPr>
        <w:pStyle w:val="21"/>
        <w:spacing w:line="360" w:lineRule="auto"/>
        <w:ind w:left="1433" w:hangingChars="597" w:hanging="1433"/>
      </w:pPr>
    </w:p>
    <w:p w14:paraId="11F15F87" w14:textId="77777777" w:rsidR="00D922D8" w:rsidRPr="00A45500" w:rsidRDefault="00D922D8">
      <w:pPr>
        <w:pStyle w:val="21"/>
        <w:spacing w:line="360" w:lineRule="auto"/>
        <w:ind w:left="1433" w:hangingChars="597" w:hanging="1433"/>
      </w:pPr>
    </w:p>
    <w:p w14:paraId="73EA757D" w14:textId="77777777" w:rsidR="00D922D8" w:rsidRPr="00A45500" w:rsidRDefault="00D922D8">
      <w:pPr>
        <w:ind w:left="1417" w:hangingChars="588" w:hanging="1417"/>
        <w:rPr>
          <w:rFonts w:eastAsia="SimHei"/>
          <w:b/>
          <w:bCs/>
        </w:rPr>
        <w:sectPr w:rsidR="00D922D8" w:rsidRPr="00A45500">
          <w:headerReference w:type="default" r:id="rId26"/>
          <w:pgSz w:w="11906" w:h="16838"/>
          <w:pgMar w:top="2155" w:right="1814" w:bottom="2155" w:left="1814" w:header="1701" w:footer="1701" w:gutter="0"/>
          <w:pgNumType w:fmt="upperRoman"/>
          <w:cols w:space="720"/>
          <w:docGrid w:type="linesAndChars" w:linePitch="312"/>
        </w:sectPr>
      </w:pPr>
    </w:p>
    <w:p w14:paraId="04AA2623" w14:textId="77777777" w:rsidR="00D922D8" w:rsidRPr="00A45500" w:rsidRDefault="00D922D8" w:rsidP="009920BC">
      <w:pPr>
        <w:pStyle w:val="affd"/>
      </w:pPr>
      <w:r w:rsidRPr="00A45500">
        <w:lastRenderedPageBreak/>
        <w:t>目</w:t>
      </w:r>
      <w:r w:rsidRPr="00A45500">
        <w:t xml:space="preserve">  </w:t>
      </w:r>
      <w:r w:rsidRPr="00A45500">
        <w:t>录</w:t>
      </w:r>
    </w:p>
    <w:p w14:paraId="0C0E4432" w14:textId="34578071" w:rsidR="00EA578C" w:rsidRPr="00A45500" w:rsidRDefault="007E55BD">
      <w:pPr>
        <w:pStyle w:val="TOC1"/>
        <w:tabs>
          <w:tab w:val="right" w:leader="dot" w:pos="8268"/>
        </w:tabs>
        <w:rPr>
          <w:rFonts w:asciiTheme="minorHAnsi" w:eastAsiaTheme="minorEastAsia" w:hAnsiTheme="minorHAnsi" w:cstheme="minorBidi"/>
          <w:noProof/>
          <w:sz w:val="21"/>
          <w:szCs w:val="22"/>
        </w:rPr>
      </w:pPr>
      <w:r w:rsidRPr="00A45500">
        <w:rPr>
          <w:sz w:val="28"/>
        </w:rPr>
        <w:fldChar w:fldCharType="begin"/>
      </w:r>
      <w:r w:rsidRPr="00A45500">
        <w:rPr>
          <w:sz w:val="28"/>
        </w:rPr>
        <w:instrText xml:space="preserve"> TOC \o "1-3" \h \z \u </w:instrText>
      </w:r>
      <w:r w:rsidRPr="00A45500">
        <w:rPr>
          <w:sz w:val="28"/>
        </w:rPr>
        <w:fldChar w:fldCharType="separate"/>
      </w:r>
      <w:hyperlink w:anchor="_Toc99905731" w:history="1">
        <w:r w:rsidR="00EA578C" w:rsidRPr="00A45500">
          <w:rPr>
            <w:rStyle w:val="a5"/>
            <w:noProof/>
            <w:color w:val="auto"/>
          </w:rPr>
          <w:t>第</w:t>
        </w:r>
        <w:r w:rsidR="00EA578C" w:rsidRPr="00A45500">
          <w:rPr>
            <w:rStyle w:val="a5"/>
            <w:noProof/>
            <w:color w:val="auto"/>
          </w:rPr>
          <w:t>1</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引言</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_Toc99905731 \h </w:instrText>
        </w:r>
        <w:r w:rsidR="00EA578C" w:rsidRPr="00A45500">
          <w:rPr>
            <w:noProof/>
            <w:webHidden/>
          </w:rPr>
        </w:r>
        <w:r w:rsidR="00EA578C" w:rsidRPr="00A45500">
          <w:rPr>
            <w:noProof/>
            <w:webHidden/>
          </w:rPr>
          <w:fldChar w:fldCharType="separate"/>
        </w:r>
        <w:r w:rsidR="00EA578C" w:rsidRPr="00A45500">
          <w:rPr>
            <w:noProof/>
            <w:webHidden/>
          </w:rPr>
          <w:t>1</w:t>
        </w:r>
        <w:r w:rsidR="00EA578C" w:rsidRPr="00A45500">
          <w:rPr>
            <w:noProof/>
            <w:webHidden/>
          </w:rPr>
          <w:fldChar w:fldCharType="end"/>
        </w:r>
      </w:hyperlink>
    </w:p>
    <w:p w14:paraId="1A5AE3D8" w14:textId="50F411B6" w:rsidR="00EA578C" w:rsidRPr="00A45500" w:rsidRDefault="00697192">
      <w:pPr>
        <w:pStyle w:val="TOC2"/>
        <w:ind w:left="480"/>
        <w:rPr>
          <w:rFonts w:asciiTheme="minorHAnsi" w:eastAsiaTheme="minorEastAsia" w:hAnsiTheme="minorHAnsi" w:cstheme="minorBidi"/>
          <w:noProof/>
          <w:sz w:val="21"/>
          <w:szCs w:val="22"/>
        </w:rPr>
      </w:pPr>
      <w:hyperlink w:anchor="_Toc99905732" w:history="1">
        <w:r w:rsidR="00EA578C" w:rsidRPr="00A45500">
          <w:rPr>
            <w:rStyle w:val="a5"/>
            <w:noProof/>
            <w:color w:val="auto"/>
          </w:rPr>
          <w:t xml:space="preserve">1.1 </w:t>
        </w:r>
        <w:r w:rsidR="00EA578C" w:rsidRPr="00A45500">
          <w:rPr>
            <w:rStyle w:val="a5"/>
            <w:noProof/>
            <w:color w:val="auto"/>
          </w:rPr>
          <w:t>研究背景与意义</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_Toc99905732 \h </w:instrText>
        </w:r>
        <w:r w:rsidR="00EA578C" w:rsidRPr="00A45500">
          <w:rPr>
            <w:noProof/>
            <w:webHidden/>
          </w:rPr>
        </w:r>
        <w:r w:rsidR="00EA578C" w:rsidRPr="00A45500">
          <w:rPr>
            <w:noProof/>
            <w:webHidden/>
          </w:rPr>
          <w:fldChar w:fldCharType="separate"/>
        </w:r>
        <w:r w:rsidR="00EA578C" w:rsidRPr="00A45500">
          <w:rPr>
            <w:noProof/>
            <w:webHidden/>
          </w:rPr>
          <w:t>1</w:t>
        </w:r>
        <w:r w:rsidR="00EA578C" w:rsidRPr="00A45500">
          <w:rPr>
            <w:noProof/>
            <w:webHidden/>
          </w:rPr>
          <w:fldChar w:fldCharType="end"/>
        </w:r>
      </w:hyperlink>
    </w:p>
    <w:p w14:paraId="2BE3995B" w14:textId="7E3F17BF" w:rsidR="00EA578C" w:rsidRPr="00A45500" w:rsidRDefault="00697192">
      <w:pPr>
        <w:pStyle w:val="TOC2"/>
        <w:ind w:left="480"/>
        <w:rPr>
          <w:rFonts w:asciiTheme="minorHAnsi" w:eastAsiaTheme="minorEastAsia" w:hAnsiTheme="minorHAnsi" w:cstheme="minorBidi"/>
          <w:noProof/>
          <w:sz w:val="21"/>
          <w:szCs w:val="22"/>
        </w:rPr>
      </w:pPr>
      <w:hyperlink w:anchor="_Toc99905733" w:history="1">
        <w:r w:rsidR="00EA578C" w:rsidRPr="00A45500">
          <w:rPr>
            <w:rStyle w:val="a5"/>
            <w:noProof/>
            <w:color w:val="auto"/>
          </w:rPr>
          <w:t xml:space="preserve">1.2 </w:t>
        </w:r>
        <w:r w:rsidR="00EA578C" w:rsidRPr="00A45500">
          <w:rPr>
            <w:rStyle w:val="a5"/>
            <w:noProof/>
            <w:color w:val="auto"/>
          </w:rPr>
          <w:t>国内外研究现状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_Toc99905733 \h </w:instrText>
        </w:r>
        <w:r w:rsidR="00EA578C" w:rsidRPr="00A45500">
          <w:rPr>
            <w:noProof/>
            <w:webHidden/>
          </w:rPr>
        </w:r>
        <w:r w:rsidR="00EA578C" w:rsidRPr="00A45500">
          <w:rPr>
            <w:noProof/>
            <w:webHidden/>
          </w:rPr>
          <w:fldChar w:fldCharType="separate"/>
        </w:r>
        <w:r w:rsidR="00EA578C" w:rsidRPr="00A45500">
          <w:rPr>
            <w:noProof/>
            <w:webHidden/>
          </w:rPr>
          <w:t>2</w:t>
        </w:r>
        <w:r w:rsidR="00EA578C" w:rsidRPr="00A45500">
          <w:rPr>
            <w:noProof/>
            <w:webHidden/>
          </w:rPr>
          <w:fldChar w:fldCharType="end"/>
        </w:r>
      </w:hyperlink>
    </w:p>
    <w:p w14:paraId="557F0143" w14:textId="7B80EC75"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34" w:history="1">
        <w:r w:rsidR="00EA578C" w:rsidRPr="00A45500">
          <w:rPr>
            <w:rStyle w:val="a5"/>
            <w:noProof/>
            <w:color w:val="auto"/>
          </w:rPr>
          <w:t>1.2.1 RISC-V</w:t>
        </w:r>
        <w:r w:rsidR="00EA578C" w:rsidRPr="00A45500">
          <w:rPr>
            <w:rStyle w:val="a5"/>
            <w:noProof/>
            <w:color w:val="auto"/>
          </w:rPr>
          <w:t>指令集研究现状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_Toc99905734 \h </w:instrText>
        </w:r>
        <w:r w:rsidR="00EA578C" w:rsidRPr="00A45500">
          <w:rPr>
            <w:noProof/>
            <w:webHidden/>
          </w:rPr>
        </w:r>
        <w:r w:rsidR="00EA578C" w:rsidRPr="00A45500">
          <w:rPr>
            <w:noProof/>
            <w:webHidden/>
          </w:rPr>
          <w:fldChar w:fldCharType="separate"/>
        </w:r>
        <w:r w:rsidR="00EA578C" w:rsidRPr="00A45500">
          <w:rPr>
            <w:noProof/>
            <w:webHidden/>
          </w:rPr>
          <w:t>3</w:t>
        </w:r>
        <w:r w:rsidR="00EA578C" w:rsidRPr="00A45500">
          <w:rPr>
            <w:noProof/>
            <w:webHidden/>
          </w:rPr>
          <w:fldChar w:fldCharType="end"/>
        </w:r>
      </w:hyperlink>
    </w:p>
    <w:p w14:paraId="046052F1" w14:textId="0D34ABE1"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35" w:history="1">
        <w:r w:rsidR="00EA578C" w:rsidRPr="00A45500">
          <w:rPr>
            <w:rStyle w:val="a5"/>
            <w:noProof/>
            <w:color w:val="auto"/>
          </w:rPr>
          <w:t xml:space="preserve">1.2.2 </w:t>
        </w:r>
        <w:r w:rsidR="00EA578C" w:rsidRPr="00A45500">
          <w:rPr>
            <w:rStyle w:val="a5"/>
            <w:noProof/>
            <w:color w:val="auto"/>
          </w:rPr>
          <w:t>基于记录重放的可重现性研究现状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_Toc99905735 \h </w:instrText>
        </w:r>
        <w:r w:rsidR="00EA578C" w:rsidRPr="00A45500">
          <w:rPr>
            <w:noProof/>
            <w:webHidden/>
          </w:rPr>
        </w:r>
        <w:r w:rsidR="00EA578C" w:rsidRPr="00A45500">
          <w:rPr>
            <w:noProof/>
            <w:webHidden/>
          </w:rPr>
          <w:fldChar w:fldCharType="separate"/>
        </w:r>
        <w:r w:rsidR="00EA578C" w:rsidRPr="00A45500">
          <w:rPr>
            <w:noProof/>
            <w:webHidden/>
          </w:rPr>
          <w:t>3</w:t>
        </w:r>
        <w:r w:rsidR="00EA578C" w:rsidRPr="00A45500">
          <w:rPr>
            <w:noProof/>
            <w:webHidden/>
          </w:rPr>
          <w:fldChar w:fldCharType="end"/>
        </w:r>
      </w:hyperlink>
    </w:p>
    <w:p w14:paraId="7E5A94BB" w14:textId="76D9F198"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36" w:history="1">
        <w:r w:rsidR="00EA578C" w:rsidRPr="00A45500">
          <w:rPr>
            <w:rStyle w:val="a5"/>
            <w:noProof/>
            <w:color w:val="auto"/>
          </w:rPr>
          <w:t xml:space="preserve">1.2.3 </w:t>
        </w:r>
        <w:r w:rsidR="00EA578C" w:rsidRPr="00A45500">
          <w:rPr>
            <w:rStyle w:val="a5"/>
            <w:noProof/>
            <w:color w:val="auto"/>
          </w:rPr>
          <w:t>基于确定性执行的可重现性研究现状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_Toc99905736 \h </w:instrText>
        </w:r>
        <w:r w:rsidR="00EA578C" w:rsidRPr="00A45500">
          <w:rPr>
            <w:noProof/>
            <w:webHidden/>
          </w:rPr>
        </w:r>
        <w:r w:rsidR="00EA578C" w:rsidRPr="00A45500">
          <w:rPr>
            <w:noProof/>
            <w:webHidden/>
          </w:rPr>
          <w:fldChar w:fldCharType="separate"/>
        </w:r>
        <w:r w:rsidR="00EA578C" w:rsidRPr="00A45500">
          <w:rPr>
            <w:noProof/>
            <w:webHidden/>
          </w:rPr>
          <w:t>5</w:t>
        </w:r>
        <w:r w:rsidR="00EA578C" w:rsidRPr="00A45500">
          <w:rPr>
            <w:noProof/>
            <w:webHidden/>
          </w:rPr>
          <w:fldChar w:fldCharType="end"/>
        </w:r>
      </w:hyperlink>
    </w:p>
    <w:p w14:paraId="7408B813" w14:textId="73E90FEA"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37" w:history="1">
        <w:r w:rsidR="00EA578C" w:rsidRPr="00A45500">
          <w:rPr>
            <w:rStyle w:val="a5"/>
            <w:noProof/>
            <w:color w:val="auto"/>
          </w:rPr>
          <w:t xml:space="preserve">1.2.4 </w:t>
        </w:r>
        <w:r w:rsidR="00EA578C" w:rsidRPr="00A45500">
          <w:rPr>
            <w:rStyle w:val="a5"/>
            <w:noProof/>
            <w:color w:val="auto"/>
          </w:rPr>
          <w:t>基于虚拟机和容器的可重现性研究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_Toc99905737 \h </w:instrText>
        </w:r>
        <w:r w:rsidR="00EA578C" w:rsidRPr="00A45500">
          <w:rPr>
            <w:noProof/>
            <w:webHidden/>
          </w:rPr>
        </w:r>
        <w:r w:rsidR="00EA578C" w:rsidRPr="00A45500">
          <w:rPr>
            <w:noProof/>
            <w:webHidden/>
          </w:rPr>
          <w:fldChar w:fldCharType="separate"/>
        </w:r>
        <w:r w:rsidR="00EA578C" w:rsidRPr="00A45500">
          <w:rPr>
            <w:noProof/>
            <w:webHidden/>
          </w:rPr>
          <w:t>6</w:t>
        </w:r>
        <w:r w:rsidR="00EA578C" w:rsidRPr="00A45500">
          <w:rPr>
            <w:noProof/>
            <w:webHidden/>
          </w:rPr>
          <w:fldChar w:fldCharType="end"/>
        </w:r>
      </w:hyperlink>
    </w:p>
    <w:p w14:paraId="0D8AB1B5" w14:textId="147FC6DF" w:rsidR="00EA578C" w:rsidRPr="00A45500" w:rsidRDefault="00697192">
      <w:pPr>
        <w:pStyle w:val="TOC2"/>
        <w:ind w:left="480"/>
        <w:rPr>
          <w:rFonts w:asciiTheme="minorHAnsi" w:eastAsiaTheme="minorEastAsia" w:hAnsiTheme="minorHAnsi" w:cstheme="minorBidi"/>
          <w:noProof/>
          <w:sz w:val="21"/>
          <w:szCs w:val="22"/>
        </w:rPr>
      </w:pPr>
      <w:hyperlink w:anchor="_Toc99905738" w:history="1">
        <w:r w:rsidR="00EA578C" w:rsidRPr="00A45500">
          <w:rPr>
            <w:rStyle w:val="a5"/>
            <w:noProof/>
            <w:color w:val="auto"/>
          </w:rPr>
          <w:t xml:space="preserve">1.3 </w:t>
        </w:r>
        <w:r w:rsidR="00EA578C" w:rsidRPr="00A45500">
          <w:rPr>
            <w:rStyle w:val="a5"/>
            <w:noProof/>
            <w:color w:val="auto"/>
          </w:rPr>
          <w:t>主要研究内容</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_Toc99905738 \h </w:instrText>
        </w:r>
        <w:r w:rsidR="00EA578C" w:rsidRPr="00A45500">
          <w:rPr>
            <w:noProof/>
            <w:webHidden/>
          </w:rPr>
        </w:r>
        <w:r w:rsidR="00EA578C" w:rsidRPr="00A45500">
          <w:rPr>
            <w:noProof/>
            <w:webHidden/>
          </w:rPr>
          <w:fldChar w:fldCharType="separate"/>
        </w:r>
        <w:r w:rsidR="00EA578C" w:rsidRPr="00A45500">
          <w:rPr>
            <w:noProof/>
            <w:webHidden/>
          </w:rPr>
          <w:t>7</w:t>
        </w:r>
        <w:r w:rsidR="00EA578C" w:rsidRPr="00A45500">
          <w:rPr>
            <w:noProof/>
            <w:webHidden/>
          </w:rPr>
          <w:fldChar w:fldCharType="end"/>
        </w:r>
      </w:hyperlink>
    </w:p>
    <w:p w14:paraId="1CD02986" w14:textId="59F12653" w:rsidR="00EA578C" w:rsidRPr="00A45500" w:rsidRDefault="00697192">
      <w:pPr>
        <w:pStyle w:val="TOC2"/>
        <w:ind w:left="480"/>
        <w:rPr>
          <w:rFonts w:asciiTheme="minorHAnsi" w:eastAsiaTheme="minorEastAsia" w:hAnsiTheme="minorHAnsi" w:cstheme="minorBidi"/>
          <w:noProof/>
          <w:sz w:val="21"/>
          <w:szCs w:val="22"/>
        </w:rPr>
      </w:pPr>
      <w:hyperlink w:anchor="_Toc99905739" w:history="1">
        <w:r w:rsidR="00EA578C" w:rsidRPr="00A45500">
          <w:rPr>
            <w:rStyle w:val="a5"/>
            <w:noProof/>
            <w:color w:val="auto"/>
          </w:rPr>
          <w:t xml:space="preserve">1.4 </w:t>
        </w:r>
        <w:r w:rsidR="00EA578C" w:rsidRPr="00A45500">
          <w:rPr>
            <w:rStyle w:val="a5"/>
            <w:noProof/>
            <w:color w:val="auto"/>
          </w:rPr>
          <w:t>组织结构</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_Toc99905739 \h </w:instrText>
        </w:r>
        <w:r w:rsidR="00EA578C" w:rsidRPr="00A45500">
          <w:rPr>
            <w:noProof/>
            <w:webHidden/>
          </w:rPr>
        </w:r>
        <w:r w:rsidR="00EA578C" w:rsidRPr="00A45500">
          <w:rPr>
            <w:noProof/>
            <w:webHidden/>
          </w:rPr>
          <w:fldChar w:fldCharType="separate"/>
        </w:r>
        <w:r w:rsidR="00EA578C" w:rsidRPr="00A45500">
          <w:rPr>
            <w:noProof/>
            <w:webHidden/>
          </w:rPr>
          <w:t>9</w:t>
        </w:r>
        <w:r w:rsidR="00EA578C" w:rsidRPr="00A45500">
          <w:rPr>
            <w:noProof/>
            <w:webHidden/>
          </w:rPr>
          <w:fldChar w:fldCharType="end"/>
        </w:r>
      </w:hyperlink>
    </w:p>
    <w:p w14:paraId="78D5B911" w14:textId="6A643932" w:rsidR="00EA578C" w:rsidRPr="00A45500" w:rsidRDefault="00697192">
      <w:pPr>
        <w:pStyle w:val="TOC1"/>
        <w:tabs>
          <w:tab w:val="right" w:leader="dot" w:pos="8268"/>
        </w:tabs>
        <w:rPr>
          <w:rFonts w:asciiTheme="minorHAnsi" w:eastAsiaTheme="minorEastAsia" w:hAnsiTheme="minorHAnsi" w:cstheme="minorBidi"/>
          <w:noProof/>
          <w:sz w:val="21"/>
          <w:szCs w:val="22"/>
        </w:rPr>
      </w:pPr>
      <w:hyperlink w:anchor="_Toc99905740" w:history="1">
        <w:r w:rsidR="00EA578C" w:rsidRPr="00A45500">
          <w:rPr>
            <w:rStyle w:val="a5"/>
            <w:noProof/>
            <w:color w:val="auto"/>
          </w:rPr>
          <w:t>第</w:t>
        </w:r>
        <w:r w:rsidR="00EA578C" w:rsidRPr="00A45500">
          <w:rPr>
            <w:rStyle w:val="a5"/>
            <w:noProof/>
            <w:color w:val="auto"/>
          </w:rPr>
          <w:t>2</w:t>
        </w:r>
        <w:r w:rsidR="00EA578C" w:rsidRPr="00A45500">
          <w:rPr>
            <w:rStyle w:val="a5"/>
            <w:noProof/>
            <w:color w:val="auto"/>
          </w:rPr>
          <w:t>章</w:t>
        </w:r>
        <w:r w:rsidR="00EA578C" w:rsidRPr="00A45500">
          <w:rPr>
            <w:rStyle w:val="a5"/>
            <w:noProof/>
            <w:color w:val="auto"/>
          </w:rPr>
          <w:t xml:space="preserve"> RISC-V</w:t>
        </w:r>
        <w:r w:rsidR="00EA578C" w:rsidRPr="00A45500">
          <w:rPr>
            <w:rStyle w:val="a5"/>
            <w:noProof/>
            <w:color w:val="auto"/>
          </w:rPr>
          <w:t>指令集与可重现性研究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_Toc99905740 \h </w:instrText>
        </w:r>
        <w:r w:rsidR="00EA578C" w:rsidRPr="00A45500">
          <w:rPr>
            <w:noProof/>
            <w:webHidden/>
          </w:rPr>
        </w:r>
        <w:r w:rsidR="00EA578C" w:rsidRPr="00A45500">
          <w:rPr>
            <w:noProof/>
            <w:webHidden/>
          </w:rPr>
          <w:fldChar w:fldCharType="separate"/>
        </w:r>
        <w:r w:rsidR="00EA578C" w:rsidRPr="00A45500">
          <w:rPr>
            <w:noProof/>
            <w:webHidden/>
          </w:rPr>
          <w:t>10</w:t>
        </w:r>
        <w:r w:rsidR="00EA578C" w:rsidRPr="00A45500">
          <w:rPr>
            <w:noProof/>
            <w:webHidden/>
          </w:rPr>
          <w:fldChar w:fldCharType="end"/>
        </w:r>
      </w:hyperlink>
    </w:p>
    <w:p w14:paraId="3A29B4A4" w14:textId="241B5525" w:rsidR="00EA578C" w:rsidRPr="00A45500" w:rsidRDefault="00697192">
      <w:pPr>
        <w:pStyle w:val="TOC2"/>
        <w:ind w:left="480"/>
        <w:rPr>
          <w:rFonts w:asciiTheme="minorHAnsi" w:eastAsiaTheme="minorEastAsia" w:hAnsiTheme="minorHAnsi" w:cstheme="minorBidi"/>
          <w:noProof/>
          <w:sz w:val="21"/>
          <w:szCs w:val="22"/>
        </w:rPr>
      </w:pPr>
      <w:hyperlink w:anchor="_Toc99905741" w:history="1">
        <w:r w:rsidR="00EA578C" w:rsidRPr="00A45500">
          <w:rPr>
            <w:rStyle w:val="a5"/>
            <w:noProof/>
            <w:color w:val="auto"/>
          </w:rPr>
          <w:t>2.1 RISC-V</w:t>
        </w:r>
        <w:r w:rsidR="00EA578C" w:rsidRPr="00A45500">
          <w:rPr>
            <w:rStyle w:val="a5"/>
            <w:noProof/>
            <w:color w:val="auto"/>
          </w:rPr>
          <w:t>指令架构</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_Toc99905741 \h </w:instrText>
        </w:r>
        <w:r w:rsidR="00EA578C" w:rsidRPr="00A45500">
          <w:rPr>
            <w:noProof/>
            <w:webHidden/>
          </w:rPr>
        </w:r>
        <w:r w:rsidR="00EA578C" w:rsidRPr="00A45500">
          <w:rPr>
            <w:noProof/>
            <w:webHidden/>
          </w:rPr>
          <w:fldChar w:fldCharType="separate"/>
        </w:r>
        <w:r w:rsidR="00EA578C" w:rsidRPr="00A45500">
          <w:rPr>
            <w:noProof/>
            <w:webHidden/>
          </w:rPr>
          <w:t>10</w:t>
        </w:r>
        <w:r w:rsidR="00EA578C" w:rsidRPr="00A45500">
          <w:rPr>
            <w:noProof/>
            <w:webHidden/>
          </w:rPr>
          <w:fldChar w:fldCharType="end"/>
        </w:r>
      </w:hyperlink>
    </w:p>
    <w:p w14:paraId="6D03CDF8" w14:textId="1DA7B7AF"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42" w:history="1">
        <w:r w:rsidR="00EA578C" w:rsidRPr="00A45500">
          <w:rPr>
            <w:rStyle w:val="a5"/>
            <w:noProof/>
            <w:color w:val="auto"/>
          </w:rPr>
          <w:t>2.1.1 RISC-V</w:t>
        </w:r>
        <w:r w:rsidR="00EA578C" w:rsidRPr="00A45500">
          <w:rPr>
            <w:rStyle w:val="a5"/>
            <w:noProof/>
            <w:color w:val="auto"/>
          </w:rPr>
          <w:t>基础指令集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_Toc99905742 \h </w:instrText>
        </w:r>
        <w:r w:rsidR="00EA578C" w:rsidRPr="00A45500">
          <w:rPr>
            <w:noProof/>
            <w:webHidden/>
          </w:rPr>
        </w:r>
        <w:r w:rsidR="00EA578C" w:rsidRPr="00A45500">
          <w:rPr>
            <w:noProof/>
            <w:webHidden/>
          </w:rPr>
          <w:fldChar w:fldCharType="separate"/>
        </w:r>
        <w:r w:rsidR="00EA578C" w:rsidRPr="00A45500">
          <w:rPr>
            <w:noProof/>
            <w:webHidden/>
          </w:rPr>
          <w:t>11</w:t>
        </w:r>
        <w:r w:rsidR="00EA578C" w:rsidRPr="00A45500">
          <w:rPr>
            <w:noProof/>
            <w:webHidden/>
          </w:rPr>
          <w:fldChar w:fldCharType="end"/>
        </w:r>
      </w:hyperlink>
    </w:p>
    <w:p w14:paraId="46018D7E" w14:textId="111003CE"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43" w:history="1">
        <w:r w:rsidR="00EA578C" w:rsidRPr="00A45500">
          <w:rPr>
            <w:rStyle w:val="a5"/>
            <w:noProof/>
            <w:color w:val="auto"/>
          </w:rPr>
          <w:t>2.1.2 RISC-V</w:t>
        </w:r>
        <w:r w:rsidR="00EA578C" w:rsidRPr="00A45500">
          <w:rPr>
            <w:rStyle w:val="a5"/>
            <w:noProof/>
            <w:color w:val="auto"/>
          </w:rPr>
          <w:t>扩展指令集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_Toc99905743 \h </w:instrText>
        </w:r>
        <w:r w:rsidR="00EA578C" w:rsidRPr="00A45500">
          <w:rPr>
            <w:noProof/>
            <w:webHidden/>
          </w:rPr>
        </w:r>
        <w:r w:rsidR="00EA578C" w:rsidRPr="00A45500">
          <w:rPr>
            <w:noProof/>
            <w:webHidden/>
          </w:rPr>
          <w:fldChar w:fldCharType="separate"/>
        </w:r>
        <w:r w:rsidR="00EA578C" w:rsidRPr="00A45500">
          <w:rPr>
            <w:noProof/>
            <w:webHidden/>
          </w:rPr>
          <w:t>13</w:t>
        </w:r>
        <w:r w:rsidR="00EA578C" w:rsidRPr="00A45500">
          <w:rPr>
            <w:noProof/>
            <w:webHidden/>
          </w:rPr>
          <w:fldChar w:fldCharType="end"/>
        </w:r>
      </w:hyperlink>
    </w:p>
    <w:p w14:paraId="449DF1EA" w14:textId="12233764"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44" w:history="1">
        <w:r w:rsidR="00EA578C" w:rsidRPr="00A45500">
          <w:rPr>
            <w:rStyle w:val="a5"/>
            <w:noProof/>
            <w:color w:val="auto"/>
          </w:rPr>
          <w:t>2.1.3 RV32/64</w:t>
        </w:r>
        <w:r w:rsidR="00EA578C" w:rsidRPr="00A45500">
          <w:rPr>
            <w:rStyle w:val="a5"/>
            <w:noProof/>
            <w:color w:val="auto"/>
          </w:rPr>
          <w:t>特权架构</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_Toc99905744 \h </w:instrText>
        </w:r>
        <w:r w:rsidR="00EA578C" w:rsidRPr="00A45500">
          <w:rPr>
            <w:noProof/>
            <w:webHidden/>
          </w:rPr>
        </w:r>
        <w:r w:rsidR="00EA578C" w:rsidRPr="00A45500">
          <w:rPr>
            <w:noProof/>
            <w:webHidden/>
          </w:rPr>
          <w:fldChar w:fldCharType="separate"/>
        </w:r>
        <w:r w:rsidR="00EA578C" w:rsidRPr="00A45500">
          <w:rPr>
            <w:noProof/>
            <w:webHidden/>
          </w:rPr>
          <w:t>14</w:t>
        </w:r>
        <w:r w:rsidR="00EA578C" w:rsidRPr="00A45500">
          <w:rPr>
            <w:noProof/>
            <w:webHidden/>
          </w:rPr>
          <w:fldChar w:fldCharType="end"/>
        </w:r>
      </w:hyperlink>
    </w:p>
    <w:p w14:paraId="7A56815C" w14:textId="20AFFC13" w:rsidR="00EA578C" w:rsidRPr="00A45500" w:rsidRDefault="00697192">
      <w:pPr>
        <w:pStyle w:val="TOC2"/>
        <w:ind w:left="480"/>
        <w:rPr>
          <w:rFonts w:asciiTheme="minorHAnsi" w:eastAsiaTheme="minorEastAsia" w:hAnsiTheme="minorHAnsi" w:cstheme="minorBidi"/>
          <w:noProof/>
          <w:sz w:val="21"/>
          <w:szCs w:val="22"/>
        </w:rPr>
      </w:pPr>
      <w:hyperlink w:anchor="_Toc99905745" w:history="1">
        <w:r w:rsidR="00EA578C" w:rsidRPr="00A45500">
          <w:rPr>
            <w:rStyle w:val="a5"/>
            <w:noProof/>
            <w:color w:val="auto"/>
          </w:rPr>
          <w:t xml:space="preserve">2.2 </w:t>
        </w:r>
        <w:r w:rsidR="00EA578C" w:rsidRPr="00A45500">
          <w:rPr>
            <w:rStyle w:val="a5"/>
            <w:noProof/>
            <w:color w:val="auto"/>
          </w:rPr>
          <w:t>可重现性技术</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_Toc99905745 \h </w:instrText>
        </w:r>
        <w:r w:rsidR="00EA578C" w:rsidRPr="00A45500">
          <w:rPr>
            <w:noProof/>
            <w:webHidden/>
          </w:rPr>
        </w:r>
        <w:r w:rsidR="00EA578C" w:rsidRPr="00A45500">
          <w:rPr>
            <w:noProof/>
            <w:webHidden/>
          </w:rPr>
          <w:fldChar w:fldCharType="separate"/>
        </w:r>
        <w:r w:rsidR="00EA578C" w:rsidRPr="00A45500">
          <w:rPr>
            <w:noProof/>
            <w:webHidden/>
          </w:rPr>
          <w:t>16</w:t>
        </w:r>
        <w:r w:rsidR="00EA578C" w:rsidRPr="00A45500">
          <w:rPr>
            <w:noProof/>
            <w:webHidden/>
          </w:rPr>
          <w:fldChar w:fldCharType="end"/>
        </w:r>
      </w:hyperlink>
    </w:p>
    <w:p w14:paraId="63ADA114" w14:textId="24B14DD6"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46" w:history="1">
        <w:r w:rsidR="00EA578C" w:rsidRPr="00A45500">
          <w:rPr>
            <w:rStyle w:val="a5"/>
            <w:noProof/>
            <w:color w:val="auto"/>
          </w:rPr>
          <w:t xml:space="preserve">2.2.1 </w:t>
        </w:r>
        <w:r w:rsidR="00EA578C" w:rsidRPr="00A45500">
          <w:rPr>
            <w:rStyle w:val="a5"/>
            <w:noProof/>
            <w:color w:val="auto"/>
          </w:rPr>
          <w:t>不确定因素来源</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_Toc99905746 \h </w:instrText>
        </w:r>
        <w:r w:rsidR="00EA578C" w:rsidRPr="00A45500">
          <w:rPr>
            <w:noProof/>
            <w:webHidden/>
          </w:rPr>
        </w:r>
        <w:r w:rsidR="00EA578C" w:rsidRPr="00A45500">
          <w:rPr>
            <w:noProof/>
            <w:webHidden/>
          </w:rPr>
          <w:fldChar w:fldCharType="separate"/>
        </w:r>
        <w:r w:rsidR="00EA578C" w:rsidRPr="00A45500">
          <w:rPr>
            <w:noProof/>
            <w:webHidden/>
          </w:rPr>
          <w:t>18</w:t>
        </w:r>
        <w:r w:rsidR="00EA578C" w:rsidRPr="00A45500">
          <w:rPr>
            <w:noProof/>
            <w:webHidden/>
          </w:rPr>
          <w:fldChar w:fldCharType="end"/>
        </w:r>
      </w:hyperlink>
    </w:p>
    <w:p w14:paraId="17096372" w14:textId="457967B6"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47" w:history="1">
        <w:r w:rsidR="00EA578C" w:rsidRPr="00A45500">
          <w:rPr>
            <w:rStyle w:val="a5"/>
            <w:noProof/>
            <w:color w:val="auto"/>
          </w:rPr>
          <w:t xml:space="preserve">2.2.2 </w:t>
        </w:r>
        <w:r w:rsidR="00EA578C" w:rsidRPr="00A45500">
          <w:rPr>
            <w:rStyle w:val="a5"/>
            <w:noProof/>
            <w:color w:val="auto"/>
          </w:rPr>
          <w:t>追踪进程系统调用</w:t>
        </w:r>
        <w:r w:rsidR="00EA578C" w:rsidRPr="00A45500">
          <w:rPr>
            <w:rStyle w:val="a5"/>
            <w:noProof/>
            <w:color w:val="auto"/>
          </w:rPr>
          <w:t>ptrace</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_Toc99905747 \h </w:instrText>
        </w:r>
        <w:r w:rsidR="00EA578C" w:rsidRPr="00A45500">
          <w:rPr>
            <w:noProof/>
            <w:webHidden/>
          </w:rPr>
        </w:r>
        <w:r w:rsidR="00EA578C" w:rsidRPr="00A45500">
          <w:rPr>
            <w:noProof/>
            <w:webHidden/>
          </w:rPr>
          <w:fldChar w:fldCharType="separate"/>
        </w:r>
        <w:r w:rsidR="00EA578C" w:rsidRPr="00A45500">
          <w:rPr>
            <w:noProof/>
            <w:webHidden/>
          </w:rPr>
          <w:t>19</w:t>
        </w:r>
        <w:r w:rsidR="00EA578C" w:rsidRPr="00A45500">
          <w:rPr>
            <w:noProof/>
            <w:webHidden/>
          </w:rPr>
          <w:fldChar w:fldCharType="end"/>
        </w:r>
      </w:hyperlink>
    </w:p>
    <w:p w14:paraId="5E38C475" w14:textId="2887440A"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48" w:history="1">
        <w:r w:rsidR="00EA578C" w:rsidRPr="00A45500">
          <w:rPr>
            <w:rStyle w:val="a5"/>
            <w:noProof/>
            <w:color w:val="auto"/>
          </w:rPr>
          <w:t xml:space="preserve">2.2.3 </w:t>
        </w:r>
        <w:r w:rsidR="00EA578C" w:rsidRPr="00A45500">
          <w:rPr>
            <w:rStyle w:val="a5"/>
            <w:noProof/>
            <w:color w:val="auto"/>
          </w:rPr>
          <w:t>容器化技术</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_Toc99905748 \h </w:instrText>
        </w:r>
        <w:r w:rsidR="00EA578C" w:rsidRPr="00A45500">
          <w:rPr>
            <w:noProof/>
            <w:webHidden/>
          </w:rPr>
        </w:r>
        <w:r w:rsidR="00EA578C" w:rsidRPr="00A45500">
          <w:rPr>
            <w:noProof/>
            <w:webHidden/>
          </w:rPr>
          <w:fldChar w:fldCharType="separate"/>
        </w:r>
        <w:r w:rsidR="00EA578C" w:rsidRPr="00A45500">
          <w:rPr>
            <w:noProof/>
            <w:webHidden/>
          </w:rPr>
          <w:t>20</w:t>
        </w:r>
        <w:r w:rsidR="00EA578C" w:rsidRPr="00A45500">
          <w:rPr>
            <w:noProof/>
            <w:webHidden/>
          </w:rPr>
          <w:fldChar w:fldCharType="end"/>
        </w:r>
      </w:hyperlink>
    </w:p>
    <w:p w14:paraId="42D5B79C" w14:textId="078C361B" w:rsidR="00EA578C" w:rsidRPr="00A45500" w:rsidRDefault="00697192">
      <w:pPr>
        <w:pStyle w:val="TOC2"/>
        <w:ind w:left="480"/>
        <w:rPr>
          <w:rFonts w:asciiTheme="minorHAnsi" w:eastAsiaTheme="minorEastAsia" w:hAnsiTheme="minorHAnsi" w:cstheme="minorBidi"/>
          <w:noProof/>
          <w:sz w:val="21"/>
          <w:szCs w:val="22"/>
        </w:rPr>
      </w:pPr>
      <w:hyperlink w:anchor="_Toc99905749" w:history="1">
        <w:r w:rsidR="00EA578C" w:rsidRPr="00A45500">
          <w:rPr>
            <w:rStyle w:val="a5"/>
            <w:noProof/>
            <w:color w:val="auto"/>
          </w:rPr>
          <w:t xml:space="preserve">2.3 </w:t>
        </w:r>
        <w:r w:rsidR="00EA578C" w:rsidRPr="00A45500">
          <w:rPr>
            <w:rStyle w:val="a5"/>
            <w:noProof/>
            <w:color w:val="auto"/>
          </w:rPr>
          <w:t>本章小结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_Toc99905749 \h </w:instrText>
        </w:r>
        <w:r w:rsidR="00EA578C" w:rsidRPr="00A45500">
          <w:rPr>
            <w:noProof/>
            <w:webHidden/>
          </w:rPr>
        </w:r>
        <w:r w:rsidR="00EA578C" w:rsidRPr="00A45500">
          <w:rPr>
            <w:noProof/>
            <w:webHidden/>
          </w:rPr>
          <w:fldChar w:fldCharType="separate"/>
        </w:r>
        <w:r w:rsidR="00EA578C" w:rsidRPr="00A45500">
          <w:rPr>
            <w:noProof/>
            <w:webHidden/>
          </w:rPr>
          <w:t>21</w:t>
        </w:r>
        <w:r w:rsidR="00EA578C" w:rsidRPr="00A45500">
          <w:rPr>
            <w:noProof/>
            <w:webHidden/>
          </w:rPr>
          <w:fldChar w:fldCharType="end"/>
        </w:r>
      </w:hyperlink>
    </w:p>
    <w:p w14:paraId="1BF1C639" w14:textId="6CC7E9FE" w:rsidR="00EA578C" w:rsidRPr="00A45500" w:rsidRDefault="00697192">
      <w:pPr>
        <w:pStyle w:val="TOC1"/>
        <w:tabs>
          <w:tab w:val="right" w:leader="dot" w:pos="8268"/>
        </w:tabs>
        <w:rPr>
          <w:rFonts w:asciiTheme="minorHAnsi" w:eastAsiaTheme="minorEastAsia" w:hAnsiTheme="minorHAnsi" w:cstheme="minorBidi"/>
          <w:noProof/>
          <w:sz w:val="21"/>
          <w:szCs w:val="22"/>
        </w:rPr>
      </w:pPr>
      <w:hyperlink w:anchor="_Toc99905750" w:history="1">
        <w:r w:rsidR="00EA578C" w:rsidRPr="00A45500">
          <w:rPr>
            <w:rStyle w:val="a5"/>
            <w:noProof/>
            <w:color w:val="auto"/>
          </w:rPr>
          <w:t>第</w:t>
        </w:r>
        <w:r w:rsidR="00EA578C" w:rsidRPr="00A45500">
          <w:rPr>
            <w:rStyle w:val="a5"/>
            <w:noProof/>
            <w:color w:val="auto"/>
          </w:rPr>
          <w:t>3</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容器化可重现方法设计与实现</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_Toc99905750 \h </w:instrText>
        </w:r>
        <w:r w:rsidR="00EA578C" w:rsidRPr="00A45500">
          <w:rPr>
            <w:noProof/>
            <w:webHidden/>
          </w:rPr>
        </w:r>
        <w:r w:rsidR="00EA578C" w:rsidRPr="00A45500">
          <w:rPr>
            <w:noProof/>
            <w:webHidden/>
          </w:rPr>
          <w:fldChar w:fldCharType="separate"/>
        </w:r>
        <w:r w:rsidR="00EA578C" w:rsidRPr="00A45500">
          <w:rPr>
            <w:noProof/>
            <w:webHidden/>
          </w:rPr>
          <w:t>22</w:t>
        </w:r>
        <w:r w:rsidR="00EA578C" w:rsidRPr="00A45500">
          <w:rPr>
            <w:noProof/>
            <w:webHidden/>
          </w:rPr>
          <w:fldChar w:fldCharType="end"/>
        </w:r>
      </w:hyperlink>
    </w:p>
    <w:p w14:paraId="254E376D" w14:textId="64DE0634" w:rsidR="00EA578C" w:rsidRPr="00A45500" w:rsidRDefault="00697192">
      <w:pPr>
        <w:pStyle w:val="TOC2"/>
        <w:ind w:left="480"/>
        <w:rPr>
          <w:rFonts w:asciiTheme="minorHAnsi" w:eastAsiaTheme="minorEastAsia" w:hAnsiTheme="minorHAnsi" w:cstheme="minorBidi"/>
          <w:noProof/>
          <w:sz w:val="21"/>
          <w:szCs w:val="22"/>
        </w:rPr>
      </w:pPr>
      <w:hyperlink w:anchor="_Toc99905751" w:history="1">
        <w:r w:rsidR="00EA578C" w:rsidRPr="00A45500">
          <w:rPr>
            <w:rStyle w:val="a5"/>
            <w:noProof/>
            <w:color w:val="auto"/>
          </w:rPr>
          <w:t xml:space="preserve">3.1 </w:t>
        </w:r>
        <w:r w:rsidR="00EA578C" w:rsidRPr="00A45500">
          <w:rPr>
            <w:rStyle w:val="a5"/>
            <w:noProof/>
            <w:color w:val="auto"/>
          </w:rPr>
          <w:t>可重现方法设计</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_Toc99905751 \h </w:instrText>
        </w:r>
        <w:r w:rsidR="00EA578C" w:rsidRPr="00A45500">
          <w:rPr>
            <w:noProof/>
            <w:webHidden/>
          </w:rPr>
        </w:r>
        <w:r w:rsidR="00EA578C" w:rsidRPr="00A45500">
          <w:rPr>
            <w:noProof/>
            <w:webHidden/>
          </w:rPr>
          <w:fldChar w:fldCharType="separate"/>
        </w:r>
        <w:r w:rsidR="00EA578C" w:rsidRPr="00A45500">
          <w:rPr>
            <w:noProof/>
            <w:webHidden/>
          </w:rPr>
          <w:t>22</w:t>
        </w:r>
        <w:r w:rsidR="00EA578C" w:rsidRPr="00A45500">
          <w:rPr>
            <w:noProof/>
            <w:webHidden/>
          </w:rPr>
          <w:fldChar w:fldCharType="end"/>
        </w:r>
      </w:hyperlink>
    </w:p>
    <w:p w14:paraId="44B10559" w14:textId="02CCB405"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52" w:history="1">
        <w:r w:rsidR="00EA578C" w:rsidRPr="00A45500">
          <w:rPr>
            <w:rStyle w:val="a5"/>
            <w:noProof/>
            <w:color w:val="auto"/>
          </w:rPr>
          <w:t xml:space="preserve">3.1.1 </w:t>
        </w:r>
        <w:r w:rsidR="00EA578C" w:rsidRPr="00A45500">
          <w:rPr>
            <w:rStyle w:val="a5"/>
            <w:noProof/>
            <w:color w:val="auto"/>
          </w:rPr>
          <w:t>数据竞争</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_Toc99905752 \h </w:instrText>
        </w:r>
        <w:r w:rsidR="00EA578C" w:rsidRPr="00A45500">
          <w:rPr>
            <w:noProof/>
            <w:webHidden/>
          </w:rPr>
        </w:r>
        <w:r w:rsidR="00EA578C" w:rsidRPr="00A45500">
          <w:rPr>
            <w:noProof/>
            <w:webHidden/>
          </w:rPr>
          <w:fldChar w:fldCharType="separate"/>
        </w:r>
        <w:r w:rsidR="00EA578C" w:rsidRPr="00A45500">
          <w:rPr>
            <w:noProof/>
            <w:webHidden/>
          </w:rPr>
          <w:t>23</w:t>
        </w:r>
        <w:r w:rsidR="00EA578C" w:rsidRPr="00A45500">
          <w:rPr>
            <w:noProof/>
            <w:webHidden/>
          </w:rPr>
          <w:fldChar w:fldCharType="end"/>
        </w:r>
      </w:hyperlink>
    </w:p>
    <w:p w14:paraId="5626FC60" w14:textId="7DACDF91"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53" w:history="1">
        <w:r w:rsidR="00EA578C" w:rsidRPr="00A45500">
          <w:rPr>
            <w:rStyle w:val="a5"/>
            <w:noProof/>
            <w:color w:val="auto"/>
          </w:rPr>
          <w:t xml:space="preserve">3.2.2 </w:t>
        </w:r>
        <w:r w:rsidR="00EA578C" w:rsidRPr="00A45500">
          <w:rPr>
            <w:rStyle w:val="a5"/>
            <w:noProof/>
            <w:color w:val="auto"/>
          </w:rPr>
          <w:t>系统调用</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_Toc99905753 \h </w:instrText>
        </w:r>
        <w:r w:rsidR="00EA578C" w:rsidRPr="00A45500">
          <w:rPr>
            <w:noProof/>
            <w:webHidden/>
          </w:rPr>
        </w:r>
        <w:r w:rsidR="00EA578C" w:rsidRPr="00A45500">
          <w:rPr>
            <w:noProof/>
            <w:webHidden/>
          </w:rPr>
          <w:fldChar w:fldCharType="separate"/>
        </w:r>
        <w:r w:rsidR="00EA578C" w:rsidRPr="00A45500">
          <w:rPr>
            <w:noProof/>
            <w:webHidden/>
          </w:rPr>
          <w:t>23</w:t>
        </w:r>
        <w:r w:rsidR="00EA578C" w:rsidRPr="00A45500">
          <w:rPr>
            <w:noProof/>
            <w:webHidden/>
          </w:rPr>
          <w:fldChar w:fldCharType="end"/>
        </w:r>
      </w:hyperlink>
    </w:p>
    <w:p w14:paraId="30ACCEEF" w14:textId="0A0FF0FA"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54" w:history="1">
        <w:r w:rsidR="00EA578C" w:rsidRPr="00A45500">
          <w:rPr>
            <w:rStyle w:val="a5"/>
            <w:noProof/>
            <w:color w:val="auto"/>
          </w:rPr>
          <w:t xml:space="preserve">3.2.3 </w:t>
        </w:r>
        <w:r w:rsidR="00EA578C" w:rsidRPr="00A45500">
          <w:rPr>
            <w:rStyle w:val="a5"/>
            <w:noProof/>
            <w:color w:val="auto"/>
          </w:rPr>
          <w:t>信号</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_Toc99905754 \h </w:instrText>
        </w:r>
        <w:r w:rsidR="00EA578C" w:rsidRPr="00A45500">
          <w:rPr>
            <w:noProof/>
            <w:webHidden/>
          </w:rPr>
        </w:r>
        <w:r w:rsidR="00EA578C" w:rsidRPr="00A45500">
          <w:rPr>
            <w:noProof/>
            <w:webHidden/>
          </w:rPr>
          <w:fldChar w:fldCharType="separate"/>
        </w:r>
        <w:r w:rsidR="00EA578C" w:rsidRPr="00A45500">
          <w:rPr>
            <w:noProof/>
            <w:webHidden/>
          </w:rPr>
          <w:t>25</w:t>
        </w:r>
        <w:r w:rsidR="00EA578C" w:rsidRPr="00A45500">
          <w:rPr>
            <w:noProof/>
            <w:webHidden/>
          </w:rPr>
          <w:fldChar w:fldCharType="end"/>
        </w:r>
      </w:hyperlink>
    </w:p>
    <w:p w14:paraId="708B7B6A" w14:textId="0887205D"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55" w:history="1">
        <w:r w:rsidR="00EA578C" w:rsidRPr="00A45500">
          <w:rPr>
            <w:rStyle w:val="a5"/>
            <w:noProof/>
            <w:color w:val="auto"/>
          </w:rPr>
          <w:t xml:space="preserve">3.2.4 </w:t>
        </w:r>
        <w:r w:rsidR="00EA578C" w:rsidRPr="00A45500">
          <w:rPr>
            <w:rStyle w:val="a5"/>
            <w:noProof/>
            <w:color w:val="auto"/>
          </w:rPr>
          <w:t>共享内存</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_Toc99905755 \h </w:instrText>
        </w:r>
        <w:r w:rsidR="00EA578C" w:rsidRPr="00A45500">
          <w:rPr>
            <w:noProof/>
            <w:webHidden/>
          </w:rPr>
        </w:r>
        <w:r w:rsidR="00EA578C" w:rsidRPr="00A45500">
          <w:rPr>
            <w:noProof/>
            <w:webHidden/>
          </w:rPr>
          <w:fldChar w:fldCharType="separate"/>
        </w:r>
        <w:r w:rsidR="00EA578C" w:rsidRPr="00A45500">
          <w:rPr>
            <w:noProof/>
            <w:webHidden/>
          </w:rPr>
          <w:t>25</w:t>
        </w:r>
        <w:r w:rsidR="00EA578C" w:rsidRPr="00A45500">
          <w:rPr>
            <w:noProof/>
            <w:webHidden/>
          </w:rPr>
          <w:fldChar w:fldCharType="end"/>
        </w:r>
      </w:hyperlink>
    </w:p>
    <w:p w14:paraId="320A947C" w14:textId="3BBC4D4F" w:rsidR="00EA578C" w:rsidRPr="00A45500" w:rsidRDefault="00697192">
      <w:pPr>
        <w:pStyle w:val="TOC2"/>
        <w:ind w:left="480"/>
        <w:rPr>
          <w:rFonts w:asciiTheme="minorHAnsi" w:eastAsiaTheme="minorEastAsia" w:hAnsiTheme="minorHAnsi" w:cstheme="minorBidi"/>
          <w:noProof/>
          <w:sz w:val="21"/>
          <w:szCs w:val="22"/>
        </w:rPr>
      </w:pPr>
      <w:hyperlink w:anchor="_Toc99905756" w:history="1">
        <w:r w:rsidR="00EA578C" w:rsidRPr="00A45500">
          <w:rPr>
            <w:rStyle w:val="a5"/>
            <w:noProof/>
            <w:color w:val="auto"/>
          </w:rPr>
          <w:t xml:space="preserve">3.2 </w:t>
        </w:r>
        <w:r w:rsidR="00EA578C" w:rsidRPr="00A45500">
          <w:rPr>
            <w:rStyle w:val="a5"/>
            <w:noProof/>
            <w:color w:val="auto"/>
          </w:rPr>
          <w:t>系统调用拦截优化</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_Toc99905756 \h </w:instrText>
        </w:r>
        <w:r w:rsidR="00EA578C" w:rsidRPr="00A45500">
          <w:rPr>
            <w:noProof/>
            <w:webHidden/>
          </w:rPr>
        </w:r>
        <w:r w:rsidR="00EA578C" w:rsidRPr="00A45500">
          <w:rPr>
            <w:noProof/>
            <w:webHidden/>
          </w:rPr>
          <w:fldChar w:fldCharType="separate"/>
        </w:r>
        <w:r w:rsidR="00EA578C" w:rsidRPr="00A45500">
          <w:rPr>
            <w:noProof/>
            <w:webHidden/>
          </w:rPr>
          <w:t>26</w:t>
        </w:r>
        <w:r w:rsidR="00EA578C" w:rsidRPr="00A45500">
          <w:rPr>
            <w:noProof/>
            <w:webHidden/>
          </w:rPr>
          <w:fldChar w:fldCharType="end"/>
        </w:r>
      </w:hyperlink>
    </w:p>
    <w:p w14:paraId="5AEF2001" w14:textId="147B8C22"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57" w:history="1">
        <w:r w:rsidR="00EA578C" w:rsidRPr="00A45500">
          <w:rPr>
            <w:rStyle w:val="a5"/>
            <w:noProof/>
            <w:color w:val="auto"/>
          </w:rPr>
          <w:t xml:space="preserve">3.2.1 </w:t>
        </w:r>
        <w:r w:rsidR="00EA578C" w:rsidRPr="00A45500">
          <w:rPr>
            <w:rStyle w:val="a5"/>
            <w:noProof/>
            <w:color w:val="auto"/>
          </w:rPr>
          <w:t>拦截系统调用库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_Toc99905757 \h </w:instrText>
        </w:r>
        <w:r w:rsidR="00EA578C" w:rsidRPr="00A45500">
          <w:rPr>
            <w:noProof/>
            <w:webHidden/>
          </w:rPr>
        </w:r>
        <w:r w:rsidR="00EA578C" w:rsidRPr="00A45500">
          <w:rPr>
            <w:noProof/>
            <w:webHidden/>
          </w:rPr>
          <w:fldChar w:fldCharType="separate"/>
        </w:r>
        <w:r w:rsidR="00EA578C" w:rsidRPr="00A45500">
          <w:rPr>
            <w:noProof/>
            <w:webHidden/>
          </w:rPr>
          <w:t>26</w:t>
        </w:r>
        <w:r w:rsidR="00EA578C" w:rsidRPr="00A45500">
          <w:rPr>
            <w:noProof/>
            <w:webHidden/>
          </w:rPr>
          <w:fldChar w:fldCharType="end"/>
        </w:r>
      </w:hyperlink>
    </w:p>
    <w:p w14:paraId="22ABA0BB" w14:textId="4686450B"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58" w:history="1">
        <w:r w:rsidR="00EA578C" w:rsidRPr="00A45500">
          <w:rPr>
            <w:rStyle w:val="a5"/>
            <w:noProof/>
            <w:color w:val="auto"/>
          </w:rPr>
          <w:t xml:space="preserve">3.2.2 </w:t>
        </w:r>
        <w:r w:rsidR="00EA578C" w:rsidRPr="00A45500">
          <w:rPr>
            <w:rStyle w:val="a5"/>
            <w:noProof/>
            <w:color w:val="auto"/>
          </w:rPr>
          <w:t>选择性拦截</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_Toc99905758 \h </w:instrText>
        </w:r>
        <w:r w:rsidR="00EA578C" w:rsidRPr="00A45500">
          <w:rPr>
            <w:noProof/>
            <w:webHidden/>
          </w:rPr>
        </w:r>
        <w:r w:rsidR="00EA578C" w:rsidRPr="00A45500">
          <w:rPr>
            <w:noProof/>
            <w:webHidden/>
          </w:rPr>
          <w:fldChar w:fldCharType="separate"/>
        </w:r>
        <w:r w:rsidR="00EA578C" w:rsidRPr="00A45500">
          <w:rPr>
            <w:noProof/>
            <w:webHidden/>
          </w:rPr>
          <w:t>27</w:t>
        </w:r>
        <w:r w:rsidR="00EA578C" w:rsidRPr="00A45500">
          <w:rPr>
            <w:noProof/>
            <w:webHidden/>
          </w:rPr>
          <w:fldChar w:fldCharType="end"/>
        </w:r>
      </w:hyperlink>
    </w:p>
    <w:p w14:paraId="2D41DBA9" w14:textId="0CAA7650"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59" w:history="1">
        <w:r w:rsidR="00EA578C" w:rsidRPr="00A45500">
          <w:rPr>
            <w:rStyle w:val="a5"/>
            <w:noProof/>
            <w:color w:val="auto"/>
          </w:rPr>
          <w:t xml:space="preserve">3.2.3 </w:t>
        </w:r>
        <w:r w:rsidR="00EA578C" w:rsidRPr="00A45500">
          <w:rPr>
            <w:rStyle w:val="a5"/>
            <w:noProof/>
            <w:color w:val="auto"/>
          </w:rPr>
          <w:t>检查系统调用阻塞</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_Toc99905759 \h </w:instrText>
        </w:r>
        <w:r w:rsidR="00EA578C" w:rsidRPr="00A45500">
          <w:rPr>
            <w:noProof/>
            <w:webHidden/>
          </w:rPr>
        </w:r>
        <w:r w:rsidR="00EA578C" w:rsidRPr="00A45500">
          <w:rPr>
            <w:noProof/>
            <w:webHidden/>
          </w:rPr>
          <w:fldChar w:fldCharType="separate"/>
        </w:r>
        <w:r w:rsidR="00EA578C" w:rsidRPr="00A45500">
          <w:rPr>
            <w:noProof/>
            <w:webHidden/>
          </w:rPr>
          <w:t>28</w:t>
        </w:r>
        <w:r w:rsidR="00EA578C" w:rsidRPr="00A45500">
          <w:rPr>
            <w:noProof/>
            <w:webHidden/>
          </w:rPr>
          <w:fldChar w:fldCharType="end"/>
        </w:r>
      </w:hyperlink>
    </w:p>
    <w:p w14:paraId="52949EF0" w14:textId="24023E42" w:rsidR="00EA578C" w:rsidRPr="00A45500" w:rsidRDefault="00697192">
      <w:pPr>
        <w:pStyle w:val="TOC2"/>
        <w:ind w:left="480"/>
        <w:rPr>
          <w:rFonts w:asciiTheme="minorHAnsi" w:eastAsiaTheme="minorEastAsia" w:hAnsiTheme="minorHAnsi" w:cstheme="minorBidi"/>
          <w:noProof/>
          <w:sz w:val="21"/>
          <w:szCs w:val="22"/>
        </w:rPr>
      </w:pPr>
      <w:hyperlink w:anchor="_Toc99905760" w:history="1">
        <w:r w:rsidR="00EA578C" w:rsidRPr="00A45500">
          <w:rPr>
            <w:rStyle w:val="a5"/>
            <w:noProof/>
            <w:color w:val="auto"/>
          </w:rPr>
          <w:t>3.3</w:t>
        </w:r>
        <w:r w:rsidR="00EA578C" w:rsidRPr="00A45500">
          <w:rPr>
            <w:rStyle w:val="a5"/>
            <w:noProof/>
            <w:color w:val="auto"/>
          </w:rPr>
          <w:t>容器化设计</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_Toc99905760 \h </w:instrText>
        </w:r>
        <w:r w:rsidR="00EA578C" w:rsidRPr="00A45500">
          <w:rPr>
            <w:noProof/>
            <w:webHidden/>
          </w:rPr>
        </w:r>
        <w:r w:rsidR="00EA578C" w:rsidRPr="00A45500">
          <w:rPr>
            <w:noProof/>
            <w:webHidden/>
          </w:rPr>
          <w:fldChar w:fldCharType="separate"/>
        </w:r>
        <w:r w:rsidR="00EA578C" w:rsidRPr="00A45500">
          <w:rPr>
            <w:noProof/>
            <w:webHidden/>
          </w:rPr>
          <w:t>29</w:t>
        </w:r>
        <w:r w:rsidR="00EA578C" w:rsidRPr="00A45500">
          <w:rPr>
            <w:noProof/>
            <w:webHidden/>
          </w:rPr>
          <w:fldChar w:fldCharType="end"/>
        </w:r>
      </w:hyperlink>
    </w:p>
    <w:p w14:paraId="2AA22E09" w14:textId="0CB787F0"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61" w:history="1">
        <w:r w:rsidR="00EA578C" w:rsidRPr="00A45500">
          <w:rPr>
            <w:rStyle w:val="a5"/>
            <w:noProof/>
            <w:color w:val="auto"/>
          </w:rPr>
          <w:t xml:space="preserve">3.3.1 </w:t>
        </w:r>
        <w:r w:rsidR="00EA578C" w:rsidRPr="00A45500">
          <w:rPr>
            <w:rStyle w:val="a5"/>
            <w:noProof/>
            <w:color w:val="auto"/>
          </w:rPr>
          <w:t>进程标识符</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_Toc99905761 \h </w:instrText>
        </w:r>
        <w:r w:rsidR="00EA578C" w:rsidRPr="00A45500">
          <w:rPr>
            <w:noProof/>
            <w:webHidden/>
          </w:rPr>
        </w:r>
        <w:r w:rsidR="00EA578C" w:rsidRPr="00A45500">
          <w:rPr>
            <w:noProof/>
            <w:webHidden/>
          </w:rPr>
          <w:fldChar w:fldCharType="separate"/>
        </w:r>
        <w:r w:rsidR="00EA578C" w:rsidRPr="00A45500">
          <w:rPr>
            <w:noProof/>
            <w:webHidden/>
          </w:rPr>
          <w:t>30</w:t>
        </w:r>
        <w:r w:rsidR="00EA578C" w:rsidRPr="00A45500">
          <w:rPr>
            <w:noProof/>
            <w:webHidden/>
          </w:rPr>
          <w:fldChar w:fldCharType="end"/>
        </w:r>
      </w:hyperlink>
    </w:p>
    <w:p w14:paraId="2ACCE8BC" w14:textId="36519C82"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62" w:history="1">
        <w:r w:rsidR="00EA578C" w:rsidRPr="00A45500">
          <w:rPr>
            <w:rStyle w:val="a5"/>
            <w:noProof/>
            <w:color w:val="auto"/>
          </w:rPr>
          <w:t xml:space="preserve">3.3.2 </w:t>
        </w:r>
        <w:r w:rsidR="00EA578C" w:rsidRPr="00A45500">
          <w:rPr>
            <w:rStyle w:val="a5"/>
            <w:noProof/>
            <w:color w:val="auto"/>
          </w:rPr>
          <w:t>文件系统</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_Toc99905762 \h </w:instrText>
        </w:r>
        <w:r w:rsidR="00EA578C" w:rsidRPr="00A45500">
          <w:rPr>
            <w:noProof/>
            <w:webHidden/>
          </w:rPr>
        </w:r>
        <w:r w:rsidR="00EA578C" w:rsidRPr="00A45500">
          <w:rPr>
            <w:noProof/>
            <w:webHidden/>
          </w:rPr>
          <w:fldChar w:fldCharType="separate"/>
        </w:r>
        <w:r w:rsidR="00EA578C" w:rsidRPr="00A45500">
          <w:rPr>
            <w:noProof/>
            <w:webHidden/>
          </w:rPr>
          <w:t>30</w:t>
        </w:r>
        <w:r w:rsidR="00EA578C" w:rsidRPr="00A45500">
          <w:rPr>
            <w:noProof/>
            <w:webHidden/>
          </w:rPr>
          <w:fldChar w:fldCharType="end"/>
        </w:r>
      </w:hyperlink>
    </w:p>
    <w:p w14:paraId="1209497E" w14:textId="118A41A6" w:rsidR="00EA578C" w:rsidRPr="00A45500" w:rsidRDefault="00697192">
      <w:pPr>
        <w:pStyle w:val="TOC2"/>
        <w:ind w:left="480"/>
        <w:rPr>
          <w:rFonts w:asciiTheme="minorHAnsi" w:eastAsiaTheme="minorEastAsia" w:hAnsiTheme="minorHAnsi" w:cstheme="minorBidi"/>
          <w:noProof/>
          <w:sz w:val="21"/>
          <w:szCs w:val="22"/>
        </w:rPr>
      </w:pPr>
      <w:hyperlink w:anchor="_Toc99905763" w:history="1">
        <w:r w:rsidR="00EA578C" w:rsidRPr="00A45500">
          <w:rPr>
            <w:rStyle w:val="a5"/>
            <w:noProof/>
            <w:color w:val="auto"/>
          </w:rPr>
          <w:t xml:space="preserve">3.4 RISC-V </w:t>
        </w:r>
        <w:r w:rsidR="00EA578C" w:rsidRPr="00A45500">
          <w:rPr>
            <w:rStyle w:val="a5"/>
            <w:noProof/>
            <w:color w:val="auto"/>
          </w:rPr>
          <w:t>容器化可重现方法</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_Toc99905763 \h </w:instrText>
        </w:r>
        <w:r w:rsidR="00EA578C" w:rsidRPr="00A45500">
          <w:rPr>
            <w:noProof/>
            <w:webHidden/>
          </w:rPr>
        </w:r>
        <w:r w:rsidR="00EA578C" w:rsidRPr="00A45500">
          <w:rPr>
            <w:noProof/>
            <w:webHidden/>
          </w:rPr>
          <w:fldChar w:fldCharType="separate"/>
        </w:r>
        <w:r w:rsidR="00EA578C" w:rsidRPr="00A45500">
          <w:rPr>
            <w:noProof/>
            <w:webHidden/>
          </w:rPr>
          <w:t>31</w:t>
        </w:r>
        <w:r w:rsidR="00EA578C" w:rsidRPr="00A45500">
          <w:rPr>
            <w:noProof/>
            <w:webHidden/>
          </w:rPr>
          <w:fldChar w:fldCharType="end"/>
        </w:r>
      </w:hyperlink>
    </w:p>
    <w:p w14:paraId="09552E69" w14:textId="7147B050"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64" w:history="1">
        <w:r w:rsidR="00EA578C" w:rsidRPr="00A45500">
          <w:rPr>
            <w:rStyle w:val="a5"/>
            <w:noProof/>
            <w:color w:val="auto"/>
          </w:rPr>
          <w:t>3.4.1 RISC-V</w:t>
        </w:r>
        <w:r w:rsidR="00EA578C" w:rsidRPr="00A45500">
          <w:rPr>
            <w:rStyle w:val="a5"/>
            <w:noProof/>
            <w:color w:val="auto"/>
          </w:rPr>
          <w:t>容器</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_Toc99905764 \h </w:instrText>
        </w:r>
        <w:r w:rsidR="00EA578C" w:rsidRPr="00A45500">
          <w:rPr>
            <w:noProof/>
            <w:webHidden/>
          </w:rPr>
        </w:r>
        <w:r w:rsidR="00EA578C" w:rsidRPr="00A45500">
          <w:rPr>
            <w:noProof/>
            <w:webHidden/>
          </w:rPr>
          <w:fldChar w:fldCharType="separate"/>
        </w:r>
        <w:r w:rsidR="00EA578C" w:rsidRPr="00A45500">
          <w:rPr>
            <w:noProof/>
            <w:webHidden/>
          </w:rPr>
          <w:t>32</w:t>
        </w:r>
        <w:r w:rsidR="00EA578C" w:rsidRPr="00A45500">
          <w:rPr>
            <w:noProof/>
            <w:webHidden/>
          </w:rPr>
          <w:fldChar w:fldCharType="end"/>
        </w:r>
      </w:hyperlink>
    </w:p>
    <w:p w14:paraId="23E21823" w14:textId="2617C671"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65" w:history="1">
        <w:r w:rsidR="00EA578C" w:rsidRPr="00A45500">
          <w:rPr>
            <w:rStyle w:val="a5"/>
            <w:noProof/>
            <w:color w:val="auto"/>
          </w:rPr>
          <w:t xml:space="preserve">3.4.2 </w:t>
        </w:r>
        <w:r w:rsidR="00EA578C" w:rsidRPr="00A45500">
          <w:rPr>
            <w:rStyle w:val="a5"/>
            <w:noProof/>
            <w:color w:val="auto"/>
          </w:rPr>
          <w:t>拦截</w:t>
        </w:r>
        <w:r w:rsidR="00EA578C" w:rsidRPr="00A45500">
          <w:rPr>
            <w:rStyle w:val="a5"/>
            <w:noProof/>
            <w:color w:val="auto"/>
          </w:rPr>
          <w:t>RISC-V CPU</w:t>
        </w:r>
        <w:r w:rsidR="00EA578C" w:rsidRPr="00A45500">
          <w:rPr>
            <w:rStyle w:val="a5"/>
            <w:noProof/>
            <w:color w:val="auto"/>
          </w:rPr>
          <w:t>指令</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_Toc99905765 \h </w:instrText>
        </w:r>
        <w:r w:rsidR="00EA578C" w:rsidRPr="00A45500">
          <w:rPr>
            <w:noProof/>
            <w:webHidden/>
          </w:rPr>
        </w:r>
        <w:r w:rsidR="00EA578C" w:rsidRPr="00A45500">
          <w:rPr>
            <w:noProof/>
            <w:webHidden/>
          </w:rPr>
          <w:fldChar w:fldCharType="separate"/>
        </w:r>
        <w:r w:rsidR="00EA578C" w:rsidRPr="00A45500">
          <w:rPr>
            <w:noProof/>
            <w:webHidden/>
          </w:rPr>
          <w:t>32</w:t>
        </w:r>
        <w:r w:rsidR="00EA578C" w:rsidRPr="00A45500">
          <w:rPr>
            <w:noProof/>
            <w:webHidden/>
          </w:rPr>
          <w:fldChar w:fldCharType="end"/>
        </w:r>
      </w:hyperlink>
    </w:p>
    <w:p w14:paraId="33C4ADB7" w14:textId="45E0CB79" w:rsidR="00EA578C" w:rsidRPr="00A45500" w:rsidRDefault="00697192">
      <w:pPr>
        <w:pStyle w:val="TOC2"/>
        <w:ind w:left="480"/>
        <w:rPr>
          <w:rFonts w:asciiTheme="minorHAnsi" w:eastAsiaTheme="minorEastAsia" w:hAnsiTheme="minorHAnsi" w:cstheme="minorBidi"/>
          <w:noProof/>
          <w:sz w:val="21"/>
          <w:szCs w:val="22"/>
        </w:rPr>
      </w:pPr>
      <w:hyperlink w:anchor="_Toc99905766" w:history="1">
        <w:r w:rsidR="00EA578C" w:rsidRPr="00A45500">
          <w:rPr>
            <w:rStyle w:val="a5"/>
            <w:noProof/>
            <w:color w:val="auto"/>
          </w:rPr>
          <w:t xml:space="preserve">3.5 </w:t>
        </w:r>
        <w:r w:rsidR="00EA578C" w:rsidRPr="00A45500">
          <w:rPr>
            <w:rStyle w:val="a5"/>
            <w:noProof/>
            <w:color w:val="auto"/>
          </w:rPr>
          <w:t>本章小结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_Toc99905766 \h </w:instrText>
        </w:r>
        <w:r w:rsidR="00EA578C" w:rsidRPr="00A45500">
          <w:rPr>
            <w:noProof/>
            <w:webHidden/>
          </w:rPr>
        </w:r>
        <w:r w:rsidR="00EA578C" w:rsidRPr="00A45500">
          <w:rPr>
            <w:noProof/>
            <w:webHidden/>
          </w:rPr>
          <w:fldChar w:fldCharType="separate"/>
        </w:r>
        <w:r w:rsidR="00EA578C" w:rsidRPr="00A45500">
          <w:rPr>
            <w:noProof/>
            <w:webHidden/>
          </w:rPr>
          <w:t>34</w:t>
        </w:r>
        <w:r w:rsidR="00EA578C" w:rsidRPr="00A45500">
          <w:rPr>
            <w:noProof/>
            <w:webHidden/>
          </w:rPr>
          <w:fldChar w:fldCharType="end"/>
        </w:r>
      </w:hyperlink>
    </w:p>
    <w:p w14:paraId="1B490566" w14:textId="4569BB1B" w:rsidR="00EA578C" w:rsidRPr="00A45500" w:rsidRDefault="00697192">
      <w:pPr>
        <w:pStyle w:val="TOC1"/>
        <w:tabs>
          <w:tab w:val="right" w:leader="dot" w:pos="8268"/>
        </w:tabs>
        <w:rPr>
          <w:rFonts w:asciiTheme="minorHAnsi" w:eastAsiaTheme="minorEastAsia" w:hAnsiTheme="minorHAnsi" w:cstheme="minorBidi"/>
          <w:noProof/>
          <w:sz w:val="21"/>
          <w:szCs w:val="22"/>
        </w:rPr>
      </w:pPr>
      <w:hyperlink w:anchor="_Toc99905767" w:history="1">
        <w:r w:rsidR="00EA578C" w:rsidRPr="00A45500">
          <w:rPr>
            <w:rStyle w:val="a5"/>
            <w:noProof/>
            <w:color w:val="auto"/>
          </w:rPr>
          <w:t>第</w:t>
        </w:r>
        <w:r w:rsidR="00EA578C" w:rsidRPr="00A45500">
          <w:rPr>
            <w:rStyle w:val="a5"/>
            <w:noProof/>
            <w:color w:val="auto"/>
          </w:rPr>
          <w:t>4</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实验设计与分析</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_Toc99905767 \h </w:instrText>
        </w:r>
        <w:r w:rsidR="00EA578C" w:rsidRPr="00A45500">
          <w:rPr>
            <w:noProof/>
            <w:webHidden/>
          </w:rPr>
        </w:r>
        <w:r w:rsidR="00EA578C" w:rsidRPr="00A45500">
          <w:rPr>
            <w:noProof/>
            <w:webHidden/>
          </w:rPr>
          <w:fldChar w:fldCharType="separate"/>
        </w:r>
        <w:r w:rsidR="00EA578C" w:rsidRPr="00A45500">
          <w:rPr>
            <w:noProof/>
            <w:webHidden/>
          </w:rPr>
          <w:t>35</w:t>
        </w:r>
        <w:r w:rsidR="00EA578C" w:rsidRPr="00A45500">
          <w:rPr>
            <w:noProof/>
            <w:webHidden/>
          </w:rPr>
          <w:fldChar w:fldCharType="end"/>
        </w:r>
      </w:hyperlink>
    </w:p>
    <w:p w14:paraId="5B60CB35" w14:textId="44731AAA" w:rsidR="00EA578C" w:rsidRPr="00A45500" w:rsidRDefault="00697192">
      <w:pPr>
        <w:pStyle w:val="TOC2"/>
        <w:ind w:left="480"/>
        <w:rPr>
          <w:rFonts w:asciiTheme="minorHAnsi" w:eastAsiaTheme="minorEastAsia" w:hAnsiTheme="minorHAnsi" w:cstheme="minorBidi"/>
          <w:noProof/>
          <w:sz w:val="21"/>
          <w:szCs w:val="22"/>
        </w:rPr>
      </w:pPr>
      <w:hyperlink w:anchor="_Toc99905768" w:history="1">
        <w:r w:rsidR="00EA578C" w:rsidRPr="00A45500">
          <w:rPr>
            <w:rStyle w:val="a5"/>
            <w:noProof/>
            <w:color w:val="auto"/>
          </w:rPr>
          <w:t>4.1 RISC-V</w:t>
        </w:r>
        <w:r w:rsidR="00EA578C" w:rsidRPr="00A45500">
          <w:rPr>
            <w:rStyle w:val="a5"/>
            <w:noProof/>
            <w:color w:val="auto"/>
          </w:rPr>
          <w:t>仿真平台</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_Toc99905768 \h </w:instrText>
        </w:r>
        <w:r w:rsidR="00EA578C" w:rsidRPr="00A45500">
          <w:rPr>
            <w:noProof/>
            <w:webHidden/>
          </w:rPr>
        </w:r>
        <w:r w:rsidR="00EA578C" w:rsidRPr="00A45500">
          <w:rPr>
            <w:noProof/>
            <w:webHidden/>
          </w:rPr>
          <w:fldChar w:fldCharType="separate"/>
        </w:r>
        <w:r w:rsidR="00EA578C" w:rsidRPr="00A45500">
          <w:rPr>
            <w:noProof/>
            <w:webHidden/>
          </w:rPr>
          <w:t>35</w:t>
        </w:r>
        <w:r w:rsidR="00EA578C" w:rsidRPr="00A45500">
          <w:rPr>
            <w:noProof/>
            <w:webHidden/>
          </w:rPr>
          <w:fldChar w:fldCharType="end"/>
        </w:r>
      </w:hyperlink>
    </w:p>
    <w:p w14:paraId="2B609017" w14:textId="6465D971"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69" w:history="1">
        <w:r w:rsidR="00EA578C" w:rsidRPr="00A45500">
          <w:rPr>
            <w:rStyle w:val="a5"/>
            <w:noProof/>
            <w:color w:val="auto"/>
          </w:rPr>
          <w:t>4.1.1 RISC-V</w:t>
        </w:r>
        <w:r w:rsidR="00EA578C" w:rsidRPr="00A45500">
          <w:rPr>
            <w:rStyle w:val="a5"/>
            <w:noProof/>
            <w:color w:val="auto"/>
          </w:rPr>
          <w:t>目标系统构建</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_Toc99905769 \h </w:instrText>
        </w:r>
        <w:r w:rsidR="00EA578C" w:rsidRPr="00A45500">
          <w:rPr>
            <w:noProof/>
            <w:webHidden/>
          </w:rPr>
        </w:r>
        <w:r w:rsidR="00EA578C" w:rsidRPr="00A45500">
          <w:rPr>
            <w:noProof/>
            <w:webHidden/>
          </w:rPr>
          <w:fldChar w:fldCharType="separate"/>
        </w:r>
        <w:r w:rsidR="00EA578C" w:rsidRPr="00A45500">
          <w:rPr>
            <w:noProof/>
            <w:webHidden/>
          </w:rPr>
          <w:t>36</w:t>
        </w:r>
        <w:r w:rsidR="00EA578C" w:rsidRPr="00A45500">
          <w:rPr>
            <w:noProof/>
            <w:webHidden/>
          </w:rPr>
          <w:fldChar w:fldCharType="end"/>
        </w:r>
      </w:hyperlink>
    </w:p>
    <w:p w14:paraId="3284820C" w14:textId="3EBF6978"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70" w:history="1">
        <w:r w:rsidR="00EA578C" w:rsidRPr="00A45500">
          <w:rPr>
            <w:rStyle w:val="a5"/>
            <w:noProof/>
            <w:color w:val="auto"/>
          </w:rPr>
          <w:t>4.1.2 HiFive</w:t>
        </w:r>
        <w:r w:rsidR="00EA578C" w:rsidRPr="00A45500">
          <w:rPr>
            <w:rStyle w:val="a5"/>
            <w:noProof/>
            <w:color w:val="auto"/>
          </w:rPr>
          <w:t>平台</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_Toc99905770 \h </w:instrText>
        </w:r>
        <w:r w:rsidR="00EA578C" w:rsidRPr="00A45500">
          <w:rPr>
            <w:noProof/>
            <w:webHidden/>
          </w:rPr>
        </w:r>
        <w:r w:rsidR="00EA578C" w:rsidRPr="00A45500">
          <w:rPr>
            <w:noProof/>
            <w:webHidden/>
          </w:rPr>
          <w:fldChar w:fldCharType="separate"/>
        </w:r>
        <w:r w:rsidR="00EA578C" w:rsidRPr="00A45500">
          <w:rPr>
            <w:noProof/>
            <w:webHidden/>
          </w:rPr>
          <w:t>37</w:t>
        </w:r>
        <w:r w:rsidR="00EA578C" w:rsidRPr="00A45500">
          <w:rPr>
            <w:noProof/>
            <w:webHidden/>
          </w:rPr>
          <w:fldChar w:fldCharType="end"/>
        </w:r>
      </w:hyperlink>
    </w:p>
    <w:p w14:paraId="207DC8F9" w14:textId="61E0B223"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71" w:history="1">
        <w:r w:rsidR="00EA578C" w:rsidRPr="00A45500">
          <w:rPr>
            <w:rStyle w:val="a5"/>
            <w:noProof/>
            <w:color w:val="auto"/>
          </w:rPr>
          <w:t xml:space="preserve">4.1.3 </w:t>
        </w:r>
        <w:r w:rsidR="00EA578C" w:rsidRPr="00A45500">
          <w:rPr>
            <w:rStyle w:val="a5"/>
            <w:noProof/>
            <w:color w:val="auto"/>
          </w:rPr>
          <w:t>启动</w:t>
        </w:r>
        <w:r w:rsidR="00EA578C" w:rsidRPr="00A45500">
          <w:rPr>
            <w:rStyle w:val="a5"/>
            <w:noProof/>
            <w:color w:val="auto"/>
          </w:rPr>
          <w:t>Linux</w:t>
        </w:r>
        <w:r w:rsidR="00EA578C" w:rsidRPr="00A45500">
          <w:rPr>
            <w:rStyle w:val="a5"/>
            <w:noProof/>
            <w:color w:val="auto"/>
          </w:rPr>
          <w:t>系统</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_Toc99905771 \h </w:instrText>
        </w:r>
        <w:r w:rsidR="00EA578C" w:rsidRPr="00A45500">
          <w:rPr>
            <w:noProof/>
            <w:webHidden/>
          </w:rPr>
        </w:r>
        <w:r w:rsidR="00EA578C" w:rsidRPr="00A45500">
          <w:rPr>
            <w:noProof/>
            <w:webHidden/>
          </w:rPr>
          <w:fldChar w:fldCharType="separate"/>
        </w:r>
        <w:r w:rsidR="00EA578C" w:rsidRPr="00A45500">
          <w:rPr>
            <w:noProof/>
            <w:webHidden/>
          </w:rPr>
          <w:t>37</w:t>
        </w:r>
        <w:r w:rsidR="00EA578C" w:rsidRPr="00A45500">
          <w:rPr>
            <w:noProof/>
            <w:webHidden/>
          </w:rPr>
          <w:fldChar w:fldCharType="end"/>
        </w:r>
      </w:hyperlink>
    </w:p>
    <w:p w14:paraId="1493BE4B" w14:textId="542AC0C4" w:rsidR="00EA578C" w:rsidRPr="00A45500" w:rsidRDefault="00697192">
      <w:pPr>
        <w:pStyle w:val="TOC2"/>
        <w:ind w:left="480"/>
        <w:rPr>
          <w:rFonts w:asciiTheme="minorHAnsi" w:eastAsiaTheme="minorEastAsia" w:hAnsiTheme="minorHAnsi" w:cstheme="minorBidi"/>
          <w:noProof/>
          <w:sz w:val="21"/>
          <w:szCs w:val="22"/>
        </w:rPr>
      </w:pPr>
      <w:hyperlink w:anchor="_Toc99905772" w:history="1">
        <w:r w:rsidR="00EA578C" w:rsidRPr="00A45500">
          <w:rPr>
            <w:rStyle w:val="a5"/>
            <w:noProof/>
            <w:color w:val="auto"/>
          </w:rPr>
          <w:t xml:space="preserve">4.2 </w:t>
        </w:r>
        <w:r w:rsidR="00EA578C" w:rsidRPr="00A45500">
          <w:rPr>
            <w:rStyle w:val="a5"/>
            <w:noProof/>
            <w:color w:val="auto"/>
          </w:rPr>
          <w:t>基准测试集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_Toc99905772 \h </w:instrText>
        </w:r>
        <w:r w:rsidR="00EA578C" w:rsidRPr="00A45500">
          <w:rPr>
            <w:noProof/>
            <w:webHidden/>
          </w:rPr>
        </w:r>
        <w:r w:rsidR="00EA578C" w:rsidRPr="00A45500">
          <w:rPr>
            <w:noProof/>
            <w:webHidden/>
          </w:rPr>
          <w:fldChar w:fldCharType="separate"/>
        </w:r>
        <w:r w:rsidR="00EA578C" w:rsidRPr="00A45500">
          <w:rPr>
            <w:noProof/>
            <w:webHidden/>
          </w:rPr>
          <w:t>38</w:t>
        </w:r>
        <w:r w:rsidR="00EA578C" w:rsidRPr="00A45500">
          <w:rPr>
            <w:noProof/>
            <w:webHidden/>
          </w:rPr>
          <w:fldChar w:fldCharType="end"/>
        </w:r>
      </w:hyperlink>
    </w:p>
    <w:p w14:paraId="02F801D1" w14:textId="40C59089"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73" w:history="1">
        <w:r w:rsidR="00EA578C" w:rsidRPr="00A45500">
          <w:rPr>
            <w:rStyle w:val="a5"/>
            <w:noProof/>
            <w:color w:val="auto"/>
          </w:rPr>
          <w:t xml:space="preserve">4.2.1 </w:t>
        </w:r>
        <w:r w:rsidR="00EA578C" w:rsidRPr="00A45500">
          <w:rPr>
            <w:rStyle w:val="a5"/>
            <w:noProof/>
            <w:color w:val="auto"/>
          </w:rPr>
          <w:t>系统命令</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_Toc99905773 \h </w:instrText>
        </w:r>
        <w:r w:rsidR="00EA578C" w:rsidRPr="00A45500">
          <w:rPr>
            <w:noProof/>
            <w:webHidden/>
          </w:rPr>
        </w:r>
        <w:r w:rsidR="00EA578C" w:rsidRPr="00A45500">
          <w:rPr>
            <w:noProof/>
            <w:webHidden/>
          </w:rPr>
          <w:fldChar w:fldCharType="separate"/>
        </w:r>
        <w:r w:rsidR="00EA578C" w:rsidRPr="00A45500">
          <w:rPr>
            <w:noProof/>
            <w:webHidden/>
          </w:rPr>
          <w:t>38</w:t>
        </w:r>
        <w:r w:rsidR="00EA578C" w:rsidRPr="00A45500">
          <w:rPr>
            <w:noProof/>
            <w:webHidden/>
          </w:rPr>
          <w:fldChar w:fldCharType="end"/>
        </w:r>
      </w:hyperlink>
    </w:p>
    <w:p w14:paraId="7F6A55BC" w14:textId="5A45FF5C"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74" w:history="1">
        <w:r w:rsidR="00EA578C" w:rsidRPr="00A45500">
          <w:rPr>
            <w:rStyle w:val="a5"/>
            <w:noProof/>
            <w:color w:val="auto"/>
          </w:rPr>
          <w:t>4.2.2 PARSEC</w:t>
        </w:r>
        <w:r w:rsidR="00EA578C" w:rsidRPr="00A45500">
          <w:rPr>
            <w:rStyle w:val="a5"/>
            <w:noProof/>
            <w:color w:val="auto"/>
          </w:rPr>
          <w:t>基准测试集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_Toc99905774 \h </w:instrText>
        </w:r>
        <w:r w:rsidR="00EA578C" w:rsidRPr="00A45500">
          <w:rPr>
            <w:noProof/>
            <w:webHidden/>
          </w:rPr>
        </w:r>
        <w:r w:rsidR="00EA578C" w:rsidRPr="00A45500">
          <w:rPr>
            <w:noProof/>
            <w:webHidden/>
          </w:rPr>
          <w:fldChar w:fldCharType="separate"/>
        </w:r>
        <w:r w:rsidR="00EA578C" w:rsidRPr="00A45500">
          <w:rPr>
            <w:noProof/>
            <w:webHidden/>
          </w:rPr>
          <w:t>39</w:t>
        </w:r>
        <w:r w:rsidR="00EA578C" w:rsidRPr="00A45500">
          <w:rPr>
            <w:noProof/>
            <w:webHidden/>
          </w:rPr>
          <w:fldChar w:fldCharType="end"/>
        </w:r>
      </w:hyperlink>
    </w:p>
    <w:p w14:paraId="2D6810F3" w14:textId="0F56273F" w:rsidR="00EA578C" w:rsidRPr="00A45500" w:rsidRDefault="00697192">
      <w:pPr>
        <w:pStyle w:val="TOC2"/>
        <w:ind w:left="480"/>
        <w:rPr>
          <w:rFonts w:asciiTheme="minorHAnsi" w:eastAsiaTheme="minorEastAsia" w:hAnsiTheme="minorHAnsi" w:cstheme="minorBidi"/>
          <w:noProof/>
          <w:sz w:val="21"/>
          <w:szCs w:val="22"/>
        </w:rPr>
      </w:pPr>
      <w:hyperlink w:anchor="_Toc99905775" w:history="1">
        <w:r w:rsidR="00EA578C" w:rsidRPr="00A45500">
          <w:rPr>
            <w:rStyle w:val="a5"/>
            <w:noProof/>
            <w:color w:val="auto"/>
          </w:rPr>
          <w:t xml:space="preserve">4.3 </w:t>
        </w:r>
        <w:r w:rsidR="00EA578C" w:rsidRPr="00A45500">
          <w:rPr>
            <w:rStyle w:val="a5"/>
            <w:noProof/>
            <w:color w:val="auto"/>
          </w:rPr>
          <w:t>实验设计与分析</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_Toc99905775 \h </w:instrText>
        </w:r>
        <w:r w:rsidR="00EA578C" w:rsidRPr="00A45500">
          <w:rPr>
            <w:noProof/>
            <w:webHidden/>
          </w:rPr>
        </w:r>
        <w:r w:rsidR="00EA578C" w:rsidRPr="00A45500">
          <w:rPr>
            <w:noProof/>
            <w:webHidden/>
          </w:rPr>
          <w:fldChar w:fldCharType="separate"/>
        </w:r>
        <w:r w:rsidR="00EA578C" w:rsidRPr="00A45500">
          <w:rPr>
            <w:noProof/>
            <w:webHidden/>
          </w:rPr>
          <w:t>40</w:t>
        </w:r>
        <w:r w:rsidR="00EA578C" w:rsidRPr="00A45500">
          <w:rPr>
            <w:noProof/>
            <w:webHidden/>
          </w:rPr>
          <w:fldChar w:fldCharType="end"/>
        </w:r>
      </w:hyperlink>
    </w:p>
    <w:p w14:paraId="0C5F0A3B" w14:textId="4F161081"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76" w:history="1">
        <w:r w:rsidR="00EA578C" w:rsidRPr="00A45500">
          <w:rPr>
            <w:rStyle w:val="a5"/>
            <w:noProof/>
            <w:color w:val="auto"/>
          </w:rPr>
          <w:t xml:space="preserve">4.3.1 </w:t>
        </w:r>
        <w:r w:rsidR="00EA578C" w:rsidRPr="00A45500">
          <w:rPr>
            <w:rStyle w:val="a5"/>
            <w:noProof/>
            <w:color w:val="auto"/>
          </w:rPr>
          <w:t>功能验证</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_Toc99905776 \h </w:instrText>
        </w:r>
        <w:r w:rsidR="00EA578C" w:rsidRPr="00A45500">
          <w:rPr>
            <w:noProof/>
            <w:webHidden/>
          </w:rPr>
        </w:r>
        <w:r w:rsidR="00EA578C" w:rsidRPr="00A45500">
          <w:rPr>
            <w:noProof/>
            <w:webHidden/>
          </w:rPr>
          <w:fldChar w:fldCharType="separate"/>
        </w:r>
        <w:r w:rsidR="00EA578C" w:rsidRPr="00A45500">
          <w:rPr>
            <w:noProof/>
            <w:webHidden/>
          </w:rPr>
          <w:t>40</w:t>
        </w:r>
        <w:r w:rsidR="00EA578C" w:rsidRPr="00A45500">
          <w:rPr>
            <w:noProof/>
            <w:webHidden/>
          </w:rPr>
          <w:fldChar w:fldCharType="end"/>
        </w:r>
      </w:hyperlink>
    </w:p>
    <w:p w14:paraId="351825A4" w14:textId="3D99E579"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77" w:history="1">
        <w:r w:rsidR="00EA578C" w:rsidRPr="00A45500">
          <w:rPr>
            <w:rStyle w:val="a5"/>
            <w:noProof/>
            <w:color w:val="auto"/>
          </w:rPr>
          <w:t xml:space="preserve">4.3.2 </w:t>
        </w:r>
        <w:r w:rsidR="00EA578C" w:rsidRPr="00A45500">
          <w:rPr>
            <w:rStyle w:val="a5"/>
            <w:noProof/>
            <w:color w:val="auto"/>
          </w:rPr>
          <w:t>运行时间</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_Toc99905777 \h </w:instrText>
        </w:r>
        <w:r w:rsidR="00EA578C" w:rsidRPr="00A45500">
          <w:rPr>
            <w:noProof/>
            <w:webHidden/>
          </w:rPr>
        </w:r>
        <w:r w:rsidR="00EA578C" w:rsidRPr="00A45500">
          <w:rPr>
            <w:noProof/>
            <w:webHidden/>
          </w:rPr>
          <w:fldChar w:fldCharType="separate"/>
        </w:r>
        <w:r w:rsidR="00EA578C" w:rsidRPr="00A45500">
          <w:rPr>
            <w:noProof/>
            <w:webHidden/>
          </w:rPr>
          <w:t>41</w:t>
        </w:r>
        <w:r w:rsidR="00EA578C" w:rsidRPr="00A45500">
          <w:rPr>
            <w:noProof/>
            <w:webHidden/>
          </w:rPr>
          <w:fldChar w:fldCharType="end"/>
        </w:r>
      </w:hyperlink>
    </w:p>
    <w:p w14:paraId="7A68E4DC" w14:textId="63818315"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78" w:history="1">
        <w:r w:rsidR="00EA578C" w:rsidRPr="00A45500">
          <w:rPr>
            <w:rStyle w:val="a5"/>
            <w:noProof/>
            <w:color w:val="auto"/>
          </w:rPr>
          <w:t xml:space="preserve">4.3.2 </w:t>
        </w:r>
        <w:r w:rsidR="00EA578C" w:rsidRPr="00A45500">
          <w:rPr>
            <w:rStyle w:val="a5"/>
            <w:noProof/>
            <w:color w:val="auto"/>
          </w:rPr>
          <w:t>存储空间</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_Toc99905778 \h </w:instrText>
        </w:r>
        <w:r w:rsidR="00EA578C" w:rsidRPr="00A45500">
          <w:rPr>
            <w:noProof/>
            <w:webHidden/>
          </w:rPr>
        </w:r>
        <w:r w:rsidR="00EA578C" w:rsidRPr="00A45500">
          <w:rPr>
            <w:noProof/>
            <w:webHidden/>
          </w:rPr>
          <w:fldChar w:fldCharType="separate"/>
        </w:r>
        <w:r w:rsidR="00EA578C" w:rsidRPr="00A45500">
          <w:rPr>
            <w:noProof/>
            <w:webHidden/>
          </w:rPr>
          <w:t>43</w:t>
        </w:r>
        <w:r w:rsidR="00EA578C" w:rsidRPr="00A45500">
          <w:rPr>
            <w:noProof/>
            <w:webHidden/>
          </w:rPr>
          <w:fldChar w:fldCharType="end"/>
        </w:r>
      </w:hyperlink>
    </w:p>
    <w:p w14:paraId="2520B56C" w14:textId="6D247795" w:rsidR="00EA578C" w:rsidRPr="00A45500" w:rsidRDefault="00697192">
      <w:pPr>
        <w:pStyle w:val="TOC3"/>
        <w:tabs>
          <w:tab w:val="right" w:leader="dot" w:pos="8268"/>
        </w:tabs>
        <w:ind w:left="960"/>
        <w:rPr>
          <w:rFonts w:asciiTheme="minorHAnsi" w:eastAsiaTheme="minorEastAsia" w:hAnsiTheme="minorHAnsi" w:cstheme="minorBidi"/>
          <w:noProof/>
          <w:sz w:val="21"/>
          <w:szCs w:val="22"/>
        </w:rPr>
      </w:pPr>
      <w:hyperlink w:anchor="_Toc99905779" w:history="1">
        <w:r w:rsidR="00EA578C" w:rsidRPr="00A45500">
          <w:rPr>
            <w:rStyle w:val="a5"/>
            <w:noProof/>
            <w:color w:val="auto"/>
          </w:rPr>
          <w:t xml:space="preserve">4.3.3 </w:t>
        </w:r>
        <w:r w:rsidR="00EA578C" w:rsidRPr="00A45500">
          <w:rPr>
            <w:rStyle w:val="a5"/>
            <w:noProof/>
            <w:color w:val="auto"/>
          </w:rPr>
          <w:t>容器化方法性能损耗</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_Toc99905779 \h </w:instrText>
        </w:r>
        <w:r w:rsidR="00EA578C" w:rsidRPr="00A45500">
          <w:rPr>
            <w:noProof/>
            <w:webHidden/>
          </w:rPr>
        </w:r>
        <w:r w:rsidR="00EA578C" w:rsidRPr="00A45500">
          <w:rPr>
            <w:noProof/>
            <w:webHidden/>
          </w:rPr>
          <w:fldChar w:fldCharType="separate"/>
        </w:r>
        <w:r w:rsidR="00EA578C" w:rsidRPr="00A45500">
          <w:rPr>
            <w:noProof/>
            <w:webHidden/>
          </w:rPr>
          <w:t>43</w:t>
        </w:r>
        <w:r w:rsidR="00EA578C" w:rsidRPr="00A45500">
          <w:rPr>
            <w:noProof/>
            <w:webHidden/>
          </w:rPr>
          <w:fldChar w:fldCharType="end"/>
        </w:r>
      </w:hyperlink>
    </w:p>
    <w:p w14:paraId="72DCC07B" w14:textId="435C594D" w:rsidR="00EA578C" w:rsidRPr="00A45500" w:rsidRDefault="00697192">
      <w:pPr>
        <w:pStyle w:val="TOC2"/>
        <w:ind w:left="480"/>
        <w:rPr>
          <w:rFonts w:asciiTheme="minorHAnsi" w:eastAsiaTheme="minorEastAsia" w:hAnsiTheme="minorHAnsi" w:cstheme="minorBidi"/>
          <w:noProof/>
          <w:sz w:val="21"/>
          <w:szCs w:val="22"/>
        </w:rPr>
      </w:pPr>
      <w:hyperlink w:anchor="_Toc99905780" w:history="1">
        <w:r w:rsidR="00EA578C" w:rsidRPr="00A45500">
          <w:rPr>
            <w:rStyle w:val="a5"/>
            <w:noProof/>
            <w:color w:val="auto"/>
          </w:rPr>
          <w:t xml:space="preserve">4.4  </w:t>
        </w:r>
        <w:r w:rsidR="00EA578C" w:rsidRPr="00A45500">
          <w:rPr>
            <w:rStyle w:val="a5"/>
            <w:noProof/>
            <w:color w:val="auto"/>
          </w:rPr>
          <w:t>本章小结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_Toc99905780 \h </w:instrText>
        </w:r>
        <w:r w:rsidR="00EA578C" w:rsidRPr="00A45500">
          <w:rPr>
            <w:noProof/>
            <w:webHidden/>
          </w:rPr>
        </w:r>
        <w:r w:rsidR="00EA578C" w:rsidRPr="00A45500">
          <w:rPr>
            <w:noProof/>
            <w:webHidden/>
          </w:rPr>
          <w:fldChar w:fldCharType="separate"/>
        </w:r>
        <w:r w:rsidR="00EA578C" w:rsidRPr="00A45500">
          <w:rPr>
            <w:noProof/>
            <w:webHidden/>
          </w:rPr>
          <w:t>44</w:t>
        </w:r>
        <w:r w:rsidR="00EA578C" w:rsidRPr="00A45500">
          <w:rPr>
            <w:noProof/>
            <w:webHidden/>
          </w:rPr>
          <w:fldChar w:fldCharType="end"/>
        </w:r>
      </w:hyperlink>
    </w:p>
    <w:p w14:paraId="19D11D21" w14:textId="003CB3B9" w:rsidR="00EA578C" w:rsidRPr="00A45500" w:rsidRDefault="00697192">
      <w:pPr>
        <w:pStyle w:val="TOC1"/>
        <w:tabs>
          <w:tab w:val="right" w:leader="dot" w:pos="8268"/>
        </w:tabs>
        <w:rPr>
          <w:rFonts w:asciiTheme="minorHAnsi" w:eastAsiaTheme="minorEastAsia" w:hAnsiTheme="minorHAnsi" w:cstheme="minorBidi"/>
          <w:noProof/>
          <w:sz w:val="21"/>
          <w:szCs w:val="22"/>
        </w:rPr>
      </w:pPr>
      <w:hyperlink w:anchor="_Toc99905781" w:history="1">
        <w:r w:rsidR="00EA578C" w:rsidRPr="00A45500">
          <w:rPr>
            <w:rStyle w:val="a5"/>
            <w:noProof/>
            <w:color w:val="auto"/>
          </w:rPr>
          <w:t>第</w:t>
        </w:r>
        <w:r w:rsidR="00EA578C" w:rsidRPr="00A45500">
          <w:rPr>
            <w:rStyle w:val="a5"/>
            <w:noProof/>
            <w:color w:val="auto"/>
          </w:rPr>
          <w:t>5</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总结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_Toc99905781 \h </w:instrText>
        </w:r>
        <w:r w:rsidR="00EA578C" w:rsidRPr="00A45500">
          <w:rPr>
            <w:noProof/>
            <w:webHidden/>
          </w:rPr>
        </w:r>
        <w:r w:rsidR="00EA578C" w:rsidRPr="00A45500">
          <w:rPr>
            <w:noProof/>
            <w:webHidden/>
          </w:rPr>
          <w:fldChar w:fldCharType="separate"/>
        </w:r>
        <w:r w:rsidR="00EA578C" w:rsidRPr="00A45500">
          <w:rPr>
            <w:noProof/>
            <w:webHidden/>
          </w:rPr>
          <w:t>45</w:t>
        </w:r>
        <w:r w:rsidR="00EA578C" w:rsidRPr="00A45500">
          <w:rPr>
            <w:noProof/>
            <w:webHidden/>
          </w:rPr>
          <w:fldChar w:fldCharType="end"/>
        </w:r>
      </w:hyperlink>
    </w:p>
    <w:p w14:paraId="06574AF1" w14:textId="72E067C8" w:rsidR="00EA578C" w:rsidRPr="00A45500" w:rsidRDefault="00697192">
      <w:pPr>
        <w:pStyle w:val="TOC1"/>
        <w:tabs>
          <w:tab w:val="right" w:leader="dot" w:pos="8268"/>
        </w:tabs>
        <w:rPr>
          <w:rFonts w:asciiTheme="minorHAnsi" w:eastAsiaTheme="minorEastAsia" w:hAnsiTheme="minorHAnsi" w:cstheme="minorBidi"/>
          <w:noProof/>
          <w:sz w:val="21"/>
          <w:szCs w:val="22"/>
        </w:rPr>
      </w:pPr>
      <w:hyperlink w:anchor="_Toc99905782" w:history="1">
        <w:r w:rsidR="00EA578C" w:rsidRPr="00A45500">
          <w:rPr>
            <w:rStyle w:val="a5"/>
            <w:noProof/>
            <w:color w:val="auto"/>
          </w:rPr>
          <w:t>致</w:t>
        </w:r>
        <w:r w:rsidR="00EA578C" w:rsidRPr="00A45500">
          <w:rPr>
            <w:rStyle w:val="a5"/>
            <w:noProof/>
            <w:color w:val="auto"/>
          </w:rPr>
          <w:t xml:space="preserve">  </w:t>
        </w:r>
        <w:r w:rsidR="00EA578C" w:rsidRPr="00A45500">
          <w:rPr>
            <w:rStyle w:val="a5"/>
            <w:noProof/>
            <w:color w:val="auto"/>
          </w:rPr>
          <w:t>谢</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_Toc99905782 \h </w:instrText>
        </w:r>
        <w:r w:rsidR="00EA578C" w:rsidRPr="00A45500">
          <w:rPr>
            <w:noProof/>
            <w:webHidden/>
          </w:rPr>
        </w:r>
        <w:r w:rsidR="00EA578C" w:rsidRPr="00A45500">
          <w:rPr>
            <w:noProof/>
            <w:webHidden/>
          </w:rPr>
          <w:fldChar w:fldCharType="separate"/>
        </w:r>
        <w:r w:rsidR="00EA578C" w:rsidRPr="00A45500">
          <w:rPr>
            <w:noProof/>
            <w:webHidden/>
          </w:rPr>
          <w:t>46</w:t>
        </w:r>
        <w:r w:rsidR="00EA578C" w:rsidRPr="00A45500">
          <w:rPr>
            <w:noProof/>
            <w:webHidden/>
          </w:rPr>
          <w:fldChar w:fldCharType="end"/>
        </w:r>
      </w:hyperlink>
    </w:p>
    <w:p w14:paraId="5DE2ABC2" w14:textId="243354D4" w:rsidR="00EA578C" w:rsidRPr="00A45500" w:rsidRDefault="00697192">
      <w:pPr>
        <w:pStyle w:val="TOC1"/>
        <w:tabs>
          <w:tab w:val="right" w:leader="dot" w:pos="8268"/>
        </w:tabs>
        <w:rPr>
          <w:rFonts w:asciiTheme="minorHAnsi" w:eastAsiaTheme="minorEastAsia" w:hAnsiTheme="minorHAnsi" w:cstheme="minorBidi"/>
          <w:noProof/>
          <w:sz w:val="21"/>
          <w:szCs w:val="22"/>
        </w:rPr>
      </w:pPr>
      <w:hyperlink w:anchor="_Toc99905783" w:history="1">
        <w:r w:rsidR="00EA578C" w:rsidRPr="00A45500">
          <w:rPr>
            <w:rStyle w:val="a5"/>
            <w:noProof/>
            <w:color w:val="auto"/>
          </w:rPr>
          <w:t>参考文献</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_Toc99905783 \h </w:instrText>
        </w:r>
        <w:r w:rsidR="00EA578C" w:rsidRPr="00A45500">
          <w:rPr>
            <w:noProof/>
            <w:webHidden/>
          </w:rPr>
        </w:r>
        <w:r w:rsidR="00EA578C" w:rsidRPr="00A45500">
          <w:rPr>
            <w:noProof/>
            <w:webHidden/>
          </w:rPr>
          <w:fldChar w:fldCharType="separate"/>
        </w:r>
        <w:r w:rsidR="00EA578C" w:rsidRPr="00A45500">
          <w:rPr>
            <w:noProof/>
            <w:webHidden/>
          </w:rPr>
          <w:t>47</w:t>
        </w:r>
        <w:r w:rsidR="00EA578C" w:rsidRPr="00A45500">
          <w:rPr>
            <w:noProof/>
            <w:webHidden/>
          </w:rPr>
          <w:fldChar w:fldCharType="end"/>
        </w:r>
      </w:hyperlink>
    </w:p>
    <w:p w14:paraId="5BE411C2" w14:textId="1341403B" w:rsidR="00EA578C" w:rsidRPr="00A45500" w:rsidRDefault="00697192">
      <w:pPr>
        <w:pStyle w:val="TOC1"/>
        <w:tabs>
          <w:tab w:val="right" w:leader="dot" w:pos="8268"/>
        </w:tabs>
        <w:rPr>
          <w:rFonts w:asciiTheme="minorHAnsi" w:eastAsiaTheme="minorEastAsia" w:hAnsiTheme="minorHAnsi" w:cstheme="minorBidi"/>
          <w:noProof/>
          <w:sz w:val="21"/>
          <w:szCs w:val="22"/>
        </w:rPr>
      </w:pPr>
      <w:hyperlink w:anchor="_Toc99905784" w:history="1">
        <w:r w:rsidR="00EA578C" w:rsidRPr="00A45500">
          <w:rPr>
            <w:rStyle w:val="a5"/>
            <w:noProof/>
            <w:color w:val="auto"/>
          </w:rPr>
          <w:t>攻读学位期间的研究成果</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_Toc99905784 \h </w:instrText>
        </w:r>
        <w:r w:rsidR="00EA578C" w:rsidRPr="00A45500">
          <w:rPr>
            <w:noProof/>
            <w:webHidden/>
          </w:rPr>
        </w:r>
        <w:r w:rsidR="00EA578C" w:rsidRPr="00A45500">
          <w:rPr>
            <w:noProof/>
            <w:webHidden/>
          </w:rPr>
          <w:fldChar w:fldCharType="separate"/>
        </w:r>
        <w:r w:rsidR="00EA578C" w:rsidRPr="00A45500">
          <w:rPr>
            <w:noProof/>
            <w:webHidden/>
          </w:rPr>
          <w:t>53</w:t>
        </w:r>
        <w:r w:rsidR="00EA578C" w:rsidRPr="00A45500">
          <w:rPr>
            <w:noProof/>
            <w:webHidden/>
          </w:rPr>
          <w:fldChar w:fldCharType="end"/>
        </w:r>
      </w:hyperlink>
    </w:p>
    <w:p w14:paraId="5767A861" w14:textId="4949E06A" w:rsidR="00D922D8" w:rsidRPr="00A45500" w:rsidRDefault="007E55BD">
      <w:pPr>
        <w:tabs>
          <w:tab w:val="right" w:leader="dot" w:pos="7740"/>
        </w:tabs>
        <w:spacing w:before="120"/>
        <w:ind w:firstLine="560"/>
        <w:sectPr w:rsidR="00D922D8" w:rsidRPr="00A45500">
          <w:headerReference w:type="default" r:id="rId27"/>
          <w:pgSz w:w="11906" w:h="16838"/>
          <w:pgMar w:top="2155" w:right="1814" w:bottom="2155" w:left="1814" w:header="1701" w:footer="1701" w:gutter="0"/>
          <w:pgNumType w:fmt="upperRoman"/>
          <w:cols w:space="720"/>
          <w:docGrid w:type="linesAndChars" w:linePitch="312"/>
        </w:sectPr>
      </w:pPr>
      <w:r w:rsidRPr="00A45500">
        <w:rPr>
          <w:sz w:val="28"/>
        </w:rPr>
        <w:fldChar w:fldCharType="end"/>
      </w:r>
    </w:p>
    <w:p w14:paraId="3EB36469" w14:textId="296F2A1B" w:rsidR="00D922D8" w:rsidRPr="00A45500" w:rsidRDefault="00D922D8" w:rsidP="00C40A84">
      <w:pPr>
        <w:pStyle w:val="0"/>
      </w:pPr>
      <w:bookmarkStart w:id="89" w:name="_Toc93734158"/>
      <w:bookmarkStart w:id="90" w:name="_Toc99905731"/>
      <w:r w:rsidRPr="00A45500">
        <w:lastRenderedPageBreak/>
        <w:t>第</w:t>
      </w:r>
      <w:r w:rsidRPr="00A45500">
        <w:t>1</w:t>
      </w:r>
      <w:r w:rsidRPr="00A45500">
        <w:t>章</w:t>
      </w:r>
      <w:r w:rsidRPr="00A45500">
        <w:t xml:space="preserve"> </w:t>
      </w:r>
      <w:r w:rsidRPr="00A45500">
        <w:t>引言</w:t>
      </w:r>
      <w:bookmarkEnd w:id="89"/>
      <w:bookmarkEnd w:id="90"/>
    </w:p>
    <w:p w14:paraId="6A531272" w14:textId="2EE98461" w:rsidR="008A5BD0" w:rsidRPr="00A45500" w:rsidRDefault="00D922D8" w:rsidP="004E04E4">
      <w:pPr>
        <w:pStyle w:val="10"/>
      </w:pPr>
      <w:bookmarkStart w:id="91" w:name="_Toc93734159"/>
      <w:bookmarkStart w:id="92" w:name="_Toc99905732"/>
      <w:r w:rsidRPr="00A45500">
        <w:t xml:space="preserve">1.1 </w:t>
      </w:r>
      <w:bookmarkEnd w:id="91"/>
      <w:r w:rsidR="00EC6ADC" w:rsidRPr="00A45500">
        <w:t>研究背景与意义</w:t>
      </w:r>
      <w:bookmarkEnd w:id="92"/>
    </w:p>
    <w:p w14:paraId="351F0440" w14:textId="1E811F14" w:rsidR="009513D4" w:rsidRPr="00A45500" w:rsidRDefault="00E110B9" w:rsidP="00FF3891">
      <w:pPr>
        <w:ind w:firstLine="480"/>
      </w:pPr>
      <w:r w:rsidRPr="00A45500">
        <w:rPr>
          <w:rFonts w:hint="eastAsia"/>
        </w:rPr>
        <w:t>随着登纳德缩放定律和摩尔定律的终结，标准处理器性能提升的减速已成为了既定事实，新的</w:t>
      </w:r>
      <w:r w:rsidR="00EE6BB0" w:rsidRPr="00A45500">
        <w:rPr>
          <w:rFonts w:hint="eastAsia"/>
        </w:rPr>
        <w:t>体系结构</w:t>
      </w:r>
      <w:r w:rsidR="00876126" w:rsidRPr="00A45500">
        <w:rPr>
          <w:rFonts w:hint="eastAsia"/>
        </w:rPr>
        <w:t>“</w:t>
      </w:r>
      <w:r w:rsidRPr="00A45500">
        <w:rPr>
          <w:rFonts w:hint="eastAsia"/>
        </w:rPr>
        <w:t>黄金时代</w:t>
      </w:r>
      <w:r w:rsidR="00876126" w:rsidRPr="00A45500">
        <w:rPr>
          <w:rFonts w:hint="eastAsia"/>
        </w:rPr>
        <w:t>”</w:t>
      </w:r>
      <w:r w:rsidRPr="00A45500">
        <w:rPr>
          <w:rFonts w:hint="eastAsia"/>
        </w:rPr>
        <w:t>需要</w:t>
      </w:r>
      <w:r w:rsidR="00FF6726" w:rsidRPr="00A45500">
        <w:rPr>
          <w:rFonts w:hint="eastAsia"/>
        </w:rPr>
        <w:t>领域独特的设计语言和指令架构</w:t>
      </w:r>
      <w:r w:rsidR="001B334F" w:rsidRPr="00A45500">
        <w:rPr>
          <w:vertAlign w:val="superscript"/>
        </w:rPr>
        <w:fldChar w:fldCharType="begin"/>
      </w:r>
      <w:r w:rsidR="001B334F" w:rsidRPr="00A45500">
        <w:rPr>
          <w:vertAlign w:val="superscript"/>
        </w:rPr>
        <w:instrText xml:space="preserve"> </w:instrText>
      </w:r>
      <w:r w:rsidR="001B334F" w:rsidRPr="00A45500">
        <w:rPr>
          <w:rFonts w:hint="eastAsia"/>
          <w:vertAlign w:val="superscript"/>
        </w:rPr>
        <w:instrText>REF _Ref97758546 \r \h</w:instrText>
      </w:r>
      <w:r w:rsidR="001B334F" w:rsidRPr="00A45500">
        <w:rPr>
          <w:vertAlign w:val="superscript"/>
        </w:rPr>
        <w:instrText xml:space="preserve"> </w:instrText>
      </w:r>
      <w:r w:rsidR="0080546D" w:rsidRPr="00A45500">
        <w:rPr>
          <w:vertAlign w:val="superscript"/>
        </w:rPr>
        <w:instrText xml:space="preserve"> \* MERGEFORMAT </w:instrText>
      </w:r>
      <w:r w:rsidR="001B334F" w:rsidRPr="00A45500">
        <w:rPr>
          <w:vertAlign w:val="superscript"/>
        </w:rPr>
      </w:r>
      <w:r w:rsidR="001B334F" w:rsidRPr="00A45500">
        <w:rPr>
          <w:vertAlign w:val="superscript"/>
        </w:rPr>
        <w:fldChar w:fldCharType="separate"/>
      </w:r>
      <w:r w:rsidR="00A55661" w:rsidRPr="00A45500">
        <w:rPr>
          <w:vertAlign w:val="superscript"/>
        </w:rPr>
        <w:t>[1]</w:t>
      </w:r>
      <w:r w:rsidR="001B334F" w:rsidRPr="00A45500">
        <w:rPr>
          <w:vertAlign w:val="superscript"/>
        </w:rPr>
        <w:fldChar w:fldCharType="end"/>
      </w:r>
      <w:r w:rsidRPr="00A45500">
        <w:rPr>
          <w:rFonts w:hint="eastAsia"/>
        </w:rPr>
        <w:t>。</w:t>
      </w:r>
      <w:r w:rsidR="004339F7" w:rsidRPr="00A45500">
        <w:rPr>
          <w:rFonts w:hint="eastAsia"/>
        </w:rPr>
        <w:t>在</w:t>
      </w:r>
      <w:r w:rsidR="006765F4" w:rsidRPr="00A45500">
        <w:rPr>
          <w:rFonts w:hint="eastAsia"/>
        </w:rPr>
        <w:t>开源</w:t>
      </w:r>
      <w:r w:rsidR="00276352" w:rsidRPr="00A45500">
        <w:rPr>
          <w:rFonts w:hint="eastAsia"/>
        </w:rPr>
        <w:t>软件</w:t>
      </w:r>
      <w:r w:rsidR="006765F4" w:rsidRPr="00A45500">
        <w:rPr>
          <w:rFonts w:hint="eastAsia"/>
        </w:rPr>
        <w:t>生态</w:t>
      </w:r>
      <w:r w:rsidR="001D68F0" w:rsidRPr="00A45500">
        <w:rPr>
          <w:rFonts w:hint="eastAsia"/>
        </w:rPr>
        <w:t>的驱动下，</w:t>
      </w:r>
      <w:r w:rsidRPr="00A45500">
        <w:rPr>
          <w:rFonts w:hint="eastAsia"/>
        </w:rPr>
        <w:t>加州大学伯克利分校</w:t>
      </w:r>
      <w:r w:rsidR="00900663" w:rsidRPr="00A45500">
        <w:rPr>
          <w:rFonts w:hint="eastAsia"/>
        </w:rPr>
        <w:t>设计了</w:t>
      </w:r>
      <w:r w:rsidR="000C7201" w:rsidRPr="00A45500">
        <w:rPr>
          <w:rFonts w:hint="eastAsia"/>
        </w:rPr>
        <w:t>开源</w:t>
      </w:r>
      <w:r w:rsidR="00370DC3" w:rsidRPr="00A45500">
        <w:rPr>
          <w:rFonts w:hint="eastAsia"/>
        </w:rPr>
        <w:t>的</w:t>
      </w:r>
      <w:r w:rsidR="002602AF" w:rsidRPr="00A45500">
        <w:rPr>
          <w:rFonts w:hint="eastAsia"/>
        </w:rPr>
        <w:t>精简指令集</w:t>
      </w:r>
      <w:r w:rsidR="00DE056A" w:rsidRPr="00A45500">
        <w:rPr>
          <w:rFonts w:hint="eastAsia"/>
        </w:rPr>
        <w:t>架构</w:t>
      </w:r>
      <w:r w:rsidRPr="00A45500">
        <w:rPr>
          <w:rFonts w:hint="eastAsia"/>
        </w:rPr>
        <w:t>RISC-V</w:t>
      </w:r>
      <w:r w:rsidRPr="00A45500">
        <w:rPr>
          <w:rFonts w:hint="eastAsia"/>
        </w:rPr>
        <w:t>（</w:t>
      </w:r>
      <w:r w:rsidRPr="00A45500">
        <w:rPr>
          <w:rFonts w:hint="eastAsia"/>
        </w:rPr>
        <w:t>RISC Five</w:t>
      </w:r>
      <w:r w:rsidRPr="00A45500">
        <w:rPr>
          <w:rFonts w:hint="eastAsia"/>
        </w:rPr>
        <w:t>）</w:t>
      </w:r>
      <w:r w:rsidR="00243C04" w:rsidRPr="00A45500">
        <w:rPr>
          <w:rFonts w:hint="eastAsia"/>
        </w:rPr>
        <w:t>。</w:t>
      </w:r>
      <w:r w:rsidR="00335C67" w:rsidRPr="00A45500">
        <w:rPr>
          <w:rFonts w:hint="eastAsia"/>
        </w:rPr>
        <w:t>R</w:t>
      </w:r>
      <w:r w:rsidR="00335C67" w:rsidRPr="00A45500">
        <w:t>ISC-V</w:t>
      </w:r>
      <w:r w:rsidR="00AD56FE" w:rsidRPr="00A45500">
        <w:rPr>
          <w:rFonts w:hint="eastAsia"/>
        </w:rPr>
        <w:t>避免</w:t>
      </w:r>
      <w:r w:rsidR="00384ABA" w:rsidRPr="00A45500">
        <w:rPr>
          <w:rFonts w:hint="eastAsia"/>
        </w:rPr>
        <w:t>了</w:t>
      </w:r>
      <w:r w:rsidR="005614E8" w:rsidRPr="00A45500">
        <w:rPr>
          <w:rFonts w:hint="eastAsia"/>
        </w:rPr>
        <w:t>传统</w:t>
      </w:r>
      <w:r w:rsidR="001A390D" w:rsidRPr="00A45500">
        <w:rPr>
          <w:rFonts w:hint="eastAsia"/>
        </w:rPr>
        <w:t>指令</w:t>
      </w:r>
      <w:r w:rsidR="00290511" w:rsidRPr="00A45500">
        <w:rPr>
          <w:rFonts w:hint="eastAsia"/>
        </w:rPr>
        <w:t>架构</w:t>
      </w:r>
      <w:r w:rsidR="00DC5A33" w:rsidRPr="00A45500">
        <w:rPr>
          <w:rFonts w:hint="eastAsia"/>
        </w:rPr>
        <w:t>（如</w:t>
      </w:r>
      <w:r w:rsidR="00DC5A33" w:rsidRPr="00A45500">
        <w:rPr>
          <w:rFonts w:hint="eastAsia"/>
        </w:rPr>
        <w:t>x</w:t>
      </w:r>
      <w:r w:rsidR="00DC5A33" w:rsidRPr="00A45500">
        <w:t>86</w:t>
      </w:r>
      <w:r w:rsidR="00DC5A33" w:rsidRPr="00A45500">
        <w:rPr>
          <w:rFonts w:hint="eastAsia"/>
        </w:rPr>
        <w:t>、</w:t>
      </w:r>
      <w:r w:rsidR="00DC5A33" w:rsidRPr="00A45500">
        <w:t>Arm</w:t>
      </w:r>
      <w:r w:rsidR="007E513A" w:rsidRPr="00A45500">
        <w:rPr>
          <w:rFonts w:hint="eastAsia"/>
        </w:rPr>
        <w:t>、</w:t>
      </w:r>
      <w:r w:rsidR="007E513A" w:rsidRPr="00A45500">
        <w:rPr>
          <w:rFonts w:hint="eastAsia"/>
        </w:rPr>
        <w:t>M</w:t>
      </w:r>
      <w:r w:rsidR="007E513A" w:rsidRPr="00A45500">
        <w:t>IPS</w:t>
      </w:r>
      <w:r w:rsidR="00DC5A33" w:rsidRPr="00A45500">
        <w:rPr>
          <w:rFonts w:hint="eastAsia"/>
        </w:rPr>
        <w:t>等）</w:t>
      </w:r>
      <w:r w:rsidR="001A390D" w:rsidRPr="00A45500">
        <w:rPr>
          <w:rFonts w:hint="eastAsia"/>
        </w:rPr>
        <w:t>发展</w:t>
      </w:r>
      <w:r w:rsidR="00001482" w:rsidRPr="00A45500">
        <w:rPr>
          <w:rFonts w:hint="eastAsia"/>
        </w:rPr>
        <w:t>历程中</w:t>
      </w:r>
      <w:r w:rsidR="00A64C34" w:rsidRPr="00A45500">
        <w:rPr>
          <w:rFonts w:hint="eastAsia"/>
        </w:rPr>
        <w:t>累积</w:t>
      </w:r>
      <w:r w:rsidR="00312312" w:rsidRPr="00A45500">
        <w:rPr>
          <w:rFonts w:hint="eastAsia"/>
        </w:rPr>
        <w:t>的</w:t>
      </w:r>
      <w:r w:rsidR="001A4EF0" w:rsidRPr="00A45500">
        <w:rPr>
          <w:rFonts w:hint="eastAsia"/>
        </w:rPr>
        <w:t>弊端</w:t>
      </w:r>
      <w:r w:rsidR="00661182" w:rsidRPr="00A45500">
        <w:rPr>
          <w:rFonts w:hint="eastAsia"/>
        </w:rPr>
        <w:t>，模块化的设计</w:t>
      </w:r>
      <w:r w:rsidR="00CC6F56" w:rsidRPr="00A45500">
        <w:rPr>
          <w:rFonts w:hint="eastAsia"/>
        </w:rPr>
        <w:t>赋予它简洁、高效</w:t>
      </w:r>
      <w:r w:rsidR="00F45918" w:rsidRPr="00A45500">
        <w:rPr>
          <w:rFonts w:hint="eastAsia"/>
        </w:rPr>
        <w:t>的特性</w:t>
      </w:r>
      <w:r w:rsidR="00B14E2F" w:rsidRPr="00A45500">
        <w:rPr>
          <w:rFonts w:hint="eastAsia"/>
        </w:rPr>
        <w:t>，</w:t>
      </w:r>
      <w:r w:rsidR="00EF0535" w:rsidRPr="00A45500">
        <w:rPr>
          <w:rFonts w:hint="eastAsia"/>
        </w:rPr>
        <w:t>并于</w:t>
      </w:r>
      <w:r w:rsidR="00B14E2F" w:rsidRPr="00A45500">
        <w:rPr>
          <w:rFonts w:hint="eastAsia"/>
        </w:rPr>
        <w:t>近年来</w:t>
      </w:r>
      <w:r w:rsidR="003F381F" w:rsidRPr="00A45500">
        <w:rPr>
          <w:rFonts w:hint="eastAsia"/>
        </w:rPr>
        <w:t>涌现</w:t>
      </w:r>
      <w:r w:rsidR="0058357D" w:rsidRPr="00A45500">
        <w:rPr>
          <w:rFonts w:hint="eastAsia"/>
        </w:rPr>
        <w:t>出</w:t>
      </w:r>
      <w:r w:rsidR="00E5002F" w:rsidRPr="00A45500">
        <w:rPr>
          <w:rFonts w:hint="eastAsia"/>
        </w:rPr>
        <w:t>一系列</w:t>
      </w:r>
      <w:r w:rsidR="00A34DBD" w:rsidRPr="00A45500">
        <w:rPr>
          <w:rFonts w:hint="eastAsia"/>
        </w:rPr>
        <w:t>基于</w:t>
      </w:r>
      <w:r w:rsidR="00A34DBD" w:rsidRPr="00A45500">
        <w:rPr>
          <w:rFonts w:hint="eastAsia"/>
        </w:rPr>
        <w:t>R</w:t>
      </w:r>
      <w:r w:rsidR="00A34DBD" w:rsidRPr="00A45500">
        <w:t>ISC-V</w:t>
      </w:r>
      <w:r w:rsidR="00DC4A4D" w:rsidRPr="00A45500">
        <w:rPr>
          <w:rFonts w:hint="eastAsia"/>
        </w:rPr>
        <w:t>指令架构的</w:t>
      </w:r>
      <w:r w:rsidR="00DD2036" w:rsidRPr="00A45500">
        <w:rPr>
          <w:rFonts w:hint="eastAsia"/>
        </w:rPr>
        <w:t>处理器</w:t>
      </w:r>
      <w:r w:rsidR="00754655" w:rsidRPr="00A45500">
        <w:rPr>
          <w:rFonts w:hint="eastAsia"/>
        </w:rPr>
        <w:t>设计</w:t>
      </w:r>
      <w:r w:rsidR="005035DA" w:rsidRPr="00A45500">
        <w:rPr>
          <w:vertAlign w:val="superscript"/>
        </w:rPr>
        <w:fldChar w:fldCharType="begin"/>
      </w:r>
      <w:r w:rsidR="005035DA" w:rsidRPr="00A45500">
        <w:rPr>
          <w:vertAlign w:val="superscript"/>
        </w:rPr>
        <w:instrText xml:space="preserve"> </w:instrText>
      </w:r>
      <w:r w:rsidR="005035DA" w:rsidRPr="00A45500">
        <w:rPr>
          <w:rFonts w:hint="eastAsia"/>
          <w:vertAlign w:val="superscript"/>
        </w:rPr>
        <w:instrText>REF _Ref98030813 \r \h</w:instrText>
      </w:r>
      <w:r w:rsidR="005035DA" w:rsidRPr="00A45500">
        <w:rPr>
          <w:vertAlign w:val="superscript"/>
        </w:rPr>
        <w:instrText xml:space="preserve">  \* MERGEFORMAT </w:instrText>
      </w:r>
      <w:r w:rsidR="005035DA" w:rsidRPr="00A45500">
        <w:rPr>
          <w:vertAlign w:val="superscript"/>
        </w:rPr>
      </w:r>
      <w:r w:rsidR="005035DA" w:rsidRPr="00A45500">
        <w:rPr>
          <w:vertAlign w:val="superscript"/>
        </w:rPr>
        <w:fldChar w:fldCharType="separate"/>
      </w:r>
      <w:r w:rsidR="00A55661" w:rsidRPr="00A45500">
        <w:rPr>
          <w:vertAlign w:val="superscript"/>
        </w:rPr>
        <w:t>[2]</w:t>
      </w:r>
      <w:r w:rsidR="005035DA" w:rsidRPr="00A45500">
        <w:rPr>
          <w:vertAlign w:val="superscript"/>
        </w:rPr>
        <w:fldChar w:fldCharType="end"/>
      </w:r>
      <w:r w:rsidR="005035DA" w:rsidRPr="00A45500">
        <w:rPr>
          <w:vertAlign w:val="superscript"/>
        </w:rPr>
        <w:fldChar w:fldCharType="begin"/>
      </w:r>
      <w:r w:rsidR="005035DA" w:rsidRPr="00A45500">
        <w:rPr>
          <w:vertAlign w:val="superscript"/>
        </w:rPr>
        <w:instrText xml:space="preserve"> REF _Ref99208037 \r \h  \* MERGEFORMAT </w:instrText>
      </w:r>
      <w:r w:rsidR="005035DA" w:rsidRPr="00A45500">
        <w:rPr>
          <w:vertAlign w:val="superscript"/>
        </w:rPr>
      </w:r>
      <w:r w:rsidR="005035DA" w:rsidRPr="00A45500">
        <w:rPr>
          <w:vertAlign w:val="superscript"/>
        </w:rPr>
        <w:fldChar w:fldCharType="separate"/>
      </w:r>
      <w:r w:rsidR="00A55661" w:rsidRPr="00A45500">
        <w:rPr>
          <w:vertAlign w:val="superscript"/>
        </w:rPr>
        <w:t>[3]</w:t>
      </w:r>
      <w:r w:rsidR="005035DA" w:rsidRPr="00A45500">
        <w:rPr>
          <w:vertAlign w:val="superscript"/>
        </w:rPr>
        <w:fldChar w:fldCharType="end"/>
      </w:r>
      <w:r w:rsidR="003D66DA" w:rsidRPr="00A45500">
        <w:rPr>
          <w:vertAlign w:val="superscript"/>
        </w:rPr>
        <w:fldChar w:fldCharType="begin"/>
      </w:r>
      <w:r w:rsidR="003D66DA" w:rsidRPr="00A45500">
        <w:rPr>
          <w:vertAlign w:val="superscript"/>
        </w:rPr>
        <w:instrText xml:space="preserve"> REF _Ref99352251 \r \h  \* MERGEFORMAT </w:instrText>
      </w:r>
      <w:r w:rsidR="003D66DA" w:rsidRPr="00A45500">
        <w:rPr>
          <w:vertAlign w:val="superscript"/>
        </w:rPr>
      </w:r>
      <w:r w:rsidR="003D66DA" w:rsidRPr="00A45500">
        <w:rPr>
          <w:vertAlign w:val="superscript"/>
        </w:rPr>
        <w:fldChar w:fldCharType="separate"/>
      </w:r>
      <w:r w:rsidR="003D66DA" w:rsidRPr="00A45500">
        <w:rPr>
          <w:vertAlign w:val="superscript"/>
        </w:rPr>
        <w:t>[20</w:t>
      </w:r>
      <w:r w:rsidR="003D66DA" w:rsidRPr="00A45500">
        <w:rPr>
          <w:vanish/>
          <w:vertAlign w:val="superscript"/>
        </w:rPr>
        <w:t>]</w:t>
      </w:r>
      <w:r w:rsidR="003D66DA" w:rsidRPr="00A45500">
        <w:rPr>
          <w:vertAlign w:val="superscript"/>
        </w:rPr>
        <w:fldChar w:fldCharType="end"/>
      </w:r>
      <w:r w:rsidR="00DE7E38" w:rsidRPr="00A45500">
        <w:rPr>
          <w:vertAlign w:val="superscript"/>
        </w:rPr>
        <w:t>-</w:t>
      </w:r>
      <w:r w:rsidR="003D66DA" w:rsidRPr="00A45500">
        <w:rPr>
          <w:vanish/>
          <w:vertAlign w:val="superscript"/>
        </w:rPr>
        <w:fldChar w:fldCharType="begin"/>
      </w:r>
      <w:r w:rsidR="003D66DA" w:rsidRPr="00A45500">
        <w:rPr>
          <w:vanish/>
          <w:vertAlign w:val="superscript"/>
        </w:rPr>
        <w:instrText xml:space="preserve"> REF _Ref99352297 \r \h  \* MERGEFORMAT </w:instrText>
      </w:r>
      <w:r w:rsidR="003D66DA" w:rsidRPr="00A45500">
        <w:rPr>
          <w:vanish/>
          <w:vertAlign w:val="superscript"/>
        </w:rPr>
      </w:r>
      <w:r w:rsidR="003D66DA" w:rsidRPr="00A45500">
        <w:rPr>
          <w:vanish/>
          <w:vertAlign w:val="superscript"/>
        </w:rPr>
        <w:fldChar w:fldCharType="separate"/>
      </w:r>
      <w:r w:rsidR="003D66DA" w:rsidRPr="00A45500">
        <w:rPr>
          <w:vanish/>
          <w:vertAlign w:val="superscript"/>
        </w:rPr>
        <w:t>[21]</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_Ref99352012 \r \h  \* MERGEFORMAT </w:instrText>
      </w:r>
      <w:r w:rsidR="003D66DA" w:rsidRPr="00A45500">
        <w:rPr>
          <w:vanish/>
          <w:vertAlign w:val="superscript"/>
        </w:rPr>
      </w:r>
      <w:r w:rsidR="003D66DA" w:rsidRPr="00A45500">
        <w:rPr>
          <w:vanish/>
          <w:vertAlign w:val="superscript"/>
        </w:rPr>
        <w:fldChar w:fldCharType="separate"/>
      </w:r>
      <w:r w:rsidR="003D66DA" w:rsidRPr="00A45500">
        <w:rPr>
          <w:vanish/>
          <w:vertAlign w:val="superscript"/>
        </w:rPr>
        <w:t>[22]</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_Ref99352585 \r \h  \* MERGEFORMAT </w:instrText>
      </w:r>
      <w:r w:rsidR="003D66DA" w:rsidRPr="00A45500">
        <w:rPr>
          <w:vanish/>
          <w:vertAlign w:val="superscript"/>
        </w:rPr>
      </w:r>
      <w:r w:rsidR="003D66DA" w:rsidRPr="00A45500">
        <w:rPr>
          <w:vanish/>
          <w:vertAlign w:val="superscript"/>
        </w:rPr>
        <w:fldChar w:fldCharType="separate"/>
      </w:r>
      <w:r w:rsidR="003D66DA" w:rsidRPr="00A45500">
        <w:rPr>
          <w:vanish/>
          <w:vertAlign w:val="superscript"/>
        </w:rPr>
        <w:t>[23]</w:t>
      </w:r>
      <w:r w:rsidR="003D66DA" w:rsidRPr="00A45500">
        <w:rPr>
          <w:vanish/>
          <w:vertAlign w:val="superscript"/>
        </w:rPr>
        <w:fldChar w:fldCharType="end"/>
      </w:r>
      <w:r w:rsidR="003D66DA" w:rsidRPr="00A45500">
        <w:rPr>
          <w:vertAlign w:val="superscript"/>
        </w:rPr>
        <w:fldChar w:fldCharType="begin"/>
      </w:r>
      <w:r w:rsidR="003D66DA" w:rsidRPr="00A45500">
        <w:rPr>
          <w:vertAlign w:val="superscript"/>
        </w:rPr>
        <w:instrText xml:space="preserve"> REF _Ref99352692 \r \h  \* MERGEFORMAT </w:instrText>
      </w:r>
      <w:r w:rsidR="003D66DA" w:rsidRPr="00A45500">
        <w:rPr>
          <w:vertAlign w:val="superscript"/>
        </w:rPr>
      </w:r>
      <w:r w:rsidR="003D66DA" w:rsidRPr="00A45500">
        <w:rPr>
          <w:vertAlign w:val="superscript"/>
        </w:rPr>
        <w:fldChar w:fldCharType="separate"/>
      </w:r>
      <w:r w:rsidR="003D66DA" w:rsidRPr="00A45500">
        <w:rPr>
          <w:vanish/>
          <w:vertAlign w:val="superscript"/>
        </w:rPr>
        <w:t>[</w:t>
      </w:r>
      <w:r w:rsidR="003D66DA" w:rsidRPr="00A45500">
        <w:rPr>
          <w:vertAlign w:val="superscript"/>
        </w:rPr>
        <w:t>24]</w:t>
      </w:r>
      <w:r w:rsidR="003D66DA" w:rsidRPr="00A45500">
        <w:rPr>
          <w:vertAlign w:val="superscript"/>
        </w:rPr>
        <w:fldChar w:fldCharType="end"/>
      </w:r>
      <w:r w:rsidR="00137891" w:rsidRPr="00A45500">
        <w:rPr>
          <w:rFonts w:hint="eastAsia"/>
        </w:rPr>
        <w:t>及</w:t>
      </w:r>
      <w:r w:rsidR="00945CA3" w:rsidRPr="00A45500">
        <w:rPr>
          <w:rFonts w:hint="eastAsia"/>
        </w:rPr>
        <w:t>软件</w:t>
      </w:r>
      <w:r w:rsidR="000508E4" w:rsidRPr="00A45500">
        <w:rPr>
          <w:rFonts w:hint="eastAsia"/>
        </w:rPr>
        <w:t>拓展</w:t>
      </w:r>
      <w:r w:rsidR="00F86880" w:rsidRPr="00A45500">
        <w:rPr>
          <w:vertAlign w:val="superscript"/>
        </w:rPr>
        <w:fldChar w:fldCharType="begin"/>
      </w:r>
      <w:r w:rsidR="00F86880" w:rsidRPr="00A45500">
        <w:rPr>
          <w:vertAlign w:val="superscript"/>
        </w:rPr>
        <w:instrText xml:space="preserve"> </w:instrText>
      </w:r>
      <w:r w:rsidR="00F86880" w:rsidRPr="00A45500">
        <w:rPr>
          <w:rFonts w:hint="eastAsia"/>
          <w:vertAlign w:val="superscript"/>
        </w:rPr>
        <w:instrText>REF _Ref99331465 \r \h</w:instrText>
      </w:r>
      <w:r w:rsidR="00F86880" w:rsidRPr="00A45500">
        <w:rPr>
          <w:vertAlign w:val="superscript"/>
        </w:rPr>
        <w:instrText xml:space="preserve">  \* MERGEFORMAT </w:instrText>
      </w:r>
      <w:r w:rsidR="00F86880" w:rsidRPr="00A45500">
        <w:rPr>
          <w:vertAlign w:val="superscript"/>
        </w:rPr>
      </w:r>
      <w:r w:rsidR="00F86880" w:rsidRPr="00A45500">
        <w:rPr>
          <w:vertAlign w:val="superscript"/>
        </w:rPr>
        <w:fldChar w:fldCharType="separate"/>
      </w:r>
      <w:r w:rsidR="00F86880" w:rsidRPr="00A45500">
        <w:rPr>
          <w:vertAlign w:val="superscript"/>
        </w:rPr>
        <w:t>[16</w:t>
      </w:r>
      <w:r w:rsidR="00F86880" w:rsidRPr="00A45500">
        <w:rPr>
          <w:vanish/>
          <w:vertAlign w:val="superscript"/>
        </w:rPr>
        <w:t>]</w:t>
      </w:r>
      <w:r w:rsidR="00F86880" w:rsidRPr="00A45500">
        <w:rPr>
          <w:vertAlign w:val="superscript"/>
        </w:rPr>
        <w:fldChar w:fldCharType="end"/>
      </w:r>
      <w:r w:rsidR="00F86880" w:rsidRPr="00A45500">
        <w:rPr>
          <w:vertAlign w:val="superscript"/>
        </w:rPr>
        <w:t>-</w:t>
      </w:r>
      <w:r w:rsidR="00F86880" w:rsidRPr="00A45500">
        <w:rPr>
          <w:vanish/>
          <w:vertAlign w:val="superscript"/>
        </w:rPr>
        <w:fldChar w:fldCharType="begin"/>
      </w:r>
      <w:r w:rsidR="00F86880" w:rsidRPr="00A45500">
        <w:rPr>
          <w:vanish/>
          <w:vertAlign w:val="superscript"/>
        </w:rPr>
        <w:instrText xml:space="preserve"> REF _Ref99351636 \r \h  \* MERGEFORMAT </w:instrText>
      </w:r>
      <w:r w:rsidR="00F86880" w:rsidRPr="00A45500">
        <w:rPr>
          <w:vanish/>
          <w:vertAlign w:val="superscript"/>
        </w:rPr>
      </w:r>
      <w:r w:rsidR="00F86880" w:rsidRPr="00A45500">
        <w:rPr>
          <w:vanish/>
          <w:vertAlign w:val="superscript"/>
        </w:rPr>
        <w:fldChar w:fldCharType="separate"/>
      </w:r>
      <w:r w:rsidR="00F86880" w:rsidRPr="00A45500">
        <w:rPr>
          <w:vanish/>
          <w:vertAlign w:val="superscript"/>
        </w:rPr>
        <w:t>[17]</w:t>
      </w:r>
      <w:r w:rsidR="00F86880" w:rsidRPr="00A45500">
        <w:rPr>
          <w:vanish/>
          <w:vertAlign w:val="superscript"/>
        </w:rPr>
        <w:fldChar w:fldCharType="end"/>
      </w:r>
      <w:r w:rsidR="00F86880" w:rsidRPr="00A45500">
        <w:rPr>
          <w:vanish/>
          <w:vertAlign w:val="superscript"/>
        </w:rPr>
        <w:fldChar w:fldCharType="begin"/>
      </w:r>
      <w:r w:rsidR="00F86880" w:rsidRPr="00A45500">
        <w:rPr>
          <w:vanish/>
          <w:vertAlign w:val="superscript"/>
        </w:rPr>
        <w:instrText xml:space="preserve"> REF _Ref99351639 \r \h  \* MERGEFORMAT </w:instrText>
      </w:r>
      <w:r w:rsidR="00F86880" w:rsidRPr="00A45500">
        <w:rPr>
          <w:vanish/>
          <w:vertAlign w:val="superscript"/>
        </w:rPr>
      </w:r>
      <w:r w:rsidR="00F86880" w:rsidRPr="00A45500">
        <w:rPr>
          <w:vanish/>
          <w:vertAlign w:val="superscript"/>
        </w:rPr>
        <w:fldChar w:fldCharType="separate"/>
      </w:r>
      <w:r w:rsidR="00F86880" w:rsidRPr="00A45500">
        <w:rPr>
          <w:vanish/>
          <w:vertAlign w:val="superscript"/>
        </w:rPr>
        <w:t>[18]</w:t>
      </w:r>
      <w:r w:rsidR="00F86880" w:rsidRPr="00A45500">
        <w:rPr>
          <w:vanish/>
          <w:vertAlign w:val="superscript"/>
        </w:rPr>
        <w:fldChar w:fldCharType="end"/>
      </w:r>
      <w:r w:rsidR="00F86880" w:rsidRPr="00A45500">
        <w:rPr>
          <w:vertAlign w:val="superscript"/>
        </w:rPr>
        <w:fldChar w:fldCharType="begin"/>
      </w:r>
      <w:r w:rsidR="00F86880" w:rsidRPr="00A45500">
        <w:rPr>
          <w:vertAlign w:val="superscript"/>
        </w:rPr>
        <w:instrText xml:space="preserve"> REF _Ref99351640 \r \h  \* MERGEFORMAT </w:instrText>
      </w:r>
      <w:r w:rsidR="00F86880" w:rsidRPr="00A45500">
        <w:rPr>
          <w:vertAlign w:val="superscript"/>
        </w:rPr>
      </w:r>
      <w:r w:rsidR="00F86880" w:rsidRPr="00A45500">
        <w:rPr>
          <w:vertAlign w:val="superscript"/>
        </w:rPr>
        <w:fldChar w:fldCharType="separate"/>
      </w:r>
      <w:r w:rsidR="00F86880" w:rsidRPr="00A45500">
        <w:rPr>
          <w:vanish/>
          <w:vertAlign w:val="superscript"/>
        </w:rPr>
        <w:t>[</w:t>
      </w:r>
      <w:r w:rsidR="00F86880" w:rsidRPr="00A45500">
        <w:rPr>
          <w:vertAlign w:val="superscript"/>
        </w:rPr>
        <w:t>19]</w:t>
      </w:r>
      <w:r w:rsidR="00F86880" w:rsidRPr="00A45500">
        <w:rPr>
          <w:vertAlign w:val="superscript"/>
        </w:rPr>
        <w:fldChar w:fldCharType="end"/>
      </w:r>
      <w:r w:rsidRPr="00A45500">
        <w:rPr>
          <w:rFonts w:hint="eastAsia"/>
        </w:rPr>
        <w:t>。</w:t>
      </w:r>
      <w:r w:rsidR="00C71C06" w:rsidRPr="00A45500">
        <w:t xml:space="preserve"> </w:t>
      </w:r>
    </w:p>
    <w:p w14:paraId="7CA20807" w14:textId="0193AA1C" w:rsidR="00BD3BFE" w:rsidRPr="00A45500" w:rsidRDefault="00B0122B" w:rsidP="009513D4">
      <w:pPr>
        <w:ind w:firstLine="480"/>
      </w:pPr>
      <w:r w:rsidRPr="00A45500">
        <w:rPr>
          <w:rFonts w:hint="eastAsia"/>
        </w:rPr>
        <w:t>随着</w:t>
      </w:r>
      <w:r w:rsidRPr="00A45500">
        <w:rPr>
          <w:rFonts w:hint="eastAsia"/>
        </w:rPr>
        <w:t>R</w:t>
      </w:r>
      <w:r w:rsidRPr="00A45500">
        <w:t>ISC-V</w:t>
      </w:r>
      <w:r w:rsidRPr="00A45500">
        <w:rPr>
          <w:rFonts w:hint="eastAsia"/>
        </w:rPr>
        <w:t>软件生态的日益完善，</w:t>
      </w:r>
      <w:r w:rsidR="00FB687B" w:rsidRPr="00A45500">
        <w:rPr>
          <w:rFonts w:hint="eastAsia"/>
        </w:rPr>
        <w:t>解决</w:t>
      </w:r>
      <w:r w:rsidR="00AD31A0" w:rsidRPr="00A45500">
        <w:rPr>
          <w:rFonts w:hint="eastAsia"/>
        </w:rPr>
        <w:t>R</w:t>
      </w:r>
      <w:r w:rsidR="00AD31A0" w:rsidRPr="00A45500">
        <w:t>ISC-V</w:t>
      </w:r>
      <w:r w:rsidR="00E85F67" w:rsidRPr="00A45500">
        <w:rPr>
          <w:rFonts w:hint="eastAsia"/>
        </w:rPr>
        <w:t>架构</w:t>
      </w:r>
      <w:r w:rsidR="004762CA" w:rsidRPr="00A45500">
        <w:rPr>
          <w:rFonts w:hint="eastAsia"/>
        </w:rPr>
        <w:t>上</w:t>
      </w:r>
      <w:r w:rsidR="00351338" w:rsidRPr="00A45500">
        <w:rPr>
          <w:rFonts w:hint="eastAsia"/>
        </w:rPr>
        <w:t>的</w:t>
      </w:r>
      <w:r w:rsidR="00BD7FA9" w:rsidRPr="00A45500">
        <w:rPr>
          <w:rFonts w:hint="eastAsia"/>
        </w:rPr>
        <w:t>程序</w:t>
      </w:r>
      <w:r w:rsidRPr="00A45500">
        <w:rPr>
          <w:rFonts w:hint="eastAsia"/>
        </w:rPr>
        <w:t>可重现性</w:t>
      </w:r>
      <w:r w:rsidR="000A5807" w:rsidRPr="00A45500">
        <w:rPr>
          <w:rFonts w:hint="eastAsia"/>
        </w:rPr>
        <w:t>问题</w:t>
      </w:r>
      <w:r w:rsidR="00E20C7D" w:rsidRPr="00A45500">
        <w:rPr>
          <w:rFonts w:hint="eastAsia"/>
        </w:rPr>
        <w:t>变得</w:t>
      </w:r>
      <w:r w:rsidR="00CB69AF" w:rsidRPr="00A45500">
        <w:rPr>
          <w:rFonts w:hint="eastAsia"/>
        </w:rPr>
        <w:t>愈发</w:t>
      </w:r>
      <w:r w:rsidR="00D542BD" w:rsidRPr="00A45500">
        <w:rPr>
          <w:rFonts w:hint="eastAsia"/>
        </w:rPr>
        <w:t>重要</w:t>
      </w:r>
      <w:r w:rsidR="00AF2DA2" w:rsidRPr="00A45500">
        <w:rPr>
          <w:rFonts w:hint="eastAsia"/>
        </w:rPr>
        <w:t>。</w:t>
      </w:r>
      <w:r w:rsidR="00E15544" w:rsidRPr="00A45500">
        <w:rPr>
          <w:rFonts w:hint="eastAsia"/>
        </w:rPr>
        <w:t>可重现性的概念强调同一种方法在不同条件下获得一致性的研究结果</w:t>
      </w:r>
      <w:r w:rsidR="00F6426B" w:rsidRPr="00A45500">
        <w:rPr>
          <w:rFonts w:hint="eastAsia"/>
        </w:rPr>
        <w:t>。</w:t>
      </w:r>
      <w:r w:rsidR="002D3783" w:rsidRPr="00A45500">
        <w:rPr>
          <w:rFonts w:hint="eastAsia"/>
        </w:rPr>
        <w:t>在计算机科学领域，可重现性意味着数据流的确定性，即每个输入重复映射到唯一的确定性输出</w:t>
      </w:r>
      <w:r w:rsidR="00F6426B" w:rsidRPr="00A45500">
        <w:rPr>
          <w:rFonts w:hint="eastAsia"/>
        </w:rPr>
        <w:t>，</w:t>
      </w:r>
      <w:r w:rsidR="008A2AB1" w:rsidRPr="00A45500">
        <w:rPr>
          <w:rFonts w:hint="eastAsia"/>
        </w:rPr>
        <w:t>主要</w:t>
      </w:r>
      <w:r w:rsidR="002622B0" w:rsidRPr="00A45500">
        <w:rPr>
          <w:rFonts w:hint="eastAsia"/>
        </w:rPr>
        <w:t>体现在如下三个</w:t>
      </w:r>
      <w:r w:rsidR="00402DF7" w:rsidRPr="00A45500">
        <w:rPr>
          <w:rFonts w:hint="eastAsia"/>
        </w:rPr>
        <w:t>应用场景</w:t>
      </w:r>
      <w:r w:rsidR="00FE5D04" w:rsidRPr="00A45500">
        <w:rPr>
          <w:rFonts w:hint="eastAsia"/>
        </w:rPr>
        <w:t>：（</w:t>
      </w:r>
      <w:r w:rsidR="00FE5D04" w:rsidRPr="00A45500">
        <w:rPr>
          <w:rFonts w:hint="eastAsia"/>
        </w:rPr>
        <w:t>1</w:t>
      </w:r>
      <w:r w:rsidR="00FE5D04" w:rsidRPr="00A45500">
        <w:rPr>
          <w:rFonts w:hint="eastAsia"/>
        </w:rPr>
        <w:t>）</w:t>
      </w:r>
      <w:r w:rsidR="00FD40F0" w:rsidRPr="00A45500">
        <w:rPr>
          <w:rFonts w:hint="eastAsia"/>
        </w:rPr>
        <w:t>软件包</w:t>
      </w:r>
      <w:r w:rsidR="000C704F" w:rsidRPr="00A45500">
        <w:rPr>
          <w:rFonts w:hint="eastAsia"/>
        </w:rPr>
        <w:t>构建</w:t>
      </w:r>
      <w:r w:rsidR="007D6E2C" w:rsidRPr="00A45500">
        <w:rPr>
          <w:rFonts w:hint="eastAsia"/>
        </w:rPr>
        <w:t>。</w:t>
      </w:r>
      <w:r w:rsidR="00302CAA" w:rsidRPr="00A45500">
        <w:rPr>
          <w:rFonts w:hint="eastAsia"/>
        </w:rPr>
        <w:t>保证发布的</w:t>
      </w:r>
      <w:r w:rsidR="00FF4455" w:rsidRPr="00A45500">
        <w:rPr>
          <w:rFonts w:hint="eastAsia"/>
        </w:rPr>
        <w:t>软件</w:t>
      </w:r>
      <w:r w:rsidR="005061C5" w:rsidRPr="00A45500">
        <w:rPr>
          <w:rFonts w:hint="eastAsia"/>
        </w:rPr>
        <w:t>在任意节点上</w:t>
      </w:r>
      <w:r w:rsidR="00FF4455" w:rsidRPr="00A45500">
        <w:rPr>
          <w:rFonts w:hint="eastAsia"/>
        </w:rPr>
        <w:t>具有</w:t>
      </w:r>
      <w:r w:rsidR="007D6E2C" w:rsidRPr="00A45500">
        <w:rPr>
          <w:rFonts w:hint="eastAsia"/>
        </w:rPr>
        <w:t>可重现</w:t>
      </w:r>
      <w:r w:rsidR="00FE2BEB" w:rsidRPr="00A45500">
        <w:rPr>
          <w:rFonts w:hint="eastAsia"/>
        </w:rPr>
        <w:t>性</w:t>
      </w:r>
      <w:r w:rsidR="006322DE" w:rsidRPr="00A45500">
        <w:rPr>
          <w:rFonts w:hint="eastAsia"/>
        </w:rPr>
        <w:t>是很多</w:t>
      </w:r>
      <w:r w:rsidR="00DA351D" w:rsidRPr="00A45500">
        <w:rPr>
          <w:rFonts w:hint="eastAsia"/>
        </w:rPr>
        <w:t>机构（如</w:t>
      </w:r>
      <w:r w:rsidR="005D5226" w:rsidRPr="00A45500">
        <w:rPr>
          <w:rFonts w:hint="eastAsia"/>
        </w:rPr>
        <w:t>微软</w:t>
      </w:r>
      <w:r w:rsidR="005B65DA" w:rsidRPr="00A45500">
        <w:rPr>
          <w:rFonts w:hint="eastAsia"/>
        </w:rPr>
        <w:t>在</w:t>
      </w:r>
      <w:r w:rsidR="005B65DA" w:rsidRPr="00A45500">
        <w:rPr>
          <w:rFonts w:hint="eastAsia"/>
        </w:rPr>
        <w:t>C</w:t>
      </w:r>
      <w:r w:rsidR="005B65DA" w:rsidRPr="00A45500">
        <w:t>#</w:t>
      </w:r>
      <w:r w:rsidR="005B65DA" w:rsidRPr="00A45500">
        <w:rPr>
          <w:rFonts w:hint="eastAsia"/>
        </w:rPr>
        <w:t>和</w:t>
      </w:r>
      <w:r w:rsidR="0015173A" w:rsidRPr="00A45500">
        <w:rPr>
          <w:rFonts w:hint="eastAsia"/>
        </w:rPr>
        <w:t>V</w:t>
      </w:r>
      <w:r w:rsidR="0015173A" w:rsidRPr="00A45500">
        <w:t>B</w:t>
      </w:r>
      <w:r w:rsidR="0015173A" w:rsidRPr="00A45500">
        <w:rPr>
          <w:rFonts w:hint="eastAsia"/>
        </w:rPr>
        <w:t>编译器</w:t>
      </w:r>
      <w:r w:rsidR="000041FB" w:rsidRPr="00A45500">
        <w:rPr>
          <w:rFonts w:hint="eastAsia"/>
        </w:rPr>
        <w:t>中</w:t>
      </w:r>
      <w:r w:rsidR="00D75EE0" w:rsidRPr="00A45500">
        <w:rPr>
          <w:rFonts w:hint="eastAsia"/>
        </w:rPr>
        <w:t>的工作</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_Ref99208075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05102" w:rsidRPr="00E05102">
        <w:rPr>
          <w:vertAlign w:val="superscript"/>
        </w:rPr>
        <w:t>[6]</w:t>
      </w:r>
      <w:r w:rsidR="00E05102" w:rsidRPr="00E05102">
        <w:rPr>
          <w:vertAlign w:val="superscript"/>
        </w:rPr>
        <w:fldChar w:fldCharType="end"/>
      </w:r>
      <w:r w:rsidR="005D5226" w:rsidRPr="00A45500">
        <w:rPr>
          <w:rFonts w:hint="eastAsia"/>
        </w:rPr>
        <w:t>、</w:t>
      </w:r>
      <w:r w:rsidR="00211FC2" w:rsidRPr="00A45500">
        <w:rPr>
          <w:rFonts w:hint="eastAsia"/>
        </w:rPr>
        <w:t>谷歌</w:t>
      </w:r>
      <w:r w:rsidR="00E557DD" w:rsidRPr="00A45500">
        <w:rPr>
          <w:rFonts w:hint="eastAsia"/>
        </w:rPr>
        <w:t>在</w:t>
      </w:r>
      <w:r w:rsidR="00694806" w:rsidRPr="00A45500">
        <w:rPr>
          <w:rFonts w:hint="eastAsia"/>
        </w:rPr>
        <w:t>B</w:t>
      </w:r>
      <w:r w:rsidR="00694806" w:rsidRPr="00A45500">
        <w:t>laze/</w:t>
      </w:r>
      <w:proofErr w:type="spellStart"/>
      <w:r w:rsidR="00694806" w:rsidRPr="00A45500">
        <w:t>Bazel</w:t>
      </w:r>
      <w:proofErr w:type="spellEnd"/>
      <w:r w:rsidR="001A3DF2" w:rsidRPr="00A45500">
        <w:rPr>
          <w:rFonts w:hint="eastAsia"/>
        </w:rPr>
        <w:t>构建</w:t>
      </w:r>
      <w:r w:rsidR="00694806" w:rsidRPr="00A45500">
        <w:rPr>
          <w:rFonts w:hint="eastAsia"/>
        </w:rPr>
        <w:t>工具</w:t>
      </w:r>
      <w:r w:rsidR="001C5FD7" w:rsidRPr="00A45500">
        <w:rPr>
          <w:rFonts w:hint="eastAsia"/>
        </w:rPr>
        <w:t>中的工作</w:t>
      </w:r>
      <w:r w:rsidR="004F5B6C" w:rsidRPr="00A45500">
        <w:rPr>
          <w:rFonts w:hint="eastAsia"/>
        </w:rPr>
        <w:t>等</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_Ref99955415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05102" w:rsidRPr="00E05102">
        <w:rPr>
          <w:vertAlign w:val="superscript"/>
        </w:rPr>
        <w:t>[74]</w:t>
      </w:r>
      <w:r w:rsidR="00E05102" w:rsidRPr="00E05102">
        <w:rPr>
          <w:vertAlign w:val="superscript"/>
        </w:rPr>
        <w:fldChar w:fldCharType="end"/>
      </w:r>
      <w:r w:rsidR="00DA351D" w:rsidRPr="00A45500">
        <w:rPr>
          <w:rFonts w:hint="eastAsia"/>
        </w:rPr>
        <w:t>）</w:t>
      </w:r>
      <w:r w:rsidR="00FB2245" w:rsidRPr="00A45500">
        <w:rPr>
          <w:rFonts w:hint="eastAsia"/>
        </w:rPr>
        <w:t>的研究目标之一</w:t>
      </w:r>
      <w:r w:rsidR="004C4BF8" w:rsidRPr="00A45500">
        <w:rPr>
          <w:rFonts w:hint="eastAsia"/>
        </w:rPr>
        <w:t>；</w:t>
      </w:r>
      <w:r w:rsidR="00347CA5" w:rsidRPr="00A45500">
        <w:rPr>
          <w:rFonts w:hint="eastAsia"/>
        </w:rPr>
        <w:t>（</w:t>
      </w:r>
      <w:r w:rsidR="00347CA5" w:rsidRPr="00A45500">
        <w:rPr>
          <w:rFonts w:hint="eastAsia"/>
        </w:rPr>
        <w:t>2</w:t>
      </w:r>
      <w:r w:rsidR="00347CA5" w:rsidRPr="00A45500">
        <w:rPr>
          <w:rFonts w:hint="eastAsia"/>
        </w:rPr>
        <w:t>）</w:t>
      </w:r>
      <w:r w:rsidR="00950FBE" w:rsidRPr="00A45500">
        <w:rPr>
          <w:rFonts w:hint="eastAsia"/>
        </w:rPr>
        <w:t>并行程序调试</w:t>
      </w:r>
      <w:r w:rsidR="001317AD" w:rsidRPr="00A45500">
        <w:rPr>
          <w:rFonts w:hint="eastAsia"/>
        </w:rPr>
        <w:t>。</w:t>
      </w:r>
      <w:r w:rsidR="0070664E" w:rsidRPr="00A45500">
        <w:rPr>
          <w:rFonts w:hint="eastAsia"/>
        </w:rPr>
        <w:t>多核</w:t>
      </w:r>
      <w:r w:rsidR="00CA7752" w:rsidRPr="00A45500">
        <w:rPr>
          <w:rFonts w:hint="eastAsia"/>
        </w:rPr>
        <w:t>R</w:t>
      </w:r>
      <w:r w:rsidR="00CA7752" w:rsidRPr="00A45500">
        <w:t>ISC-V</w:t>
      </w:r>
      <w:r w:rsidR="00CA7752" w:rsidRPr="00A45500">
        <w:rPr>
          <w:rFonts w:hint="eastAsia"/>
        </w:rPr>
        <w:t>处理器的</w:t>
      </w:r>
      <w:r w:rsidR="000F1DCB" w:rsidRPr="00A45500">
        <w:rPr>
          <w:rFonts w:hint="eastAsia"/>
        </w:rPr>
        <w:t>设计</w:t>
      </w:r>
      <w:r w:rsidR="00716B30" w:rsidRPr="00A45500">
        <w:rPr>
          <w:rFonts w:hint="eastAsia"/>
        </w:rPr>
        <w:t>逐渐增多</w:t>
      </w:r>
      <w:r w:rsidR="005952B7" w:rsidRPr="00A45500">
        <w:rPr>
          <w:rFonts w:hint="eastAsia"/>
        </w:rPr>
        <w:t>，</w:t>
      </w:r>
      <w:r w:rsidR="00850DC5" w:rsidRPr="00A45500">
        <w:rPr>
          <w:rFonts w:hint="eastAsia"/>
        </w:rPr>
        <w:t>而</w:t>
      </w:r>
      <w:r w:rsidR="00C245FE" w:rsidRPr="00A45500">
        <w:rPr>
          <w:rFonts w:hint="eastAsia"/>
        </w:rPr>
        <w:t>并行</w:t>
      </w:r>
      <w:r w:rsidRPr="00A45500">
        <w:rPr>
          <w:rFonts w:hint="eastAsia"/>
        </w:rPr>
        <w:t>程序调试过程需要</w:t>
      </w:r>
      <w:r w:rsidR="00722CEE" w:rsidRPr="00A45500">
        <w:rPr>
          <w:rFonts w:hint="eastAsia"/>
        </w:rPr>
        <w:t>保证</w:t>
      </w:r>
      <w:r w:rsidR="005726C6" w:rsidRPr="00A45500">
        <w:rPr>
          <w:rFonts w:hint="eastAsia"/>
        </w:rPr>
        <w:t>错误的</w:t>
      </w:r>
      <w:r w:rsidR="00320D00" w:rsidRPr="00A45500">
        <w:rPr>
          <w:rFonts w:hint="eastAsia"/>
        </w:rPr>
        <w:t>可</w:t>
      </w:r>
      <w:r w:rsidRPr="00A45500">
        <w:rPr>
          <w:rFonts w:hint="eastAsia"/>
        </w:rPr>
        <w:t>重现</w:t>
      </w:r>
      <w:r w:rsidR="00D02768" w:rsidRPr="00A45500">
        <w:rPr>
          <w:rFonts w:hint="eastAsia"/>
        </w:rPr>
        <w:t>性</w:t>
      </w:r>
      <w:r w:rsidRPr="00A45500">
        <w:rPr>
          <w:rFonts w:hint="eastAsia"/>
        </w:rPr>
        <w:t>，</w:t>
      </w:r>
      <w:r w:rsidR="00443689" w:rsidRPr="00A45500">
        <w:rPr>
          <w:rFonts w:hint="eastAsia"/>
        </w:rPr>
        <w:t>借此</w:t>
      </w:r>
      <w:r w:rsidR="00F70702" w:rsidRPr="00A45500">
        <w:rPr>
          <w:rFonts w:hint="eastAsia"/>
        </w:rPr>
        <w:t>改善</w:t>
      </w:r>
      <w:r w:rsidRPr="00A45500">
        <w:rPr>
          <w:rFonts w:hint="eastAsia"/>
        </w:rPr>
        <w:t>程序的可靠性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_Ref99208058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A55661" w:rsidRPr="00A45500">
        <w:rPr>
          <w:vertAlign w:val="superscript"/>
        </w:rPr>
        <w:t>[4]</w:t>
      </w:r>
      <w:r w:rsidR="00874AEB" w:rsidRPr="00A45500">
        <w:rPr>
          <w:vertAlign w:val="superscript"/>
        </w:rPr>
        <w:fldChar w:fldCharType="end"/>
      </w:r>
      <w:r w:rsidRPr="00A45500">
        <w:rPr>
          <w:rFonts w:hint="eastAsia"/>
        </w:rPr>
        <w:t>；</w:t>
      </w:r>
      <w:r w:rsidR="00435235" w:rsidRPr="00A45500">
        <w:rPr>
          <w:rFonts w:hint="eastAsia"/>
        </w:rPr>
        <w:t>（</w:t>
      </w:r>
      <w:r w:rsidR="00356B87" w:rsidRPr="00A45500">
        <w:t>3</w:t>
      </w:r>
      <w:r w:rsidR="00435235" w:rsidRPr="00A45500">
        <w:rPr>
          <w:rFonts w:hint="eastAsia"/>
        </w:rPr>
        <w:t>）</w:t>
      </w:r>
      <w:r w:rsidR="006E1640" w:rsidRPr="00A45500">
        <w:rPr>
          <w:rFonts w:hint="eastAsia"/>
        </w:rPr>
        <w:t>高性能</w:t>
      </w:r>
      <w:r w:rsidRPr="00A45500">
        <w:rPr>
          <w:rFonts w:hint="eastAsia"/>
        </w:rPr>
        <w:t>R</w:t>
      </w:r>
      <w:r w:rsidRPr="00A45500">
        <w:t>ISC-V</w:t>
      </w:r>
      <w:r w:rsidR="00555ABA" w:rsidRPr="00A45500">
        <w:rPr>
          <w:rFonts w:hint="eastAsia"/>
        </w:rPr>
        <w:t>处理器</w:t>
      </w:r>
      <w:r w:rsidR="00C510DC" w:rsidRPr="00A45500">
        <w:rPr>
          <w:rFonts w:hint="eastAsia"/>
        </w:rPr>
        <w:t>被</w:t>
      </w:r>
      <w:r w:rsidR="007F7916" w:rsidRPr="00A45500">
        <w:rPr>
          <w:rFonts w:hint="eastAsia"/>
        </w:rPr>
        <w:t>用于</w:t>
      </w:r>
      <w:r w:rsidR="001A0F12" w:rsidRPr="00A45500">
        <w:rPr>
          <w:rFonts w:hint="eastAsia"/>
        </w:rPr>
        <w:t>深度</w:t>
      </w:r>
      <w:r w:rsidRPr="00A45500">
        <w:rPr>
          <w:rFonts w:hint="eastAsia"/>
        </w:rPr>
        <w:t>学习模型的</w:t>
      </w:r>
      <w:r w:rsidR="00634955" w:rsidRPr="00A45500">
        <w:rPr>
          <w:rFonts w:hint="eastAsia"/>
        </w:rPr>
        <w:t>训练</w:t>
      </w:r>
      <w:r w:rsidR="006C35D9" w:rsidRPr="00A45500">
        <w:rPr>
          <w:rFonts w:hint="eastAsia"/>
        </w:rPr>
        <w:t>和</w:t>
      </w:r>
      <w:r w:rsidR="00C147B4" w:rsidRPr="00A45500">
        <w:rPr>
          <w:rFonts w:hint="eastAsia"/>
        </w:rPr>
        <w:t>推理</w:t>
      </w:r>
      <w:r w:rsidRPr="00A45500">
        <w:rPr>
          <w:rFonts w:hint="eastAsia"/>
        </w:rPr>
        <w:t>，</w:t>
      </w:r>
      <w:r w:rsidR="00B144E4" w:rsidRPr="00A45500">
        <w:rPr>
          <w:rFonts w:hint="eastAsia"/>
        </w:rPr>
        <w:t>可重现</w:t>
      </w:r>
      <w:r w:rsidR="007E17D2" w:rsidRPr="00A45500">
        <w:rPr>
          <w:rFonts w:hint="eastAsia"/>
        </w:rPr>
        <w:t>的</w:t>
      </w:r>
      <w:r w:rsidR="00B71219" w:rsidRPr="00A45500">
        <w:rPr>
          <w:rFonts w:hint="eastAsia"/>
        </w:rPr>
        <w:t>训练</w:t>
      </w:r>
      <w:r w:rsidR="00837ED4" w:rsidRPr="00A45500">
        <w:rPr>
          <w:rFonts w:hint="eastAsia"/>
        </w:rPr>
        <w:t>过程</w:t>
      </w:r>
      <w:r w:rsidR="0091782B" w:rsidRPr="00A45500">
        <w:rPr>
          <w:rFonts w:hint="eastAsia"/>
        </w:rPr>
        <w:t>能够帮助</w:t>
      </w:r>
      <w:r w:rsidR="00BE13BD" w:rsidRPr="00A45500">
        <w:rPr>
          <w:rFonts w:hint="eastAsia"/>
        </w:rPr>
        <w:t>研究人员</w:t>
      </w:r>
      <w:r w:rsidR="00125F38" w:rsidRPr="00A45500">
        <w:rPr>
          <w:rFonts w:hint="eastAsia"/>
        </w:rPr>
        <w:t>追踪</w:t>
      </w:r>
      <w:r w:rsidRPr="00A45500">
        <w:rPr>
          <w:rFonts w:hint="eastAsia"/>
        </w:rPr>
        <w:t>模型</w:t>
      </w:r>
      <w:r w:rsidR="0096643F" w:rsidRPr="00A45500">
        <w:rPr>
          <w:rFonts w:hint="eastAsia"/>
        </w:rPr>
        <w:t>性能</w:t>
      </w:r>
      <w:r w:rsidR="006474CE" w:rsidRPr="00A45500">
        <w:rPr>
          <w:rFonts w:hint="eastAsia"/>
        </w:rPr>
        <w:t>变化趋势</w:t>
      </w:r>
      <w:r w:rsidRPr="00A45500">
        <w:rPr>
          <w:rFonts w:hint="eastAsia"/>
        </w:rPr>
        <w:t>，</w:t>
      </w:r>
      <w:r w:rsidR="008C23E3" w:rsidRPr="00A45500">
        <w:rPr>
          <w:rFonts w:hint="eastAsia"/>
        </w:rPr>
        <w:t>理解</w:t>
      </w:r>
      <w:r w:rsidR="00FD65C0" w:rsidRPr="00A45500">
        <w:rPr>
          <w:rFonts w:hint="eastAsia"/>
        </w:rPr>
        <w:t>神经网络</w:t>
      </w:r>
      <w:r w:rsidR="00D539D0" w:rsidRPr="00A45500">
        <w:rPr>
          <w:rFonts w:hint="eastAsia"/>
        </w:rPr>
        <w:t>决策</w:t>
      </w:r>
      <w:r w:rsidR="008E19CE" w:rsidRPr="00A45500">
        <w:rPr>
          <w:rFonts w:hint="eastAsia"/>
        </w:rPr>
        <w:t>原因</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_Ref99208067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A55661" w:rsidRPr="00A45500">
        <w:rPr>
          <w:vertAlign w:val="superscript"/>
        </w:rPr>
        <w:t>[5]</w:t>
      </w:r>
      <w:r w:rsidR="00874AEB" w:rsidRPr="00A45500">
        <w:rPr>
          <w:vertAlign w:val="superscript"/>
        </w:rPr>
        <w:fldChar w:fldCharType="end"/>
      </w:r>
      <w:r w:rsidR="00C773C4" w:rsidRPr="00A45500">
        <w:rPr>
          <w:rFonts w:hint="eastAsia"/>
        </w:rPr>
        <w:t>；</w:t>
      </w:r>
      <w:r w:rsidR="00CE57FC" w:rsidRPr="00A45500">
        <w:rPr>
          <w:rFonts w:hint="eastAsia"/>
        </w:rPr>
        <w:t>因此</w:t>
      </w:r>
      <w:r w:rsidR="00F836AC" w:rsidRPr="00A45500">
        <w:rPr>
          <w:rFonts w:hint="eastAsia"/>
        </w:rPr>
        <w:t>，</w:t>
      </w:r>
      <w:r w:rsidR="00942462" w:rsidRPr="00A45500">
        <w:rPr>
          <w:rFonts w:hint="eastAsia"/>
        </w:rPr>
        <w:t>基于</w:t>
      </w:r>
      <w:r w:rsidR="00472C83" w:rsidRPr="00A45500">
        <w:rPr>
          <w:rFonts w:hint="eastAsia"/>
        </w:rPr>
        <w:t>R</w:t>
      </w:r>
      <w:r w:rsidR="00472C83" w:rsidRPr="00A45500">
        <w:t>ISC-V</w:t>
      </w:r>
      <w:r w:rsidR="00472C83" w:rsidRPr="00A45500">
        <w:rPr>
          <w:rFonts w:hint="eastAsia"/>
        </w:rPr>
        <w:t>架构</w:t>
      </w:r>
      <w:r w:rsidR="003528A8" w:rsidRPr="00A45500">
        <w:rPr>
          <w:rFonts w:hint="eastAsia"/>
        </w:rPr>
        <w:t>实现</w:t>
      </w:r>
      <w:r w:rsidR="00F836AC" w:rsidRPr="00A45500">
        <w:rPr>
          <w:rFonts w:hint="eastAsia"/>
        </w:rPr>
        <w:t>程序</w:t>
      </w:r>
      <w:r w:rsidR="00856E03" w:rsidRPr="00A45500">
        <w:rPr>
          <w:rFonts w:hint="eastAsia"/>
        </w:rPr>
        <w:t>的可重现性</w:t>
      </w:r>
      <w:r w:rsidR="00585DAC" w:rsidRPr="00A45500">
        <w:rPr>
          <w:rFonts w:hint="eastAsia"/>
        </w:rPr>
        <w:t>在</w:t>
      </w:r>
      <w:r w:rsidR="0099751B" w:rsidRPr="00A45500">
        <w:rPr>
          <w:rFonts w:hint="eastAsia"/>
        </w:rPr>
        <w:t>R</w:t>
      </w:r>
      <w:r w:rsidR="0099751B" w:rsidRPr="00A45500">
        <w:t>ISC-V</w:t>
      </w:r>
      <w:r w:rsidR="00A34B67" w:rsidRPr="00A45500">
        <w:rPr>
          <w:rFonts w:hint="eastAsia"/>
        </w:rPr>
        <w:t>软件生态的发展中有着重要</w:t>
      </w:r>
      <w:r w:rsidR="00B53261" w:rsidRPr="00A45500">
        <w:rPr>
          <w:rFonts w:hint="eastAsia"/>
        </w:rPr>
        <w:t>意义</w:t>
      </w:r>
      <w:r w:rsidR="00A34B67" w:rsidRPr="00A45500">
        <w:rPr>
          <w:rFonts w:hint="eastAsia"/>
        </w:rPr>
        <w:t>。</w:t>
      </w:r>
    </w:p>
    <w:p w14:paraId="596AF84C" w14:textId="2F0C44BC" w:rsidR="005235DE" w:rsidRPr="00A45500" w:rsidRDefault="00496CA9" w:rsidP="0082127A">
      <w:pPr>
        <w:ind w:firstLine="480"/>
      </w:pPr>
      <w:r w:rsidRPr="00A45500">
        <w:rPr>
          <w:rFonts w:hint="eastAsia"/>
        </w:rPr>
        <w:t>可重现性可以进一步分解为两个</w:t>
      </w:r>
      <w:r w:rsidR="001D4892" w:rsidRPr="00A45500">
        <w:rPr>
          <w:rFonts w:hint="eastAsia"/>
        </w:rPr>
        <w:t>较弱的</w:t>
      </w:r>
      <w:r w:rsidRPr="00A45500">
        <w:rPr>
          <w:rFonts w:hint="eastAsia"/>
        </w:rPr>
        <w:t>子属性，即确定性和可移植性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_Ref99208075 \r \h</w:instrText>
      </w:r>
      <w:r w:rsidR="00874AEB" w:rsidRPr="00A45500">
        <w:rPr>
          <w:vertAlign w:val="superscript"/>
        </w:rPr>
        <w:instrText xml:space="preserve"> </w:instrText>
      </w:r>
      <w:r w:rsidR="001B58B3"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A55661" w:rsidRPr="00A45500">
        <w:rPr>
          <w:vertAlign w:val="superscript"/>
        </w:rPr>
        <w:t>[6]</w:t>
      </w:r>
      <w:r w:rsidR="00874AEB" w:rsidRPr="00A45500">
        <w:rPr>
          <w:vertAlign w:val="superscript"/>
        </w:rPr>
        <w:fldChar w:fldCharType="end"/>
      </w:r>
      <w:r w:rsidRPr="00A45500">
        <w:rPr>
          <w:rFonts w:hint="eastAsia"/>
        </w:rPr>
        <w:t>：确定性保证相同输入情况下，</w:t>
      </w:r>
      <w:r w:rsidR="0044579D" w:rsidRPr="00A45500">
        <w:rPr>
          <w:rFonts w:hint="eastAsia"/>
        </w:rPr>
        <w:t>程序</w:t>
      </w:r>
      <w:r w:rsidRPr="00A45500">
        <w:rPr>
          <w:rFonts w:hint="eastAsia"/>
        </w:rPr>
        <w:t>反复执行始终得到</w:t>
      </w:r>
      <w:r w:rsidR="00974E10" w:rsidRPr="00A45500">
        <w:rPr>
          <w:rFonts w:hint="eastAsia"/>
        </w:rPr>
        <w:t>唯一确定</w:t>
      </w:r>
      <w:r w:rsidRPr="00A45500">
        <w:rPr>
          <w:rFonts w:hint="eastAsia"/>
        </w:rPr>
        <w:t>的结果；可移植性则保证</w:t>
      </w:r>
      <w:r w:rsidR="00B277A4" w:rsidRPr="00A45500">
        <w:rPr>
          <w:rFonts w:hint="eastAsia"/>
        </w:rPr>
        <w:t>在可接受的</w:t>
      </w:r>
      <w:r w:rsidR="00482D38" w:rsidRPr="00A45500">
        <w:rPr>
          <w:rFonts w:hint="eastAsia"/>
        </w:rPr>
        <w:t>额外开销</w:t>
      </w:r>
      <w:r w:rsidR="008343CC" w:rsidRPr="00A45500">
        <w:rPr>
          <w:rFonts w:hint="eastAsia"/>
        </w:rPr>
        <w:t>范围</w:t>
      </w:r>
      <w:r w:rsidR="004C4505" w:rsidRPr="00A45500">
        <w:rPr>
          <w:rFonts w:hint="eastAsia"/>
        </w:rPr>
        <w:t>内</w:t>
      </w:r>
      <w:r w:rsidR="00F71DFE" w:rsidRPr="00A45500">
        <w:rPr>
          <w:rFonts w:hint="eastAsia"/>
        </w:rPr>
        <w:t>实现</w:t>
      </w:r>
      <w:r w:rsidRPr="00A45500">
        <w:rPr>
          <w:rFonts w:hint="eastAsia"/>
        </w:rPr>
        <w:t>不同机器上</w:t>
      </w:r>
      <w:r w:rsidR="00FA4125" w:rsidRPr="00A45500">
        <w:rPr>
          <w:rFonts w:hint="eastAsia"/>
        </w:rPr>
        <w:t>的</w:t>
      </w:r>
      <w:r w:rsidR="00ED6992" w:rsidRPr="00A45500">
        <w:rPr>
          <w:rFonts w:hint="eastAsia"/>
        </w:rPr>
        <w:t>确定性</w:t>
      </w:r>
      <w:r w:rsidR="00782BE4" w:rsidRPr="00A45500">
        <w:rPr>
          <w:rFonts w:hint="eastAsia"/>
        </w:rPr>
        <w:t>输出</w:t>
      </w:r>
      <w:r w:rsidRPr="00A45500">
        <w:rPr>
          <w:rFonts w:hint="eastAsia"/>
        </w:rPr>
        <w:t>。</w:t>
      </w:r>
    </w:p>
    <w:p w14:paraId="0A1DC961" w14:textId="083214AD" w:rsidR="00B561CF" w:rsidRPr="00A45500" w:rsidRDefault="00FA6904" w:rsidP="00B561CF">
      <w:pPr>
        <w:ind w:firstLine="480"/>
      </w:pPr>
      <w:r w:rsidRPr="00A45500">
        <w:rPr>
          <w:rFonts w:hint="eastAsia"/>
        </w:rPr>
        <w:t>按照</w:t>
      </w:r>
      <w:r w:rsidR="00D16277" w:rsidRPr="00A45500">
        <w:rPr>
          <w:rFonts w:hint="eastAsia"/>
        </w:rPr>
        <w:t>重现</w:t>
      </w:r>
      <w:r w:rsidR="00524814" w:rsidRPr="00A45500">
        <w:rPr>
          <w:rFonts w:hint="eastAsia"/>
        </w:rPr>
        <w:t>范围</w:t>
      </w:r>
      <w:r w:rsidR="00331655" w:rsidRPr="00A45500">
        <w:rPr>
          <w:rFonts w:hint="eastAsia"/>
        </w:rPr>
        <w:t>和</w:t>
      </w:r>
      <w:r w:rsidR="00FE2D0D" w:rsidRPr="00A45500">
        <w:rPr>
          <w:rFonts w:hint="eastAsia"/>
        </w:rPr>
        <w:t>实现方法</w:t>
      </w:r>
      <w:r w:rsidR="000C0CBF" w:rsidRPr="00A45500">
        <w:rPr>
          <w:rFonts w:hint="eastAsia"/>
        </w:rPr>
        <w:t>，</w:t>
      </w:r>
      <w:r w:rsidR="00A3792B" w:rsidRPr="00A45500">
        <w:rPr>
          <w:rFonts w:hint="eastAsia"/>
        </w:rPr>
        <w:t>可重现性研究</w:t>
      </w:r>
      <w:r w:rsidR="00EB1BE8" w:rsidRPr="00A45500">
        <w:rPr>
          <w:rFonts w:hint="eastAsia"/>
        </w:rPr>
        <w:t>可以分为</w:t>
      </w:r>
      <w:r w:rsidR="003E2071" w:rsidRPr="00A45500">
        <w:rPr>
          <w:rFonts w:hint="eastAsia"/>
        </w:rPr>
        <w:t>两</w:t>
      </w:r>
      <w:r w:rsidR="00EB1BE8" w:rsidRPr="00A45500">
        <w:rPr>
          <w:rFonts w:hint="eastAsia"/>
        </w:rPr>
        <w:t>类</w:t>
      </w:r>
      <w:r w:rsidR="007D35C0" w:rsidRPr="00A45500">
        <w:rPr>
          <w:rFonts w:hint="eastAsia"/>
        </w:rPr>
        <w:t>，</w:t>
      </w:r>
      <w:r w:rsidR="007076AD" w:rsidRPr="00A45500">
        <w:rPr>
          <w:rFonts w:hint="eastAsia"/>
        </w:rPr>
        <w:t>分别为</w:t>
      </w:r>
      <w:r w:rsidR="002032EC" w:rsidRPr="00A45500">
        <w:rPr>
          <w:rFonts w:hint="eastAsia"/>
        </w:rPr>
        <w:t>记录重放</w:t>
      </w:r>
      <w:r w:rsidR="004329EE" w:rsidRPr="00A45500">
        <w:rPr>
          <w:rFonts w:hint="eastAsia"/>
        </w:rPr>
        <w:t>（</w:t>
      </w:r>
      <w:r w:rsidR="004329EE" w:rsidRPr="00A45500">
        <w:rPr>
          <w:rFonts w:hint="eastAsia"/>
        </w:rPr>
        <w:t>R</w:t>
      </w:r>
      <w:r w:rsidR="004329EE" w:rsidRPr="00A45500">
        <w:t>ecord and Replay</w:t>
      </w:r>
      <w:r w:rsidR="004329EE" w:rsidRPr="00A45500">
        <w:rPr>
          <w:rFonts w:hint="eastAsia"/>
        </w:rPr>
        <w:t>,</w:t>
      </w:r>
      <w:r w:rsidR="004329EE" w:rsidRPr="00A45500">
        <w:t xml:space="preserve"> R&amp;R</w:t>
      </w:r>
      <w:r w:rsidR="004329EE" w:rsidRPr="00A45500">
        <w:rPr>
          <w:rFonts w:hint="eastAsia"/>
        </w:rPr>
        <w:t>）</w:t>
      </w:r>
      <w:r w:rsidRPr="00A45500">
        <w:rPr>
          <w:rFonts w:hint="eastAsia"/>
        </w:rPr>
        <w:t>和</w:t>
      </w:r>
      <w:r w:rsidR="006C1D80" w:rsidRPr="00A45500">
        <w:rPr>
          <w:rFonts w:hint="eastAsia"/>
        </w:rPr>
        <w:t>确定性</w:t>
      </w:r>
      <w:r w:rsidR="00515D5D" w:rsidRPr="00A45500">
        <w:rPr>
          <w:rFonts w:hint="eastAsia"/>
        </w:rPr>
        <w:t>执行</w:t>
      </w:r>
      <w:r w:rsidR="00902FF3" w:rsidRPr="00A45500">
        <w:rPr>
          <w:rFonts w:hint="eastAsia"/>
        </w:rPr>
        <w:t>（</w:t>
      </w:r>
      <w:r w:rsidR="00AA2B27" w:rsidRPr="00A45500">
        <w:t>D</w:t>
      </w:r>
      <w:r w:rsidR="004A2719" w:rsidRPr="00A45500">
        <w:t xml:space="preserve">eterministic </w:t>
      </w:r>
      <w:r w:rsidR="009B11F4" w:rsidRPr="00A45500">
        <w:rPr>
          <w:rFonts w:hint="eastAsia"/>
        </w:rPr>
        <w:t>Execution</w:t>
      </w:r>
      <w:r w:rsidR="00902FF3" w:rsidRPr="00A45500">
        <w:rPr>
          <w:rFonts w:hint="eastAsia"/>
        </w:rPr>
        <w:t>）</w:t>
      </w:r>
      <w:r w:rsidR="006C1D80" w:rsidRPr="00A45500">
        <w:rPr>
          <w:rFonts w:hint="eastAsia"/>
        </w:rPr>
        <w:t>。</w:t>
      </w:r>
      <w:r w:rsidR="00C659A8" w:rsidRPr="00A45500">
        <w:rPr>
          <w:rFonts w:hint="eastAsia"/>
        </w:rPr>
        <w:t>记录重放</w:t>
      </w:r>
      <w:r w:rsidR="008F0D64" w:rsidRPr="00A45500">
        <w:rPr>
          <w:rFonts w:hint="eastAsia"/>
        </w:rPr>
        <w:t>技术</w:t>
      </w:r>
      <w:r w:rsidR="008F0D64" w:rsidRPr="00A45500">
        <w:rPr>
          <w:vertAlign w:val="superscript"/>
        </w:rPr>
        <w:fldChar w:fldCharType="begin"/>
      </w:r>
      <w:r w:rsidR="008F0D64" w:rsidRPr="00A45500">
        <w:rPr>
          <w:vertAlign w:val="superscript"/>
        </w:rPr>
        <w:instrText xml:space="preserve"> </w:instrText>
      </w:r>
      <w:r w:rsidR="008F0D64" w:rsidRPr="00A45500">
        <w:rPr>
          <w:rFonts w:hint="eastAsia"/>
          <w:vertAlign w:val="superscript"/>
        </w:rPr>
        <w:instrText>REF _Ref99208082 \r \h</w:instrText>
      </w:r>
      <w:r w:rsidR="008F0D64" w:rsidRPr="00A45500">
        <w:rPr>
          <w:vertAlign w:val="superscript"/>
        </w:rPr>
        <w:instrText xml:space="preserve">  \* MERGEFORMAT </w:instrText>
      </w:r>
      <w:r w:rsidR="008F0D64" w:rsidRPr="00A45500">
        <w:rPr>
          <w:vertAlign w:val="superscript"/>
        </w:rPr>
      </w:r>
      <w:r w:rsidR="008F0D64" w:rsidRPr="00A45500">
        <w:rPr>
          <w:vertAlign w:val="superscript"/>
        </w:rPr>
        <w:fldChar w:fldCharType="separate"/>
      </w:r>
      <w:r w:rsidR="008F0D64" w:rsidRPr="00A45500">
        <w:rPr>
          <w:vertAlign w:val="superscript"/>
        </w:rPr>
        <w:t>[7</w:t>
      </w:r>
      <w:r w:rsidR="008F0D64" w:rsidRPr="00A45500">
        <w:rPr>
          <w:vanish/>
          <w:vertAlign w:val="superscript"/>
        </w:rPr>
        <w:t>]</w:t>
      </w:r>
      <w:r w:rsidR="008F0D64" w:rsidRPr="00A45500">
        <w:rPr>
          <w:vertAlign w:val="superscript"/>
        </w:rPr>
        <w:fldChar w:fldCharType="end"/>
      </w:r>
      <w:r w:rsidR="008F0D64" w:rsidRPr="00A45500">
        <w:rPr>
          <w:vertAlign w:val="superscript"/>
        </w:rPr>
        <w:t>-</w:t>
      </w:r>
      <w:r w:rsidR="008F0D64" w:rsidRPr="00A45500">
        <w:rPr>
          <w:vanish/>
          <w:vertAlign w:val="superscript"/>
        </w:rPr>
        <w:fldChar w:fldCharType="begin"/>
      </w:r>
      <w:r w:rsidR="008F0D64" w:rsidRPr="00A45500">
        <w:rPr>
          <w:vanish/>
          <w:vertAlign w:val="superscript"/>
        </w:rPr>
        <w:instrText xml:space="preserve"> REF _Ref99208085 \r \h  \* MERGEFORMAT </w:instrText>
      </w:r>
      <w:r w:rsidR="008F0D64" w:rsidRPr="00A45500">
        <w:rPr>
          <w:vanish/>
          <w:vertAlign w:val="superscript"/>
        </w:rPr>
      </w:r>
      <w:r w:rsidR="008F0D64" w:rsidRPr="00A45500">
        <w:rPr>
          <w:vanish/>
          <w:vertAlign w:val="superscript"/>
        </w:rPr>
        <w:fldChar w:fldCharType="separate"/>
      </w:r>
      <w:r w:rsidR="008F0D64" w:rsidRPr="00A45500">
        <w:rPr>
          <w:vanish/>
          <w:vertAlign w:val="superscript"/>
        </w:rPr>
        <w:t>[8]</w:t>
      </w:r>
      <w:r w:rsidR="008F0D64" w:rsidRPr="00A45500">
        <w:rPr>
          <w:vanish/>
          <w:vertAlign w:val="superscript"/>
        </w:rPr>
        <w:fldChar w:fldCharType="end"/>
      </w:r>
      <w:r w:rsidR="008F0D64" w:rsidRPr="00A45500">
        <w:rPr>
          <w:vertAlign w:val="superscript"/>
        </w:rPr>
        <w:fldChar w:fldCharType="begin"/>
      </w:r>
      <w:r w:rsidR="008F0D64" w:rsidRPr="00A45500">
        <w:rPr>
          <w:vertAlign w:val="superscript"/>
        </w:rPr>
        <w:instrText xml:space="preserve"> REF _Ref99208087 \r \h  \* MERGEFORMAT </w:instrText>
      </w:r>
      <w:r w:rsidR="008F0D64" w:rsidRPr="00A45500">
        <w:rPr>
          <w:vertAlign w:val="superscript"/>
        </w:rPr>
      </w:r>
      <w:r w:rsidR="008F0D64" w:rsidRPr="00A45500">
        <w:rPr>
          <w:vertAlign w:val="superscript"/>
        </w:rPr>
        <w:fldChar w:fldCharType="separate"/>
      </w:r>
      <w:r w:rsidR="008F0D64" w:rsidRPr="00A45500">
        <w:rPr>
          <w:vanish/>
          <w:vertAlign w:val="superscript"/>
        </w:rPr>
        <w:t>[</w:t>
      </w:r>
      <w:r w:rsidR="008F0D64" w:rsidRPr="00A45500">
        <w:rPr>
          <w:vertAlign w:val="superscript"/>
        </w:rPr>
        <w:t>9]</w:t>
      </w:r>
      <w:r w:rsidR="008F0D64" w:rsidRPr="00A45500">
        <w:rPr>
          <w:vertAlign w:val="superscript"/>
        </w:rPr>
        <w:fldChar w:fldCharType="end"/>
      </w:r>
      <w:r w:rsidR="00ED6844" w:rsidRPr="00A45500">
        <w:rPr>
          <w:rFonts w:hint="eastAsia"/>
        </w:rPr>
        <w:t>大多</w:t>
      </w:r>
      <w:r w:rsidR="00353B32" w:rsidRPr="00A45500">
        <w:rPr>
          <w:rFonts w:hint="eastAsia"/>
        </w:rPr>
        <w:t>面向多线程</w:t>
      </w:r>
      <w:r w:rsidR="006931CB" w:rsidRPr="00A45500">
        <w:rPr>
          <w:rFonts w:hint="eastAsia"/>
        </w:rPr>
        <w:t>工作负载</w:t>
      </w:r>
      <w:r w:rsidR="00E622DC" w:rsidRPr="00A45500">
        <w:rPr>
          <w:rFonts w:hint="eastAsia"/>
        </w:rPr>
        <w:t>，</w:t>
      </w:r>
      <w:r w:rsidR="00C22A76" w:rsidRPr="00A45500">
        <w:rPr>
          <w:rFonts w:hint="eastAsia"/>
        </w:rPr>
        <w:t>通常</w:t>
      </w:r>
      <w:r w:rsidR="003F0E38" w:rsidRPr="00A45500">
        <w:rPr>
          <w:rFonts w:hint="eastAsia"/>
        </w:rPr>
        <w:t>应用于</w:t>
      </w:r>
      <w:r w:rsidR="00BA3B30" w:rsidRPr="00A45500">
        <w:rPr>
          <w:rFonts w:hint="eastAsia"/>
        </w:rPr>
        <w:t>程序调试领域</w:t>
      </w:r>
      <w:r w:rsidR="00B15FF4" w:rsidRPr="00A45500">
        <w:rPr>
          <w:rFonts w:hint="eastAsia"/>
        </w:rPr>
        <w:t>。</w:t>
      </w:r>
      <w:r w:rsidR="00A12ED4" w:rsidRPr="00A45500">
        <w:rPr>
          <w:rFonts w:hint="eastAsia"/>
        </w:rPr>
        <w:t>顾名思义，</w:t>
      </w:r>
      <w:r w:rsidR="002D21D2" w:rsidRPr="00A45500">
        <w:rPr>
          <w:rFonts w:hint="eastAsia"/>
        </w:rPr>
        <w:t>记录重放</w:t>
      </w:r>
      <w:r w:rsidR="0076215A" w:rsidRPr="00A45500">
        <w:rPr>
          <w:rFonts w:hint="eastAsia"/>
        </w:rPr>
        <w:t>的实现</w:t>
      </w:r>
      <w:r w:rsidR="008F0D64" w:rsidRPr="00A45500">
        <w:rPr>
          <w:rFonts w:hint="eastAsia"/>
        </w:rPr>
        <w:t>分为记录和重放两个阶段</w:t>
      </w:r>
      <w:r w:rsidR="0014657D" w:rsidRPr="00A45500">
        <w:rPr>
          <w:rFonts w:hint="eastAsia"/>
        </w:rPr>
        <w:t>：</w:t>
      </w:r>
      <w:r w:rsidR="008F0D64" w:rsidRPr="00A45500">
        <w:rPr>
          <w:rFonts w:hint="eastAsia"/>
        </w:rPr>
        <w:t>记录阶段追踪、</w:t>
      </w:r>
      <w:r w:rsidR="00472EFE" w:rsidRPr="00A45500">
        <w:rPr>
          <w:rFonts w:hint="eastAsia"/>
        </w:rPr>
        <w:t>保存</w:t>
      </w:r>
      <w:r w:rsidR="008F0D64" w:rsidRPr="00A45500">
        <w:rPr>
          <w:rFonts w:hint="eastAsia"/>
        </w:rPr>
        <w:t>程序的执行踪迹（</w:t>
      </w:r>
      <w:r w:rsidR="008F0D64" w:rsidRPr="00A45500">
        <w:t>Execution Trace</w:t>
      </w:r>
      <w:r w:rsidR="008F0D64" w:rsidRPr="00A45500">
        <w:rPr>
          <w:rFonts w:hint="eastAsia"/>
        </w:rPr>
        <w:t>）到日志文件，并在重放阶段按照日志记录的踪迹信息重</w:t>
      </w:r>
      <w:r w:rsidR="00DA41DA" w:rsidRPr="00A45500">
        <w:rPr>
          <w:rFonts w:hint="eastAsia"/>
        </w:rPr>
        <w:t>放</w:t>
      </w:r>
      <w:r w:rsidR="00AA56FB" w:rsidRPr="00A45500">
        <w:rPr>
          <w:rFonts w:hint="eastAsia"/>
        </w:rPr>
        <w:t>程</w:t>
      </w:r>
      <w:r w:rsidR="00AA56FB" w:rsidRPr="00A45500">
        <w:rPr>
          <w:rFonts w:hint="eastAsia"/>
        </w:rPr>
        <w:lastRenderedPageBreak/>
        <w:t>序的</w:t>
      </w:r>
      <w:r w:rsidR="00DA41DA" w:rsidRPr="00A45500">
        <w:rPr>
          <w:rFonts w:hint="eastAsia"/>
        </w:rPr>
        <w:t>执行</w:t>
      </w:r>
      <w:r w:rsidR="009A30AA" w:rsidRPr="00A45500">
        <w:rPr>
          <w:rFonts w:hint="eastAsia"/>
        </w:rPr>
        <w:t>过程</w:t>
      </w:r>
      <w:r w:rsidR="00BC2494" w:rsidRPr="00A45500">
        <w:rPr>
          <w:rFonts w:hint="eastAsia"/>
        </w:rPr>
        <w:t>，得到</w:t>
      </w:r>
      <w:r w:rsidR="00A56B3B" w:rsidRPr="00A45500">
        <w:rPr>
          <w:rFonts w:hint="eastAsia"/>
        </w:rPr>
        <w:t>相同结果</w:t>
      </w:r>
      <w:r w:rsidR="008F0D64" w:rsidRPr="00A45500">
        <w:rPr>
          <w:rFonts w:hint="eastAsia"/>
        </w:rPr>
        <w:t>。</w:t>
      </w:r>
      <w:r w:rsidR="00B561CF" w:rsidRPr="00A45500">
        <w:rPr>
          <w:rFonts w:hint="eastAsia"/>
        </w:rPr>
        <w:t>确定性执行的解决方案通过消除程序执行过程中受到的</w:t>
      </w:r>
      <w:r w:rsidR="003036B7" w:rsidRPr="00A45500">
        <w:rPr>
          <w:rFonts w:hint="eastAsia"/>
        </w:rPr>
        <w:t>不确定性（</w:t>
      </w:r>
      <w:r w:rsidR="003036B7" w:rsidRPr="00A45500">
        <w:rPr>
          <w:rFonts w:hint="eastAsia"/>
        </w:rPr>
        <w:t>N</w:t>
      </w:r>
      <w:r w:rsidR="003036B7" w:rsidRPr="00A45500">
        <w:t>on-deterministic</w:t>
      </w:r>
      <w:r w:rsidR="003036B7" w:rsidRPr="00A45500">
        <w:rPr>
          <w:rFonts w:hint="eastAsia"/>
        </w:rPr>
        <w:t>）</w:t>
      </w:r>
      <w:r w:rsidR="00B561CF" w:rsidRPr="00A45500">
        <w:rPr>
          <w:rFonts w:hint="eastAsia"/>
        </w:rPr>
        <w:t>因素影响，在系统级别保证程序执行的确定性。在实现中，确定性执行通过修改系统内核</w:t>
      </w:r>
      <w:r w:rsidR="00B561CF" w:rsidRPr="00A45500">
        <w:rPr>
          <w:vertAlign w:val="superscript"/>
        </w:rPr>
        <w:fldChar w:fldCharType="begin"/>
      </w:r>
      <w:r w:rsidR="00B561CF" w:rsidRPr="00A45500">
        <w:rPr>
          <w:vertAlign w:val="superscript"/>
        </w:rPr>
        <w:instrText xml:space="preserve"> </w:instrText>
      </w:r>
      <w:r w:rsidR="00B561CF" w:rsidRPr="00A45500">
        <w:rPr>
          <w:rFonts w:hint="eastAsia"/>
          <w:vertAlign w:val="superscript"/>
        </w:rPr>
        <w:instrText>REF _Ref99208205 \r \h</w:instrText>
      </w:r>
      <w:r w:rsidR="00B561CF" w:rsidRPr="00A45500">
        <w:rPr>
          <w:vertAlign w:val="superscript"/>
        </w:rPr>
        <w:instrText xml:space="preserve">  \* MERGEFORMAT </w:instrText>
      </w:r>
      <w:r w:rsidR="00B561CF" w:rsidRPr="00A45500">
        <w:rPr>
          <w:vertAlign w:val="superscript"/>
        </w:rPr>
      </w:r>
      <w:r w:rsidR="00B561CF" w:rsidRPr="00A45500">
        <w:rPr>
          <w:vertAlign w:val="superscript"/>
        </w:rPr>
        <w:fldChar w:fldCharType="separate"/>
      </w:r>
      <w:r w:rsidR="00B561CF" w:rsidRPr="00A45500">
        <w:rPr>
          <w:vertAlign w:val="superscript"/>
        </w:rPr>
        <w:t>[25]</w:t>
      </w:r>
      <w:r w:rsidR="00B561CF" w:rsidRPr="00A45500">
        <w:rPr>
          <w:vertAlign w:val="superscript"/>
        </w:rPr>
        <w:fldChar w:fldCharType="end"/>
      </w:r>
      <w:r w:rsidR="00B561CF" w:rsidRPr="00A45500">
        <w:rPr>
          <w:vertAlign w:val="superscript"/>
        </w:rPr>
        <w:fldChar w:fldCharType="begin"/>
      </w:r>
      <w:r w:rsidR="00B561CF" w:rsidRPr="00A45500">
        <w:rPr>
          <w:vertAlign w:val="superscript"/>
        </w:rPr>
        <w:instrText xml:space="preserve"> REF _Ref99208207 \r \h  \* MERGEFORMAT </w:instrText>
      </w:r>
      <w:r w:rsidR="00B561CF" w:rsidRPr="00A45500">
        <w:rPr>
          <w:vertAlign w:val="superscript"/>
        </w:rPr>
      </w:r>
      <w:r w:rsidR="00B561CF" w:rsidRPr="00A45500">
        <w:rPr>
          <w:vertAlign w:val="superscript"/>
        </w:rPr>
        <w:fldChar w:fldCharType="separate"/>
      </w:r>
      <w:r w:rsidR="00B561CF" w:rsidRPr="00A45500">
        <w:rPr>
          <w:vertAlign w:val="superscript"/>
        </w:rPr>
        <w:t>[26]</w:t>
      </w:r>
      <w:r w:rsidR="00B561CF" w:rsidRPr="00A45500">
        <w:rPr>
          <w:vertAlign w:val="superscript"/>
        </w:rPr>
        <w:fldChar w:fldCharType="end"/>
      </w:r>
      <w:r w:rsidR="00B561CF" w:rsidRPr="00A45500">
        <w:rPr>
          <w:rFonts w:hint="eastAsia"/>
        </w:rPr>
        <w:t>等方法来构建确定性的系统抽象，针对操作系统组件如进程、线程、网络等，监视并拦截影响程序执行的不确定因素，强制确定性执行程序。</w:t>
      </w:r>
    </w:p>
    <w:p w14:paraId="64532C63" w14:textId="39B497A1" w:rsidR="00B561CF" w:rsidRPr="00A45500" w:rsidRDefault="009E51A8" w:rsidP="002D28BA">
      <w:pPr>
        <w:ind w:firstLine="480"/>
      </w:pPr>
      <w:r w:rsidRPr="00A45500">
        <w:rPr>
          <w:rFonts w:hint="eastAsia"/>
        </w:rPr>
        <w:t>然而，目前的</w:t>
      </w:r>
      <w:r w:rsidR="00DD1CFD" w:rsidRPr="00A45500">
        <w:rPr>
          <w:rFonts w:hint="eastAsia"/>
        </w:rPr>
        <w:t>可重现性研究</w:t>
      </w:r>
      <w:r w:rsidR="00FF243E" w:rsidRPr="00A45500">
        <w:rPr>
          <w:rFonts w:hint="eastAsia"/>
        </w:rPr>
        <w:t>尚存在</w:t>
      </w:r>
      <w:ins w:id="93" w:author="Xu Zichen" w:date="2022-04-04T21:30:00Z">
        <w:r w:rsidR="008E27E0">
          <w:rPr>
            <w:rFonts w:hint="eastAsia"/>
          </w:rPr>
          <w:t>几个关键</w:t>
        </w:r>
      </w:ins>
      <w:r w:rsidR="00664DF3" w:rsidRPr="00A45500">
        <w:rPr>
          <w:rFonts w:hint="eastAsia"/>
        </w:rPr>
        <w:t>问题</w:t>
      </w:r>
      <w:r w:rsidR="00824BF6" w:rsidRPr="00A45500">
        <w:rPr>
          <w:rFonts w:hint="eastAsia"/>
        </w:rPr>
        <w:t>：</w:t>
      </w:r>
      <w:ins w:id="94" w:author="Xu Zichen" w:date="2022-04-04T21:31:00Z">
        <w:r w:rsidR="008E27E0">
          <w:rPr>
            <w:rFonts w:hint="eastAsia"/>
          </w:rPr>
          <w:t>一是</w:t>
        </w:r>
        <w:r w:rsidR="008E27E0">
          <w:rPr>
            <w:rFonts w:hint="eastAsia"/>
          </w:rPr>
          <w:t>XXXX</w:t>
        </w:r>
        <w:r w:rsidR="008E27E0">
          <w:rPr>
            <w:rFonts w:hint="eastAsia"/>
          </w:rPr>
          <w:t>，</w:t>
        </w:r>
      </w:ins>
      <w:r w:rsidRPr="00A45500">
        <w:rPr>
          <w:rFonts w:hint="eastAsia"/>
        </w:rPr>
        <w:t>程序确定性重放工具</w:t>
      </w:r>
      <w:r w:rsidR="000B139A" w:rsidRPr="00A45500">
        <w:rPr>
          <w:rFonts w:hint="eastAsia"/>
        </w:rPr>
        <w:t>的部署</w:t>
      </w:r>
      <w:r w:rsidRPr="00A45500">
        <w:rPr>
          <w:rFonts w:hint="eastAsia"/>
        </w:rPr>
        <w:t>需要在源程序基础上进行修改，增加部署和维护成本</w:t>
      </w:r>
      <w:r w:rsidR="00EA214E" w:rsidRPr="00A45500">
        <w:rPr>
          <w:rFonts w:hint="eastAsia"/>
        </w:rPr>
        <w:t>；</w:t>
      </w:r>
      <w:ins w:id="95" w:author="Xu Zichen" w:date="2022-04-04T21:31:00Z">
        <w:r w:rsidR="008E27E0">
          <w:rPr>
            <w:rFonts w:hint="eastAsia"/>
          </w:rPr>
          <w:t>二是</w:t>
        </w:r>
        <w:r w:rsidR="008E27E0">
          <w:rPr>
            <w:rFonts w:hint="eastAsia"/>
          </w:rPr>
          <w:t>XXXX</w:t>
        </w:r>
        <w:r w:rsidR="008E27E0">
          <w:rPr>
            <w:rFonts w:hint="eastAsia"/>
          </w:rPr>
          <w:t>，</w:t>
        </w:r>
      </w:ins>
      <w:r w:rsidR="0096536D" w:rsidRPr="00A45500">
        <w:rPr>
          <w:rFonts w:hint="eastAsia"/>
        </w:rPr>
        <w:t>由于需要存储空间保存不确定</w:t>
      </w:r>
      <w:r w:rsidR="002A0EEE" w:rsidRPr="00A45500">
        <w:rPr>
          <w:rFonts w:hint="eastAsia"/>
        </w:rPr>
        <w:t>事件</w:t>
      </w:r>
      <w:r w:rsidR="0096536D" w:rsidRPr="00A45500">
        <w:rPr>
          <w:rFonts w:hint="eastAsia"/>
        </w:rPr>
        <w:t>的执行顺序，这类记录重放工具往往造成较大的额外性能开销，</w:t>
      </w:r>
      <w:proofErr w:type="gramStart"/>
      <w:r w:rsidR="0096536D" w:rsidRPr="00A45500">
        <w:rPr>
          <w:rFonts w:hint="eastAsia"/>
        </w:rPr>
        <w:t>如记录</w:t>
      </w:r>
      <w:proofErr w:type="gramEnd"/>
      <w:r w:rsidR="0096536D" w:rsidRPr="00A45500">
        <w:rPr>
          <w:rFonts w:hint="eastAsia"/>
        </w:rPr>
        <w:t>整个虚拟机执行踪迹的方案</w:t>
      </w:r>
      <w:r w:rsidR="0096536D" w:rsidRPr="00A45500">
        <w:rPr>
          <w:vertAlign w:val="superscript"/>
        </w:rPr>
        <w:fldChar w:fldCharType="begin"/>
      </w:r>
      <w:r w:rsidR="0096536D" w:rsidRPr="00A45500">
        <w:rPr>
          <w:vertAlign w:val="superscript"/>
        </w:rPr>
        <w:instrText xml:space="preserve"> </w:instrText>
      </w:r>
      <w:r w:rsidR="0096536D" w:rsidRPr="00A45500">
        <w:rPr>
          <w:rFonts w:hint="eastAsia"/>
          <w:vertAlign w:val="superscript"/>
        </w:rPr>
        <w:instrText>REF _Ref99208122 \r \h</w:instrText>
      </w:r>
      <w:r w:rsidR="0096536D" w:rsidRPr="00A45500">
        <w:rPr>
          <w:vertAlign w:val="superscript"/>
        </w:rPr>
        <w:instrText xml:space="preserve">  \* MERGEFORMAT </w:instrText>
      </w:r>
      <w:r w:rsidR="0096536D" w:rsidRPr="00A45500">
        <w:rPr>
          <w:vertAlign w:val="superscript"/>
        </w:rPr>
      </w:r>
      <w:r w:rsidR="0096536D" w:rsidRPr="00A45500">
        <w:rPr>
          <w:vertAlign w:val="superscript"/>
        </w:rPr>
        <w:fldChar w:fldCharType="separate"/>
      </w:r>
      <w:r w:rsidR="0096536D" w:rsidRPr="00A45500">
        <w:rPr>
          <w:vertAlign w:val="superscript"/>
        </w:rPr>
        <w:t>[11]</w:t>
      </w:r>
      <w:r w:rsidR="0096536D" w:rsidRPr="00A45500">
        <w:rPr>
          <w:vertAlign w:val="superscript"/>
        </w:rPr>
        <w:fldChar w:fldCharType="end"/>
      </w:r>
      <w:r w:rsidR="0096536D" w:rsidRPr="00A45500">
        <w:rPr>
          <w:vertAlign w:val="superscript"/>
        </w:rPr>
        <w:fldChar w:fldCharType="begin"/>
      </w:r>
      <w:r w:rsidR="0096536D" w:rsidRPr="00A45500">
        <w:rPr>
          <w:vertAlign w:val="superscript"/>
        </w:rPr>
        <w:instrText xml:space="preserve"> REF _Ref99208132 \r \h  \* MERGEFORMAT </w:instrText>
      </w:r>
      <w:r w:rsidR="0096536D" w:rsidRPr="00A45500">
        <w:rPr>
          <w:vertAlign w:val="superscript"/>
        </w:rPr>
      </w:r>
      <w:r w:rsidR="0096536D" w:rsidRPr="00A45500">
        <w:rPr>
          <w:vertAlign w:val="superscript"/>
        </w:rPr>
        <w:fldChar w:fldCharType="separate"/>
      </w:r>
      <w:r w:rsidR="0096536D" w:rsidRPr="00A45500">
        <w:rPr>
          <w:vertAlign w:val="superscript"/>
        </w:rPr>
        <w:t>[12]</w:t>
      </w:r>
      <w:r w:rsidR="0096536D" w:rsidRPr="00A45500">
        <w:rPr>
          <w:vertAlign w:val="superscript"/>
        </w:rPr>
        <w:fldChar w:fldCharType="end"/>
      </w:r>
      <w:r w:rsidR="005A11BA" w:rsidRPr="00A45500">
        <w:rPr>
          <w:rFonts w:hint="eastAsia"/>
        </w:rPr>
        <w:t>；</w:t>
      </w:r>
      <w:ins w:id="96" w:author="Xu Zichen" w:date="2022-04-04T21:31:00Z">
        <w:r w:rsidR="008E27E0">
          <w:rPr>
            <w:rFonts w:hint="eastAsia"/>
          </w:rPr>
          <w:t>三是</w:t>
        </w:r>
        <w:r w:rsidR="008E27E0">
          <w:rPr>
            <w:rFonts w:hint="eastAsia"/>
          </w:rPr>
          <w:t>XXX</w:t>
        </w:r>
        <w:r w:rsidR="008E27E0">
          <w:rPr>
            <w:rFonts w:hint="eastAsia"/>
          </w:rPr>
          <w:t>，</w:t>
        </w:r>
      </w:ins>
      <w:r w:rsidR="00197C2B" w:rsidRPr="00A45500">
        <w:rPr>
          <w:rFonts w:hint="eastAsia"/>
        </w:rPr>
        <w:t>无法与</w:t>
      </w:r>
      <w:r w:rsidR="00B60197" w:rsidRPr="00A45500">
        <w:rPr>
          <w:rFonts w:hint="eastAsia"/>
        </w:rPr>
        <w:t>操作系统的</w:t>
      </w:r>
      <w:r w:rsidR="00A316E1" w:rsidRPr="00A45500">
        <w:rPr>
          <w:rFonts w:hint="eastAsia"/>
        </w:rPr>
        <w:t>文件目录和</w:t>
      </w:r>
      <w:r w:rsidR="004F0256" w:rsidRPr="00A45500">
        <w:rPr>
          <w:rFonts w:hint="eastAsia"/>
        </w:rPr>
        <w:t>I</w:t>
      </w:r>
      <w:r w:rsidR="004F0256" w:rsidRPr="00A45500">
        <w:t>/O</w:t>
      </w:r>
      <w:r w:rsidR="004F0256" w:rsidRPr="00A45500">
        <w:rPr>
          <w:rFonts w:hint="eastAsia"/>
        </w:rPr>
        <w:t>操作交互</w:t>
      </w:r>
      <w:r w:rsidR="00350F54" w:rsidRPr="00A45500">
        <w:rPr>
          <w:rFonts w:hint="eastAsia"/>
        </w:rPr>
        <w:t>；</w:t>
      </w:r>
      <w:r w:rsidRPr="00A45500">
        <w:rPr>
          <w:rFonts w:hint="eastAsia"/>
        </w:rPr>
        <w:t>通用性差，无法记录所有程序</w:t>
      </w:r>
      <w:r w:rsidRPr="00A45500">
        <w:rPr>
          <w:vertAlign w:val="superscript"/>
        </w:rPr>
        <w:t>[7]</w:t>
      </w:r>
      <w:r w:rsidRPr="00A45500">
        <w:rPr>
          <w:rFonts w:hint="eastAsia"/>
        </w:rPr>
        <w:t>；</w:t>
      </w:r>
      <w:ins w:id="97" w:author="Xu Zichen" w:date="2022-04-04T21:31:00Z">
        <w:r w:rsidR="008E27E0">
          <w:rPr>
            <w:rFonts w:hint="eastAsia"/>
          </w:rPr>
          <w:t>四是</w:t>
        </w:r>
      </w:ins>
      <w:r w:rsidR="002F1A8D" w:rsidRPr="00A45500">
        <w:rPr>
          <w:rFonts w:hint="eastAsia"/>
        </w:rPr>
        <w:t>可移植性差</w:t>
      </w:r>
      <w:r w:rsidRPr="00A45500">
        <w:rPr>
          <w:rFonts w:hint="eastAsia"/>
        </w:rPr>
        <w:t>，要求在特定的指令集架构</w:t>
      </w:r>
      <w:r w:rsidR="00347C53" w:rsidRPr="00A45500">
        <w:rPr>
          <w:rFonts w:hint="eastAsia"/>
        </w:rPr>
        <w:t>（一般是</w:t>
      </w:r>
      <w:r w:rsidR="00D0510E" w:rsidRPr="00A45500">
        <w:rPr>
          <w:rFonts w:hint="eastAsia"/>
        </w:rPr>
        <w:t>x</w:t>
      </w:r>
      <w:r w:rsidR="00D0510E" w:rsidRPr="00A45500">
        <w:t>86</w:t>
      </w:r>
      <w:r w:rsidR="00D0510E" w:rsidRPr="00A45500">
        <w:rPr>
          <w:rFonts w:hint="eastAsia"/>
        </w:rPr>
        <w:t>架构</w:t>
      </w:r>
      <w:r w:rsidR="00347C53" w:rsidRPr="00A45500">
        <w:rPr>
          <w:rFonts w:hint="eastAsia"/>
        </w:rPr>
        <w:t>）</w:t>
      </w:r>
      <w:r w:rsidRPr="00A45500">
        <w:rPr>
          <w:rFonts w:hint="eastAsia"/>
        </w:rPr>
        <w:t>和操作系统环境下实现</w:t>
      </w:r>
      <w:r w:rsidRPr="00A45500">
        <w:rPr>
          <w:vertAlign w:val="superscript"/>
        </w:rPr>
        <w:fldChar w:fldCharType="begin"/>
      </w:r>
      <w:r w:rsidRPr="00A45500">
        <w:rPr>
          <w:vertAlign w:val="superscript"/>
        </w:rPr>
        <w:instrText xml:space="preserve"> </w:instrText>
      </w:r>
      <w:r w:rsidRPr="00A45500">
        <w:rPr>
          <w:rFonts w:hint="eastAsia"/>
          <w:vertAlign w:val="superscript"/>
        </w:rPr>
        <w:instrText>REF _Ref99208122 \r \h</w:instrText>
      </w:r>
      <w:r w:rsidRPr="00A45500">
        <w:rPr>
          <w:vertAlign w:val="superscript"/>
        </w:rPr>
        <w:instrText xml:space="preserve">  \* MERGEFORMAT </w:instrText>
      </w:r>
      <w:r w:rsidRPr="00A45500">
        <w:rPr>
          <w:vertAlign w:val="superscript"/>
        </w:rPr>
      </w:r>
      <w:r w:rsidRPr="00A45500">
        <w:rPr>
          <w:vertAlign w:val="superscript"/>
        </w:rPr>
        <w:fldChar w:fldCharType="separate"/>
      </w:r>
      <w:r w:rsidRPr="00A45500">
        <w:rPr>
          <w:vertAlign w:val="superscript"/>
        </w:rPr>
        <w:t>[11]</w:t>
      </w:r>
      <w:r w:rsidRPr="00A45500">
        <w:rPr>
          <w:vertAlign w:val="superscript"/>
        </w:rPr>
        <w:fldChar w:fldCharType="end"/>
      </w:r>
      <w:r w:rsidRPr="00A45500">
        <w:rPr>
          <w:vertAlign w:val="superscript"/>
        </w:rPr>
        <w:fldChar w:fldCharType="begin"/>
      </w:r>
      <w:r w:rsidRPr="00A45500">
        <w:rPr>
          <w:vertAlign w:val="superscript"/>
        </w:rPr>
        <w:instrText xml:space="preserve"> REF _Ref99208132 \r \h  \* MERGEFORMAT </w:instrText>
      </w:r>
      <w:r w:rsidRPr="00A45500">
        <w:rPr>
          <w:vertAlign w:val="superscript"/>
        </w:rPr>
      </w:r>
      <w:r w:rsidRPr="00A45500">
        <w:rPr>
          <w:vertAlign w:val="superscript"/>
        </w:rPr>
        <w:fldChar w:fldCharType="separate"/>
      </w:r>
      <w:r w:rsidRPr="00A45500">
        <w:rPr>
          <w:vertAlign w:val="superscript"/>
        </w:rPr>
        <w:t>[12]</w:t>
      </w:r>
      <w:r w:rsidRPr="00A45500">
        <w:rPr>
          <w:vertAlign w:val="superscript"/>
        </w:rPr>
        <w:fldChar w:fldCharType="end"/>
      </w:r>
      <w:r w:rsidRPr="00A45500">
        <w:rPr>
          <w:rFonts w:hint="eastAsia"/>
        </w:rPr>
        <w:t>。因此，现有的</w:t>
      </w:r>
      <w:r w:rsidR="00683D40" w:rsidRPr="00A45500">
        <w:rPr>
          <w:rFonts w:hint="eastAsia"/>
        </w:rPr>
        <w:t>可重现</w:t>
      </w:r>
      <w:r w:rsidR="003C55F6" w:rsidRPr="00A45500">
        <w:rPr>
          <w:rFonts w:hint="eastAsia"/>
        </w:rPr>
        <w:t>研究</w:t>
      </w:r>
      <w:r w:rsidRPr="00A45500">
        <w:rPr>
          <w:rFonts w:hint="eastAsia"/>
        </w:rPr>
        <w:t>并不能完全满足</w:t>
      </w:r>
      <w:r w:rsidR="009D3F66" w:rsidRPr="00A45500">
        <w:rPr>
          <w:rFonts w:hint="eastAsia"/>
        </w:rPr>
        <w:t>确定性和</w:t>
      </w:r>
      <w:r w:rsidR="00F05921" w:rsidRPr="00A45500">
        <w:rPr>
          <w:rFonts w:hint="eastAsia"/>
        </w:rPr>
        <w:t>可移植性</w:t>
      </w:r>
      <w:r w:rsidRPr="00A45500">
        <w:rPr>
          <w:rFonts w:hint="eastAsia"/>
        </w:rPr>
        <w:t>的要求。</w:t>
      </w:r>
    </w:p>
    <w:p w14:paraId="5FC45E47" w14:textId="3BB0CE7B" w:rsidR="00D922D8" w:rsidRPr="00A45500" w:rsidRDefault="002A4D20" w:rsidP="007D4A3D">
      <w:pPr>
        <w:ind w:firstLine="480"/>
      </w:pPr>
      <w:commentRangeStart w:id="98"/>
      <w:r w:rsidRPr="00A45500">
        <w:rPr>
          <w:rFonts w:hint="eastAsia"/>
        </w:rPr>
        <w:t>基于</w:t>
      </w:r>
      <w:r w:rsidR="00443396" w:rsidRPr="00A45500">
        <w:rPr>
          <w:rFonts w:hint="eastAsia"/>
        </w:rPr>
        <w:t>上述背景</w:t>
      </w:r>
      <w:r w:rsidR="00E2532E" w:rsidRPr="00A45500">
        <w:rPr>
          <w:rFonts w:hint="eastAsia"/>
        </w:rPr>
        <w:t>，</w:t>
      </w:r>
      <w:r w:rsidR="000C769D" w:rsidRPr="00A45500">
        <w:rPr>
          <w:rFonts w:hint="eastAsia"/>
        </w:rPr>
        <w:t>R</w:t>
      </w:r>
      <w:r w:rsidR="000C769D" w:rsidRPr="00A45500">
        <w:t>ISC-V</w:t>
      </w:r>
      <w:r w:rsidR="000C769D" w:rsidRPr="00A45500">
        <w:rPr>
          <w:rFonts w:hint="eastAsia"/>
        </w:rPr>
        <w:t>上的程序</w:t>
      </w:r>
      <w:r w:rsidR="00BD50D2" w:rsidRPr="00A45500">
        <w:rPr>
          <w:rFonts w:hint="eastAsia"/>
        </w:rPr>
        <w:t>执行的</w:t>
      </w:r>
      <w:r w:rsidR="000C769D" w:rsidRPr="00A45500">
        <w:rPr>
          <w:rFonts w:hint="eastAsia"/>
        </w:rPr>
        <w:t>可重现</w:t>
      </w:r>
      <w:r w:rsidR="00BD50D2" w:rsidRPr="00A45500">
        <w:rPr>
          <w:rFonts w:hint="eastAsia"/>
        </w:rPr>
        <w:t>性问题</w:t>
      </w:r>
      <w:r w:rsidR="00B74B26" w:rsidRPr="00A45500">
        <w:rPr>
          <w:rFonts w:hint="eastAsia"/>
        </w:rPr>
        <w:t>亟需提出一种</w:t>
      </w:r>
      <w:r w:rsidR="00944242" w:rsidRPr="00A45500">
        <w:rPr>
          <w:rFonts w:hint="eastAsia"/>
        </w:rPr>
        <w:t>兼顾</w:t>
      </w:r>
      <w:r w:rsidR="00B60C79" w:rsidRPr="00A45500">
        <w:rPr>
          <w:rFonts w:hint="eastAsia"/>
        </w:rPr>
        <w:t>确定性和可移植性，同时</w:t>
      </w:r>
      <w:r w:rsidR="006D3573" w:rsidRPr="00A45500">
        <w:rPr>
          <w:rFonts w:hint="eastAsia"/>
        </w:rPr>
        <w:t>具有较低</w:t>
      </w:r>
      <w:r w:rsidR="0018288C" w:rsidRPr="00A45500">
        <w:rPr>
          <w:rFonts w:hint="eastAsia"/>
        </w:rPr>
        <w:t>额外开销的</w:t>
      </w:r>
      <w:r w:rsidR="00905CFD" w:rsidRPr="00A45500">
        <w:rPr>
          <w:rFonts w:hint="eastAsia"/>
        </w:rPr>
        <w:t>方法。</w:t>
      </w:r>
      <w:r w:rsidR="00D37FAD" w:rsidRPr="00A45500">
        <w:rPr>
          <w:rFonts w:hint="eastAsia"/>
        </w:rPr>
        <w:t>本文</w:t>
      </w:r>
      <w:r w:rsidR="00425B05" w:rsidRPr="00A45500">
        <w:rPr>
          <w:rFonts w:hint="eastAsia"/>
        </w:rPr>
        <w:t>结合现有</w:t>
      </w:r>
      <w:r w:rsidR="000975DA" w:rsidRPr="00A45500">
        <w:rPr>
          <w:rFonts w:hint="eastAsia"/>
        </w:rPr>
        <w:t>可重现性</w:t>
      </w:r>
      <w:r w:rsidR="009259E0" w:rsidRPr="00A45500">
        <w:rPr>
          <w:rFonts w:hint="eastAsia"/>
        </w:rPr>
        <w:t>研究</w:t>
      </w:r>
      <w:r w:rsidR="00CE2686" w:rsidRPr="00A45500">
        <w:rPr>
          <w:rFonts w:hint="eastAsia"/>
        </w:rPr>
        <w:t>和容器技术</w:t>
      </w:r>
      <w:r w:rsidR="009975ED" w:rsidRPr="00A45500">
        <w:rPr>
          <w:rFonts w:hint="eastAsia"/>
        </w:rPr>
        <w:t>，</w:t>
      </w:r>
      <w:r w:rsidR="008D28A9" w:rsidRPr="00A45500">
        <w:rPr>
          <w:rFonts w:hint="eastAsia"/>
        </w:rPr>
        <w:t>在</w:t>
      </w:r>
      <w:r w:rsidR="008D0206" w:rsidRPr="00A45500">
        <w:rPr>
          <w:rFonts w:hint="eastAsia"/>
        </w:rPr>
        <w:t>用户</w:t>
      </w:r>
      <w:r w:rsidR="008D28A9" w:rsidRPr="00A45500">
        <w:rPr>
          <w:rFonts w:hint="eastAsia"/>
        </w:rPr>
        <w:t>程序执行期间</w:t>
      </w:r>
      <w:r w:rsidR="00FC7783" w:rsidRPr="00A45500">
        <w:rPr>
          <w:rFonts w:hint="eastAsia"/>
        </w:rPr>
        <w:t>，</w:t>
      </w:r>
      <w:r w:rsidR="007904E5" w:rsidRPr="00A45500">
        <w:rPr>
          <w:rFonts w:hint="eastAsia"/>
        </w:rPr>
        <w:t>首先</w:t>
      </w:r>
      <w:r w:rsidR="00C64712" w:rsidRPr="00A45500">
        <w:rPr>
          <w:rFonts w:hint="eastAsia"/>
        </w:rPr>
        <w:t>研究</w:t>
      </w:r>
      <w:r w:rsidR="00930054" w:rsidRPr="00A45500">
        <w:rPr>
          <w:rFonts w:hint="eastAsia"/>
        </w:rPr>
        <w:t>用户进程中的不确定性来源</w:t>
      </w:r>
      <w:r w:rsidR="0027242A" w:rsidRPr="00A45500">
        <w:rPr>
          <w:rFonts w:hint="eastAsia"/>
        </w:rPr>
        <w:t>，</w:t>
      </w:r>
      <w:r w:rsidR="00661471" w:rsidRPr="00A45500">
        <w:rPr>
          <w:rFonts w:hint="eastAsia"/>
        </w:rPr>
        <w:t>利</w:t>
      </w:r>
      <w:r w:rsidR="0027242A" w:rsidRPr="00A45500">
        <w:rPr>
          <w:rFonts w:hint="eastAsia"/>
        </w:rPr>
        <w:t>用</w:t>
      </w:r>
      <w:r w:rsidR="0082116E" w:rsidRPr="00A45500">
        <w:rPr>
          <w:rFonts w:hint="eastAsia"/>
        </w:rPr>
        <w:t>追踪进程</w:t>
      </w:r>
      <w:r w:rsidR="00207904" w:rsidRPr="00A45500">
        <w:rPr>
          <w:rFonts w:hint="eastAsia"/>
        </w:rPr>
        <w:t>技术</w:t>
      </w:r>
      <w:r w:rsidR="00CF5142" w:rsidRPr="00A45500">
        <w:rPr>
          <w:rFonts w:hint="eastAsia"/>
        </w:rPr>
        <w:t>保证</w:t>
      </w:r>
      <w:r w:rsidR="007A1789" w:rsidRPr="00A45500">
        <w:rPr>
          <w:rFonts w:hint="eastAsia"/>
        </w:rPr>
        <w:t>用户进程</w:t>
      </w:r>
      <w:r w:rsidR="00CF5DCE" w:rsidRPr="00A45500">
        <w:rPr>
          <w:rFonts w:hint="eastAsia"/>
        </w:rPr>
        <w:t>的确定性执行；</w:t>
      </w:r>
      <w:r w:rsidR="00495312" w:rsidRPr="00A45500">
        <w:rPr>
          <w:rFonts w:hint="eastAsia"/>
        </w:rPr>
        <w:t>然后</w:t>
      </w:r>
      <w:r w:rsidR="006C180E" w:rsidRPr="00A45500">
        <w:rPr>
          <w:rFonts w:hint="eastAsia"/>
        </w:rPr>
        <w:t>研究</w:t>
      </w:r>
      <w:r w:rsidR="007B088D" w:rsidRPr="00A45500">
        <w:rPr>
          <w:rFonts w:hint="eastAsia"/>
        </w:rPr>
        <w:t>利用</w:t>
      </w:r>
      <w:r w:rsidR="00C163FB" w:rsidRPr="00A45500">
        <w:rPr>
          <w:rFonts w:hint="eastAsia"/>
        </w:rPr>
        <w:t>容器技术</w:t>
      </w:r>
      <w:r w:rsidR="00E62110" w:rsidRPr="00A45500">
        <w:rPr>
          <w:rFonts w:hint="eastAsia"/>
        </w:rPr>
        <w:t>隔离</w:t>
      </w:r>
      <w:r w:rsidR="006F4342" w:rsidRPr="00A45500">
        <w:rPr>
          <w:rFonts w:hint="eastAsia"/>
        </w:rPr>
        <w:t>追踪进程</w:t>
      </w:r>
      <w:r w:rsidR="00E62110" w:rsidRPr="00A45500">
        <w:rPr>
          <w:rFonts w:hint="eastAsia"/>
        </w:rPr>
        <w:t>和</w:t>
      </w:r>
      <w:r w:rsidR="00D253D6" w:rsidRPr="00A45500">
        <w:rPr>
          <w:rFonts w:hint="eastAsia"/>
        </w:rPr>
        <w:t>操作系统</w:t>
      </w:r>
      <w:r w:rsidR="006C180E" w:rsidRPr="00A45500">
        <w:rPr>
          <w:rFonts w:hint="eastAsia"/>
        </w:rPr>
        <w:t>，</w:t>
      </w:r>
      <w:r w:rsidR="00D24DF6" w:rsidRPr="00A45500">
        <w:rPr>
          <w:rFonts w:hint="eastAsia"/>
        </w:rPr>
        <w:t>消除</w:t>
      </w:r>
      <w:r w:rsidR="00DB7E13" w:rsidRPr="00A45500">
        <w:rPr>
          <w:rFonts w:hint="eastAsia"/>
        </w:rPr>
        <w:t>其余不确定性的影响</w:t>
      </w:r>
      <w:r w:rsidR="009B4B72" w:rsidRPr="00A45500">
        <w:rPr>
          <w:rFonts w:hint="eastAsia"/>
        </w:rPr>
        <w:t>，扩展确定性操作系统的</w:t>
      </w:r>
      <w:r w:rsidR="00FC67D4" w:rsidRPr="00A45500">
        <w:rPr>
          <w:rFonts w:hint="eastAsia"/>
        </w:rPr>
        <w:t>边界</w:t>
      </w:r>
      <w:r w:rsidR="007D4A3D" w:rsidRPr="00A45500">
        <w:rPr>
          <w:rFonts w:hint="eastAsia"/>
        </w:rPr>
        <w:t>，最终</w:t>
      </w:r>
      <w:r w:rsidR="000E37C4" w:rsidRPr="00A45500">
        <w:rPr>
          <w:rFonts w:hint="eastAsia"/>
        </w:rPr>
        <w:t>实现一种基于</w:t>
      </w:r>
      <w:r w:rsidR="000E37C4" w:rsidRPr="00A45500">
        <w:rPr>
          <w:rFonts w:hint="eastAsia"/>
        </w:rPr>
        <w:t>R</w:t>
      </w:r>
      <w:r w:rsidR="000E37C4" w:rsidRPr="00A45500">
        <w:t>ISC-V</w:t>
      </w:r>
      <w:r w:rsidR="000E37C4" w:rsidRPr="00A45500">
        <w:rPr>
          <w:rFonts w:hint="eastAsia"/>
        </w:rPr>
        <w:t>指令架构的容器化可重现方法</w:t>
      </w:r>
      <w:r w:rsidR="00A23647" w:rsidRPr="00A45500">
        <w:rPr>
          <w:rFonts w:hint="eastAsia"/>
        </w:rPr>
        <w:t>。</w:t>
      </w:r>
      <w:r w:rsidR="000E37C4" w:rsidRPr="00A45500">
        <w:t xml:space="preserve"> </w:t>
      </w:r>
      <w:commentRangeEnd w:id="98"/>
      <w:r w:rsidR="008E27E0">
        <w:rPr>
          <w:rStyle w:val="afff7"/>
        </w:rPr>
        <w:commentReference w:id="98"/>
      </w:r>
    </w:p>
    <w:p w14:paraId="3BC98FC8" w14:textId="7B95D83C" w:rsidR="00D922D8" w:rsidRPr="00A45500" w:rsidRDefault="00D922D8" w:rsidP="00756AB7">
      <w:pPr>
        <w:pStyle w:val="10"/>
      </w:pPr>
      <w:bookmarkStart w:id="99" w:name="_Toc93734160"/>
      <w:bookmarkStart w:id="100" w:name="_Toc99905733"/>
      <w:r w:rsidRPr="00A45500">
        <w:t xml:space="preserve">1.2 </w:t>
      </w:r>
      <w:bookmarkEnd w:id="99"/>
      <w:commentRangeStart w:id="101"/>
      <w:r w:rsidR="00EC6ADC" w:rsidRPr="00A45500">
        <w:rPr>
          <w:rFonts w:hint="eastAsia"/>
        </w:rPr>
        <w:t>国内外</w:t>
      </w:r>
      <w:r w:rsidR="00EC6ADC" w:rsidRPr="00A45500">
        <w:t>研究现状</w:t>
      </w:r>
      <w:bookmarkEnd w:id="100"/>
      <w:commentRangeEnd w:id="101"/>
      <w:r w:rsidR="008E27E0">
        <w:rPr>
          <w:rStyle w:val="afff7"/>
          <w:rFonts w:eastAsia="SimSun"/>
          <w:b w:val="0"/>
          <w:noProof w:val="0"/>
        </w:rPr>
        <w:commentReference w:id="101"/>
      </w:r>
    </w:p>
    <w:p w14:paraId="5BBEBA37" w14:textId="327D739C" w:rsidR="006315DE" w:rsidRPr="00A45500" w:rsidRDefault="00FD2CA1" w:rsidP="00EB6FB2">
      <w:pPr>
        <w:ind w:firstLine="480"/>
      </w:pPr>
      <w:commentRangeStart w:id="102"/>
      <w:r w:rsidRPr="00A45500">
        <w:rPr>
          <w:rFonts w:hint="eastAsia"/>
        </w:rPr>
        <w:t>R</w:t>
      </w:r>
      <w:r w:rsidRPr="00A45500">
        <w:t>ISC-V</w:t>
      </w:r>
      <w:r w:rsidR="00346039" w:rsidRPr="00A45500">
        <w:rPr>
          <w:rFonts w:hint="eastAsia"/>
        </w:rPr>
        <w:t>是一个</w:t>
      </w:r>
      <w:r w:rsidR="00461CBD" w:rsidRPr="00A45500">
        <w:rPr>
          <w:rFonts w:hint="eastAsia"/>
        </w:rPr>
        <w:t>开源</w:t>
      </w:r>
      <w:r w:rsidR="00A20D70" w:rsidRPr="00A45500">
        <w:rPr>
          <w:rFonts w:hint="eastAsia"/>
        </w:rPr>
        <w:t>指令集</w:t>
      </w:r>
      <w:r w:rsidR="008F6740" w:rsidRPr="00A45500">
        <w:rPr>
          <w:rFonts w:hint="eastAsia"/>
        </w:rPr>
        <w:t>架构</w:t>
      </w:r>
      <w:r w:rsidR="00B13DFA" w:rsidRPr="00A45500">
        <w:rPr>
          <w:rFonts w:hint="eastAsia"/>
        </w:rPr>
        <w:t>，</w:t>
      </w:r>
      <w:r w:rsidR="005810BB" w:rsidRPr="00A45500">
        <w:rPr>
          <w:rFonts w:hint="eastAsia"/>
        </w:rPr>
        <w:t>近年来</w:t>
      </w:r>
      <w:r w:rsidR="003A11A8" w:rsidRPr="00A45500">
        <w:rPr>
          <w:rFonts w:hint="eastAsia"/>
        </w:rPr>
        <w:t>国内外推出了</w:t>
      </w:r>
      <w:r w:rsidR="00F15BD1" w:rsidRPr="00A45500">
        <w:rPr>
          <w:rFonts w:hint="eastAsia"/>
        </w:rPr>
        <w:t>一系列</w:t>
      </w:r>
      <w:r w:rsidR="009C12CA" w:rsidRPr="00A45500">
        <w:rPr>
          <w:rFonts w:hint="eastAsia"/>
        </w:rPr>
        <w:t>基于</w:t>
      </w:r>
      <w:r w:rsidR="00716E2B" w:rsidRPr="00A45500">
        <w:rPr>
          <w:rFonts w:hint="eastAsia"/>
        </w:rPr>
        <w:t>R</w:t>
      </w:r>
      <w:r w:rsidR="00716E2B" w:rsidRPr="00A45500">
        <w:t>ISC-V</w:t>
      </w:r>
      <w:r w:rsidR="00C90BCD" w:rsidRPr="00A45500">
        <w:rPr>
          <w:rFonts w:hint="eastAsia"/>
        </w:rPr>
        <w:t>指令集</w:t>
      </w:r>
      <w:r w:rsidR="001746D6" w:rsidRPr="00A45500">
        <w:rPr>
          <w:rFonts w:hint="eastAsia"/>
        </w:rPr>
        <w:t>架构的微处理器</w:t>
      </w:r>
      <w:r w:rsidR="00D97331" w:rsidRPr="00A45500">
        <w:rPr>
          <w:rFonts w:hint="eastAsia"/>
        </w:rPr>
        <w:t>，不断丰富</w:t>
      </w:r>
      <w:r w:rsidR="00420C19" w:rsidRPr="00A45500">
        <w:rPr>
          <w:rFonts w:hint="eastAsia"/>
        </w:rPr>
        <w:t>R</w:t>
      </w:r>
      <w:r w:rsidR="00420C19" w:rsidRPr="00A45500">
        <w:t>ISC-V</w:t>
      </w:r>
      <w:r w:rsidR="007A3903" w:rsidRPr="00A45500">
        <w:rPr>
          <w:rFonts w:hint="eastAsia"/>
        </w:rPr>
        <w:t>的</w:t>
      </w:r>
      <w:r w:rsidR="00472313" w:rsidRPr="00A45500">
        <w:rPr>
          <w:rFonts w:hint="eastAsia"/>
        </w:rPr>
        <w:t>软硬件</w:t>
      </w:r>
      <w:r w:rsidR="00FA5C88" w:rsidRPr="00A45500">
        <w:rPr>
          <w:rFonts w:hint="eastAsia"/>
        </w:rPr>
        <w:t>生态</w:t>
      </w:r>
      <w:r w:rsidR="005F205A" w:rsidRPr="00A45500">
        <w:rPr>
          <w:rFonts w:hint="eastAsia"/>
        </w:rPr>
        <w:t>，本章首先对</w:t>
      </w:r>
      <w:r w:rsidR="009C1031" w:rsidRPr="00A45500">
        <w:rPr>
          <w:rFonts w:hint="eastAsia"/>
        </w:rPr>
        <w:t>国内外</w:t>
      </w:r>
      <w:r w:rsidR="00934DA2" w:rsidRPr="00A45500">
        <w:rPr>
          <w:rFonts w:hint="eastAsia"/>
        </w:rPr>
        <w:t>R</w:t>
      </w:r>
      <w:r w:rsidR="00934DA2" w:rsidRPr="00A45500">
        <w:t>ISC-V</w:t>
      </w:r>
      <w:r w:rsidR="00D143C1" w:rsidRPr="00A45500">
        <w:rPr>
          <w:rFonts w:hint="eastAsia"/>
        </w:rPr>
        <w:t>指令集架构的</w:t>
      </w:r>
      <w:r w:rsidR="00BD019E" w:rsidRPr="00A45500">
        <w:rPr>
          <w:rFonts w:hint="eastAsia"/>
        </w:rPr>
        <w:t>研究现状进行综述</w:t>
      </w:r>
      <w:r w:rsidR="00A05F63" w:rsidRPr="00A45500">
        <w:rPr>
          <w:rFonts w:hint="eastAsia"/>
        </w:rPr>
        <w:t>。</w:t>
      </w:r>
    </w:p>
    <w:p w14:paraId="4B3083CA" w14:textId="63473835" w:rsidR="00173364" w:rsidRPr="00A45500" w:rsidRDefault="00676EFE" w:rsidP="00EB6FB2">
      <w:pPr>
        <w:ind w:firstLine="480"/>
      </w:pPr>
      <w:r w:rsidRPr="00A45500">
        <w:rPr>
          <w:rFonts w:hint="eastAsia"/>
        </w:rPr>
        <w:t>可重现性</w:t>
      </w:r>
      <w:r w:rsidR="002E30E3" w:rsidRPr="00A45500">
        <w:rPr>
          <w:rFonts w:hint="eastAsia"/>
        </w:rPr>
        <w:t>研究</w:t>
      </w:r>
      <w:r w:rsidR="00E91B93" w:rsidRPr="00A45500">
        <w:rPr>
          <w:rFonts w:hint="eastAsia"/>
        </w:rPr>
        <w:t>源</w:t>
      </w:r>
      <w:r w:rsidR="00C84276" w:rsidRPr="00A45500">
        <w:rPr>
          <w:rFonts w:hint="eastAsia"/>
        </w:rPr>
        <w:t>于</w:t>
      </w:r>
      <w:r w:rsidR="00372EE5" w:rsidRPr="00A45500">
        <w:rPr>
          <w:rFonts w:hint="eastAsia"/>
        </w:rPr>
        <w:t>并行</w:t>
      </w:r>
      <w:r w:rsidR="00720DA9" w:rsidRPr="00A45500">
        <w:rPr>
          <w:rFonts w:hint="eastAsia"/>
        </w:rPr>
        <w:t>程序</w:t>
      </w:r>
      <w:r w:rsidR="00AB135A" w:rsidRPr="00A45500">
        <w:rPr>
          <w:rFonts w:hint="eastAsia"/>
        </w:rPr>
        <w:t>调试</w:t>
      </w:r>
      <w:r w:rsidR="00D70F53" w:rsidRPr="00A45500">
        <w:rPr>
          <w:rFonts w:hint="eastAsia"/>
        </w:rPr>
        <w:t>需求</w:t>
      </w:r>
      <w:r w:rsidRPr="00A45500">
        <w:rPr>
          <w:rFonts w:hint="eastAsia"/>
        </w:rPr>
        <w:t>，</w:t>
      </w:r>
      <w:r w:rsidR="00C718EA" w:rsidRPr="00A45500">
        <w:rPr>
          <w:rFonts w:hint="eastAsia"/>
        </w:rPr>
        <w:t>并不断</w:t>
      </w:r>
      <w:r w:rsidR="00D578F4" w:rsidRPr="00A45500">
        <w:rPr>
          <w:rFonts w:hint="eastAsia"/>
        </w:rPr>
        <w:t>应用</w:t>
      </w:r>
      <w:r w:rsidR="00D3196A" w:rsidRPr="00A45500">
        <w:rPr>
          <w:rFonts w:hint="eastAsia"/>
        </w:rPr>
        <w:t>到其它</w:t>
      </w:r>
      <w:r w:rsidR="000C3595" w:rsidRPr="00A45500">
        <w:rPr>
          <w:rFonts w:hint="eastAsia"/>
        </w:rPr>
        <w:t>领域中</w:t>
      </w:r>
      <w:r w:rsidR="00803320" w:rsidRPr="00A45500">
        <w:rPr>
          <w:rFonts w:hint="eastAsia"/>
        </w:rPr>
        <w:t>，</w:t>
      </w:r>
      <w:r w:rsidR="00EC3FA8" w:rsidRPr="00A45500">
        <w:rPr>
          <w:rFonts w:hint="eastAsia"/>
        </w:rPr>
        <w:t>国内外研究人员</w:t>
      </w:r>
      <w:r w:rsidR="00207253" w:rsidRPr="00A45500">
        <w:rPr>
          <w:rFonts w:hint="eastAsia"/>
        </w:rPr>
        <w:t>已经</w:t>
      </w:r>
      <w:r w:rsidR="00EC3FA8" w:rsidRPr="00A45500">
        <w:rPr>
          <w:rFonts w:hint="eastAsia"/>
        </w:rPr>
        <w:t>对可重现性进行了深入的研究</w:t>
      </w:r>
      <w:r w:rsidR="00CA0672" w:rsidRPr="00A45500">
        <w:rPr>
          <w:rFonts w:hint="eastAsia"/>
        </w:rPr>
        <w:t>。</w:t>
      </w:r>
      <w:r w:rsidR="00CD4EBA" w:rsidRPr="00A45500">
        <w:rPr>
          <w:rFonts w:hint="eastAsia"/>
        </w:rPr>
        <w:t>按照重现范围和实现方法</w:t>
      </w:r>
      <w:r w:rsidR="00951C0E" w:rsidRPr="00A45500">
        <w:rPr>
          <w:rFonts w:hint="eastAsia"/>
        </w:rPr>
        <w:t>，</w:t>
      </w:r>
      <w:r w:rsidR="000055C9" w:rsidRPr="00A45500">
        <w:rPr>
          <w:rFonts w:hint="eastAsia"/>
        </w:rPr>
        <w:t>可以将</w:t>
      </w:r>
      <w:r w:rsidR="00917859" w:rsidRPr="00A45500">
        <w:rPr>
          <w:rFonts w:hint="eastAsia"/>
        </w:rPr>
        <w:t>目前的大部分可重现性研究</w:t>
      </w:r>
      <w:r w:rsidR="0053098C" w:rsidRPr="00A45500">
        <w:rPr>
          <w:rFonts w:hint="eastAsia"/>
        </w:rPr>
        <w:t>划分为以下</w:t>
      </w:r>
      <w:r w:rsidR="00681526" w:rsidRPr="00A45500">
        <w:rPr>
          <w:rFonts w:hint="eastAsia"/>
        </w:rPr>
        <w:t>两</w:t>
      </w:r>
      <w:r w:rsidR="0053098C" w:rsidRPr="00A45500">
        <w:rPr>
          <w:rFonts w:hint="eastAsia"/>
        </w:rPr>
        <w:t>个方向</w:t>
      </w:r>
      <w:r w:rsidR="00EA3ED3" w:rsidRPr="00A45500">
        <w:rPr>
          <w:rFonts w:hint="eastAsia"/>
        </w:rPr>
        <w:t>，分别是</w:t>
      </w:r>
      <w:r w:rsidR="00136ADA" w:rsidRPr="00A45500">
        <w:rPr>
          <w:rFonts w:hint="eastAsia"/>
        </w:rPr>
        <w:t>记录</w:t>
      </w:r>
      <w:r w:rsidR="00AE1828" w:rsidRPr="00A45500">
        <w:rPr>
          <w:rFonts w:hint="eastAsia"/>
        </w:rPr>
        <w:t>和</w:t>
      </w:r>
      <w:r w:rsidR="00CE60DC" w:rsidRPr="00A45500">
        <w:rPr>
          <w:rFonts w:hint="eastAsia"/>
        </w:rPr>
        <w:t>确定性执行</w:t>
      </w:r>
      <w:r w:rsidR="00CF5E18" w:rsidRPr="00A45500">
        <w:rPr>
          <w:rFonts w:hint="eastAsia"/>
        </w:rPr>
        <w:t>。</w:t>
      </w:r>
      <w:r w:rsidR="00173364" w:rsidRPr="00A45500">
        <w:rPr>
          <w:rFonts w:hint="eastAsia"/>
        </w:rPr>
        <w:t>本节将从这两个方向</w:t>
      </w:r>
      <w:r w:rsidR="00E5118F" w:rsidRPr="00A45500">
        <w:rPr>
          <w:rFonts w:hint="eastAsia"/>
        </w:rPr>
        <w:t>对可重现性研究的国内外现状进行综述</w:t>
      </w:r>
      <w:commentRangeEnd w:id="102"/>
      <w:r w:rsidR="00BB78C0">
        <w:rPr>
          <w:rStyle w:val="afff7"/>
        </w:rPr>
        <w:commentReference w:id="102"/>
      </w:r>
      <w:r w:rsidR="00E5118F" w:rsidRPr="00A45500">
        <w:rPr>
          <w:rFonts w:hint="eastAsia"/>
        </w:rPr>
        <w:t>。</w:t>
      </w:r>
    </w:p>
    <w:p w14:paraId="147B1921" w14:textId="6947063E" w:rsidR="00F87B48" w:rsidRPr="00A45500" w:rsidRDefault="00E8692A" w:rsidP="00EB6FB2">
      <w:pPr>
        <w:ind w:firstLine="480"/>
      </w:pPr>
      <w:r w:rsidRPr="00A45500">
        <w:rPr>
          <w:rFonts w:hint="eastAsia"/>
        </w:rPr>
        <w:t>此外</w:t>
      </w:r>
      <w:r w:rsidR="00A47C91" w:rsidRPr="00A45500">
        <w:rPr>
          <w:rFonts w:hint="eastAsia"/>
        </w:rPr>
        <w:t>，</w:t>
      </w:r>
      <w:r w:rsidR="003F2589" w:rsidRPr="00A45500">
        <w:rPr>
          <w:rFonts w:hint="eastAsia"/>
        </w:rPr>
        <w:t>为了</w:t>
      </w:r>
      <w:r w:rsidR="00770E09" w:rsidRPr="00A45500">
        <w:rPr>
          <w:rFonts w:hint="eastAsia"/>
        </w:rPr>
        <w:t>优化</w:t>
      </w:r>
      <w:r w:rsidR="00B436D8" w:rsidRPr="00A45500">
        <w:rPr>
          <w:rFonts w:hint="eastAsia"/>
        </w:rPr>
        <w:t>确定性</w:t>
      </w:r>
      <w:r w:rsidR="00770E09" w:rsidRPr="00A45500">
        <w:rPr>
          <w:rFonts w:hint="eastAsia"/>
        </w:rPr>
        <w:t>重放</w:t>
      </w:r>
      <w:r w:rsidR="00B436D8" w:rsidRPr="00A45500">
        <w:rPr>
          <w:rFonts w:hint="eastAsia"/>
        </w:rPr>
        <w:t>方案</w:t>
      </w:r>
      <w:r w:rsidR="0068030E" w:rsidRPr="00A45500">
        <w:rPr>
          <w:rFonts w:hint="eastAsia"/>
        </w:rPr>
        <w:t>的</w:t>
      </w:r>
      <w:r w:rsidR="00770E09" w:rsidRPr="00A45500">
        <w:rPr>
          <w:rFonts w:hint="eastAsia"/>
        </w:rPr>
        <w:t>可移植性</w:t>
      </w:r>
      <w:r w:rsidR="0068030E" w:rsidRPr="00A45500">
        <w:rPr>
          <w:rFonts w:hint="eastAsia"/>
        </w:rPr>
        <w:t>，</w:t>
      </w:r>
      <w:r w:rsidR="00E16BD9" w:rsidRPr="00A45500">
        <w:rPr>
          <w:rFonts w:hint="eastAsia"/>
        </w:rPr>
        <w:t>产生了</w:t>
      </w:r>
      <w:r w:rsidR="00A47C91" w:rsidRPr="00A45500">
        <w:rPr>
          <w:rFonts w:hint="eastAsia"/>
        </w:rPr>
        <w:t>对</w:t>
      </w:r>
      <w:r w:rsidR="00F87B48" w:rsidRPr="00A45500">
        <w:rPr>
          <w:rFonts w:hint="eastAsia"/>
        </w:rPr>
        <w:t>整个</w:t>
      </w:r>
      <w:r w:rsidR="002D720C" w:rsidRPr="00A45500">
        <w:rPr>
          <w:rFonts w:hint="eastAsia"/>
        </w:rPr>
        <w:t>虚拟机</w:t>
      </w:r>
      <w:r w:rsidR="00DF22BF" w:rsidRPr="00A45500">
        <w:rPr>
          <w:rFonts w:hint="eastAsia"/>
        </w:rPr>
        <w:t>或容器</w:t>
      </w:r>
      <w:r w:rsidR="00F87B48" w:rsidRPr="00A45500">
        <w:rPr>
          <w:rFonts w:hint="eastAsia"/>
        </w:rPr>
        <w:t>进行</w:t>
      </w:r>
      <w:r w:rsidR="008C3E41" w:rsidRPr="00A45500">
        <w:rPr>
          <w:rFonts w:hint="eastAsia"/>
        </w:rPr>
        <w:t>记录重放</w:t>
      </w:r>
      <w:r w:rsidR="007A407B" w:rsidRPr="00A45500">
        <w:rPr>
          <w:rFonts w:hint="eastAsia"/>
        </w:rPr>
        <w:t>的方案</w:t>
      </w:r>
      <w:r w:rsidR="002710F3" w:rsidRPr="00A45500">
        <w:rPr>
          <w:rFonts w:hint="eastAsia"/>
        </w:rPr>
        <w:t>，</w:t>
      </w:r>
      <w:r w:rsidR="00BD3611" w:rsidRPr="00A45500">
        <w:rPr>
          <w:rFonts w:hint="eastAsia"/>
        </w:rPr>
        <w:t>本节在第三部分</w:t>
      </w:r>
      <w:r w:rsidR="00907A36" w:rsidRPr="00A45500">
        <w:rPr>
          <w:rFonts w:hint="eastAsia"/>
        </w:rPr>
        <w:t>展示</w:t>
      </w:r>
      <w:r w:rsidR="007A44A9" w:rsidRPr="00A45500">
        <w:rPr>
          <w:rFonts w:hint="eastAsia"/>
        </w:rPr>
        <w:t>容器和虚拟化技术</w:t>
      </w:r>
      <w:r w:rsidR="0041621F" w:rsidRPr="00A45500">
        <w:rPr>
          <w:rFonts w:hint="eastAsia"/>
        </w:rPr>
        <w:t>的发展历程</w:t>
      </w:r>
      <w:r w:rsidR="00103B0F" w:rsidRPr="00A45500">
        <w:rPr>
          <w:rFonts w:hint="eastAsia"/>
        </w:rPr>
        <w:t>，并对</w:t>
      </w:r>
      <w:r w:rsidR="00C846F6" w:rsidRPr="00A45500">
        <w:rPr>
          <w:rFonts w:hint="eastAsia"/>
        </w:rPr>
        <w:t>其</w:t>
      </w:r>
      <w:r w:rsidR="00C846F6" w:rsidRPr="00A45500">
        <w:rPr>
          <w:rFonts w:hint="eastAsia"/>
        </w:rPr>
        <w:lastRenderedPageBreak/>
        <w:t>中可重现性</w:t>
      </w:r>
      <w:r w:rsidR="007A44A9" w:rsidRPr="00A45500">
        <w:rPr>
          <w:rFonts w:hint="eastAsia"/>
        </w:rPr>
        <w:t>的</w:t>
      </w:r>
      <w:r w:rsidR="007A0CC7" w:rsidRPr="00A45500">
        <w:rPr>
          <w:rFonts w:hint="eastAsia"/>
        </w:rPr>
        <w:t>相关</w:t>
      </w:r>
      <w:r w:rsidR="00246FC0" w:rsidRPr="00A45500">
        <w:rPr>
          <w:rFonts w:hint="eastAsia"/>
        </w:rPr>
        <w:t>工作进行综述</w:t>
      </w:r>
      <w:r w:rsidR="007F4569" w:rsidRPr="00A45500">
        <w:rPr>
          <w:rFonts w:hint="eastAsia"/>
        </w:rPr>
        <w:t>。</w:t>
      </w:r>
    </w:p>
    <w:p w14:paraId="50EB8646" w14:textId="51629D1B" w:rsidR="001F306F" w:rsidRPr="00A45500" w:rsidRDefault="001F306F" w:rsidP="001F306F">
      <w:pPr>
        <w:pStyle w:val="22"/>
      </w:pPr>
      <w:bookmarkStart w:id="103" w:name="_Toc99905734"/>
      <w:r w:rsidRPr="00A45500">
        <w:rPr>
          <w:rFonts w:hint="eastAsia"/>
        </w:rPr>
        <w:t>1</w:t>
      </w:r>
      <w:r w:rsidRPr="00A45500">
        <w:t>.2.</w:t>
      </w:r>
      <w:r w:rsidR="00CB4642" w:rsidRPr="00A45500">
        <w:t>1</w:t>
      </w:r>
      <w:r w:rsidRPr="00A45500">
        <w:t xml:space="preserve"> RISC-V</w:t>
      </w:r>
      <w:r w:rsidRPr="00A45500">
        <w:rPr>
          <w:rFonts w:hint="eastAsia"/>
        </w:rPr>
        <w:t>指令集研究现状</w:t>
      </w:r>
      <w:bookmarkEnd w:id="103"/>
    </w:p>
    <w:p w14:paraId="768B0B2F" w14:textId="0BB478AB" w:rsidR="001F306F" w:rsidRPr="00A45500" w:rsidRDefault="001F306F" w:rsidP="001F306F">
      <w:pPr>
        <w:ind w:firstLine="480"/>
      </w:pPr>
      <w:r w:rsidRPr="00A45500">
        <w:rPr>
          <w:rFonts w:hint="eastAsia"/>
        </w:rPr>
        <w:t>R</w:t>
      </w:r>
      <w:r w:rsidRPr="00A45500">
        <w:t>ISC-V</w:t>
      </w:r>
      <w:r w:rsidRPr="00A45500">
        <w:rPr>
          <w:rFonts w:hint="eastAsia"/>
        </w:rPr>
        <w:t>是</w:t>
      </w:r>
      <w:r w:rsidR="00353143" w:rsidRPr="00A45500">
        <w:rPr>
          <w:rFonts w:hint="eastAsia"/>
        </w:rPr>
        <w:t>加利福尼亚大学</w:t>
      </w:r>
      <w:r w:rsidR="00AC34ED" w:rsidRPr="00A45500">
        <w:rPr>
          <w:rFonts w:hint="eastAsia"/>
        </w:rPr>
        <w:t>伯克利分校</w:t>
      </w:r>
      <w:r w:rsidR="00CE7CD2" w:rsidRPr="00A45500">
        <w:rPr>
          <w:rFonts w:hint="eastAsia"/>
        </w:rPr>
        <w:t>提出的</w:t>
      </w:r>
      <w:r w:rsidR="003924DA" w:rsidRPr="00A45500">
        <w:rPr>
          <w:rFonts w:hint="eastAsia"/>
        </w:rPr>
        <w:t>新一代</w:t>
      </w:r>
      <w:r w:rsidR="00B97443" w:rsidRPr="00A45500">
        <w:rPr>
          <w:rFonts w:hint="eastAsia"/>
        </w:rPr>
        <w:t>精简指令集架构</w:t>
      </w:r>
      <w:r w:rsidR="00D10ED1" w:rsidRPr="00A45500">
        <w:rPr>
          <w:vertAlign w:val="superscript"/>
        </w:rPr>
        <w:fldChar w:fldCharType="begin"/>
      </w:r>
      <w:r w:rsidR="00D10ED1" w:rsidRPr="00A45500">
        <w:rPr>
          <w:vertAlign w:val="superscript"/>
        </w:rPr>
        <w:instrText xml:space="preserve"> </w:instrText>
      </w:r>
      <w:r w:rsidR="00D10ED1" w:rsidRPr="00A45500">
        <w:rPr>
          <w:rFonts w:hint="eastAsia"/>
          <w:vertAlign w:val="superscript"/>
        </w:rPr>
        <w:instrText>REF _Ref99329117 \r \h</w:instrText>
      </w:r>
      <w:r w:rsidR="00D10ED1" w:rsidRPr="00A45500">
        <w:rPr>
          <w:vertAlign w:val="superscript"/>
        </w:rPr>
        <w:instrText xml:space="preserve">  \* MERGEFORMAT </w:instrText>
      </w:r>
      <w:r w:rsidR="00D10ED1" w:rsidRPr="00A45500">
        <w:rPr>
          <w:vertAlign w:val="superscript"/>
        </w:rPr>
      </w:r>
      <w:r w:rsidR="00D10ED1" w:rsidRPr="00A45500">
        <w:rPr>
          <w:vertAlign w:val="superscript"/>
        </w:rPr>
        <w:fldChar w:fldCharType="separate"/>
      </w:r>
      <w:r w:rsidR="00A55661" w:rsidRPr="00A45500">
        <w:rPr>
          <w:vertAlign w:val="superscript"/>
        </w:rPr>
        <w:t>[13]</w:t>
      </w:r>
      <w:r w:rsidR="00D10ED1" w:rsidRPr="00A45500">
        <w:rPr>
          <w:vertAlign w:val="superscript"/>
        </w:rPr>
        <w:fldChar w:fldCharType="end"/>
      </w:r>
      <w:r w:rsidR="009D31E8" w:rsidRPr="00A45500">
        <w:rPr>
          <w:vertAlign w:val="superscript"/>
        </w:rPr>
        <w:fldChar w:fldCharType="begin"/>
      </w:r>
      <w:r w:rsidR="009D31E8" w:rsidRPr="00A45500">
        <w:rPr>
          <w:vertAlign w:val="superscript"/>
        </w:rPr>
        <w:instrText xml:space="preserve"> REF _Ref99329579 \r \h </w:instrText>
      </w:r>
      <w:r w:rsidR="00A45500" w:rsidRPr="00A45500">
        <w:rPr>
          <w:vertAlign w:val="superscript"/>
        </w:rPr>
        <w:instrText xml:space="preserve"> \* MERGEFORMAT </w:instrText>
      </w:r>
      <w:r w:rsidR="009D31E8" w:rsidRPr="00A45500">
        <w:rPr>
          <w:vertAlign w:val="superscript"/>
        </w:rPr>
      </w:r>
      <w:r w:rsidR="009D31E8" w:rsidRPr="00A45500">
        <w:rPr>
          <w:vertAlign w:val="superscript"/>
        </w:rPr>
        <w:fldChar w:fldCharType="separate"/>
      </w:r>
      <w:r w:rsidR="00A55661" w:rsidRPr="00A45500">
        <w:rPr>
          <w:vertAlign w:val="superscript"/>
        </w:rPr>
        <w:t>[14]</w:t>
      </w:r>
      <w:r w:rsidR="009D31E8" w:rsidRPr="00A45500">
        <w:rPr>
          <w:vertAlign w:val="superscript"/>
        </w:rPr>
        <w:fldChar w:fldCharType="end"/>
      </w:r>
      <w:r w:rsidR="001C7471" w:rsidRPr="00A45500">
        <w:rPr>
          <w:rFonts w:hint="eastAsia"/>
        </w:rPr>
        <w:t>，</w:t>
      </w:r>
      <w:r w:rsidR="004B6061" w:rsidRPr="00A45500">
        <w:rPr>
          <w:rFonts w:hint="eastAsia"/>
        </w:rPr>
        <w:t>具有</w:t>
      </w:r>
      <w:r w:rsidR="00CE1267" w:rsidRPr="00A45500">
        <w:rPr>
          <w:rFonts w:hint="eastAsia"/>
        </w:rPr>
        <w:t>开源</w:t>
      </w:r>
      <w:r w:rsidR="0068295F" w:rsidRPr="00A45500">
        <w:rPr>
          <w:rFonts w:hint="eastAsia"/>
        </w:rPr>
        <w:t>、模块化的设计</w:t>
      </w:r>
      <w:r w:rsidR="008F5A49" w:rsidRPr="00A45500">
        <w:rPr>
          <w:rFonts w:hint="eastAsia"/>
        </w:rPr>
        <w:t>。</w:t>
      </w:r>
      <w:r w:rsidR="00E40D1C" w:rsidRPr="00A45500">
        <w:rPr>
          <w:rFonts w:hint="eastAsia"/>
        </w:rPr>
        <w:t>受到</w:t>
      </w:r>
      <w:r w:rsidR="002644B0" w:rsidRPr="00A45500">
        <w:rPr>
          <w:rFonts w:hint="eastAsia"/>
        </w:rPr>
        <w:t>L</w:t>
      </w:r>
      <w:r w:rsidR="002644B0" w:rsidRPr="00A45500">
        <w:t>inux</w:t>
      </w:r>
      <w:r w:rsidR="00FC43C5" w:rsidRPr="00A45500">
        <w:rPr>
          <w:rFonts w:hint="eastAsia"/>
        </w:rPr>
        <w:t>等</w:t>
      </w:r>
      <w:r w:rsidR="002644B0" w:rsidRPr="00A45500">
        <w:rPr>
          <w:rFonts w:hint="eastAsia"/>
        </w:rPr>
        <w:t>开源</w:t>
      </w:r>
      <w:r w:rsidR="00FB17E1" w:rsidRPr="00A45500">
        <w:rPr>
          <w:rFonts w:hint="eastAsia"/>
        </w:rPr>
        <w:t>软件</w:t>
      </w:r>
      <w:r w:rsidR="002E7A5C" w:rsidRPr="00A45500">
        <w:rPr>
          <w:rFonts w:hint="eastAsia"/>
        </w:rPr>
        <w:t>社区</w:t>
      </w:r>
      <w:r w:rsidR="00456684" w:rsidRPr="00A45500">
        <w:rPr>
          <w:rFonts w:hint="eastAsia"/>
        </w:rPr>
        <w:t>的</w:t>
      </w:r>
      <w:r w:rsidR="005E5DB6" w:rsidRPr="00A45500">
        <w:rPr>
          <w:rFonts w:hint="eastAsia"/>
        </w:rPr>
        <w:t>影响</w:t>
      </w:r>
      <w:r w:rsidR="00866C8C" w:rsidRPr="00A45500">
        <w:rPr>
          <w:rFonts w:hint="eastAsia"/>
        </w:rPr>
        <w:t>，</w:t>
      </w:r>
      <w:r w:rsidR="00866C8C" w:rsidRPr="00A45500">
        <w:rPr>
          <w:rFonts w:hint="eastAsia"/>
        </w:rPr>
        <w:t>R</w:t>
      </w:r>
      <w:r w:rsidR="00866C8C" w:rsidRPr="00A45500">
        <w:t>ISC-V</w:t>
      </w:r>
      <w:r w:rsidR="008017A2" w:rsidRPr="00A45500">
        <w:rPr>
          <w:rFonts w:hint="eastAsia"/>
        </w:rPr>
        <w:t>同样</w:t>
      </w:r>
      <w:r w:rsidR="00197531" w:rsidRPr="00A45500">
        <w:rPr>
          <w:rFonts w:hint="eastAsia"/>
        </w:rPr>
        <w:t>搭建了</w:t>
      </w:r>
      <w:r w:rsidR="001E2097" w:rsidRPr="00A45500">
        <w:rPr>
          <w:rFonts w:hint="eastAsia"/>
        </w:rPr>
        <w:t>开源生态，由</w:t>
      </w:r>
      <w:r w:rsidR="00707098" w:rsidRPr="00A45500">
        <w:rPr>
          <w:rFonts w:hint="eastAsia"/>
        </w:rPr>
        <w:t>R</w:t>
      </w:r>
      <w:r w:rsidR="00707098" w:rsidRPr="00A45500">
        <w:t>ISC-V</w:t>
      </w:r>
      <w:r w:rsidR="00093F25" w:rsidRPr="00A45500">
        <w:rPr>
          <w:rFonts w:hint="eastAsia"/>
        </w:rPr>
        <w:t>国际</w:t>
      </w:r>
      <w:r w:rsidR="00707098" w:rsidRPr="00A45500">
        <w:rPr>
          <w:rFonts w:hint="eastAsia"/>
        </w:rPr>
        <w:t>基金会</w:t>
      </w:r>
      <w:r w:rsidR="00E53EE1" w:rsidRPr="00A45500">
        <w:rPr>
          <w:rFonts w:hint="eastAsia"/>
        </w:rPr>
        <w:t>负责管理</w:t>
      </w:r>
      <w:r w:rsidR="00113C71" w:rsidRPr="00A45500">
        <w:rPr>
          <w:rFonts w:hint="eastAsia"/>
        </w:rPr>
        <w:t>，并</w:t>
      </w:r>
      <w:r w:rsidR="00866C8C" w:rsidRPr="00A45500">
        <w:rPr>
          <w:rFonts w:hint="eastAsia"/>
        </w:rPr>
        <w:t>完全</w:t>
      </w:r>
      <w:r w:rsidR="00496B7C" w:rsidRPr="00A45500">
        <w:rPr>
          <w:rFonts w:hint="eastAsia"/>
        </w:rPr>
        <w:t>免费</w:t>
      </w:r>
      <w:r w:rsidR="008E21F4" w:rsidRPr="00A45500">
        <w:rPr>
          <w:rFonts w:hint="eastAsia"/>
        </w:rPr>
        <w:t>提供给</w:t>
      </w:r>
      <w:r w:rsidR="00104E77" w:rsidRPr="00A45500">
        <w:rPr>
          <w:rFonts w:hint="eastAsia"/>
        </w:rPr>
        <w:t>任何</w:t>
      </w:r>
      <w:r w:rsidR="0035243B" w:rsidRPr="00A45500">
        <w:rPr>
          <w:rFonts w:hint="eastAsia"/>
        </w:rPr>
        <w:t>个人或者机构</w:t>
      </w:r>
      <w:r w:rsidR="00C4084C" w:rsidRPr="00A45500">
        <w:rPr>
          <w:rFonts w:hint="eastAsia"/>
        </w:rPr>
        <w:t>设计</w:t>
      </w:r>
      <w:r w:rsidR="007E51F5" w:rsidRPr="00A45500">
        <w:rPr>
          <w:rFonts w:hint="eastAsia"/>
        </w:rPr>
        <w:t>微处理器</w:t>
      </w:r>
      <w:r w:rsidR="00316104" w:rsidRPr="00A45500">
        <w:rPr>
          <w:rFonts w:hint="eastAsia"/>
        </w:rPr>
        <w:t>架构</w:t>
      </w:r>
      <w:r w:rsidR="00C13346" w:rsidRPr="00A45500">
        <w:rPr>
          <w:rFonts w:hint="eastAsia"/>
        </w:rPr>
        <w:t>。</w:t>
      </w:r>
      <w:r w:rsidR="00ED6BB9" w:rsidRPr="00A45500">
        <w:rPr>
          <w:rFonts w:hint="eastAsia"/>
        </w:rPr>
        <w:t>R</w:t>
      </w:r>
      <w:r w:rsidR="00ED6BB9" w:rsidRPr="00A45500">
        <w:t>ISC-V</w:t>
      </w:r>
      <w:r w:rsidR="00FE4FA1" w:rsidRPr="00A45500">
        <w:rPr>
          <w:rFonts w:hint="eastAsia"/>
        </w:rPr>
        <w:t>的</w:t>
      </w:r>
      <w:r w:rsidR="00E535CB" w:rsidRPr="00A45500">
        <w:rPr>
          <w:rFonts w:hint="eastAsia"/>
        </w:rPr>
        <w:t>开发者成立了</w:t>
      </w:r>
      <w:proofErr w:type="spellStart"/>
      <w:r w:rsidR="00E535CB" w:rsidRPr="00A45500">
        <w:rPr>
          <w:rFonts w:hint="eastAsia"/>
        </w:rPr>
        <w:t>S</w:t>
      </w:r>
      <w:r w:rsidR="00E535CB" w:rsidRPr="00A45500">
        <w:t>iFive</w:t>
      </w:r>
      <w:proofErr w:type="spellEnd"/>
      <w:r w:rsidR="00E535CB" w:rsidRPr="00A45500">
        <w:rPr>
          <w:rFonts w:hint="eastAsia"/>
        </w:rPr>
        <w:t>公司</w:t>
      </w:r>
      <w:r w:rsidR="00615974" w:rsidRPr="00A45500">
        <w:rPr>
          <w:rFonts w:hint="eastAsia"/>
        </w:rPr>
        <w:t>，</w:t>
      </w:r>
      <w:r w:rsidR="00335972" w:rsidRPr="00A45500">
        <w:rPr>
          <w:rFonts w:hint="eastAsia"/>
        </w:rPr>
        <w:t>推出</w:t>
      </w:r>
      <w:r w:rsidR="007132F3" w:rsidRPr="00A45500">
        <w:rPr>
          <w:rFonts w:hint="eastAsia"/>
        </w:rPr>
        <w:t>了</w:t>
      </w:r>
      <w:r w:rsidR="00B27795" w:rsidRPr="00A45500">
        <w:rPr>
          <w:rFonts w:hint="eastAsia"/>
        </w:rPr>
        <w:t>E</w:t>
      </w:r>
      <w:r w:rsidR="00B27795" w:rsidRPr="00A45500">
        <w:rPr>
          <w:rFonts w:hint="eastAsia"/>
        </w:rPr>
        <w:t>系列</w:t>
      </w:r>
      <w:r w:rsidR="00890658" w:rsidRPr="00A45500">
        <w:rPr>
          <w:rFonts w:hint="eastAsia"/>
        </w:rPr>
        <w:t>、</w:t>
      </w:r>
      <w:r w:rsidR="00890658" w:rsidRPr="00A45500">
        <w:rPr>
          <w:rFonts w:hint="eastAsia"/>
        </w:rPr>
        <w:t>S</w:t>
      </w:r>
      <w:r w:rsidR="00890658" w:rsidRPr="00A45500">
        <w:rPr>
          <w:rFonts w:hint="eastAsia"/>
        </w:rPr>
        <w:t>系列和</w:t>
      </w:r>
      <w:r w:rsidR="005840A5" w:rsidRPr="00A45500">
        <w:rPr>
          <w:rFonts w:hint="eastAsia"/>
        </w:rPr>
        <w:t>U</w:t>
      </w:r>
      <w:r w:rsidR="005840A5" w:rsidRPr="00A45500">
        <w:rPr>
          <w:rFonts w:hint="eastAsia"/>
        </w:rPr>
        <w:t>系列</w:t>
      </w:r>
      <w:r w:rsidR="00704778" w:rsidRPr="00A45500">
        <w:rPr>
          <w:rFonts w:hint="eastAsia"/>
        </w:rPr>
        <w:t>板卡</w:t>
      </w:r>
      <w:r w:rsidR="00E71CF7" w:rsidRPr="00A45500">
        <w:rPr>
          <w:rFonts w:hint="eastAsia"/>
        </w:rPr>
        <w:t>。</w:t>
      </w:r>
      <w:r w:rsidR="00EE3607" w:rsidRPr="00A45500">
        <w:rPr>
          <w:rFonts w:hint="eastAsia"/>
        </w:rPr>
        <w:t>同时</w:t>
      </w:r>
      <w:r w:rsidR="00DD58B3" w:rsidRPr="00A45500">
        <w:rPr>
          <w:rFonts w:hint="eastAsia"/>
        </w:rPr>
        <w:t>，</w:t>
      </w:r>
      <w:r w:rsidR="00C34C92" w:rsidRPr="00A45500">
        <w:rPr>
          <w:rFonts w:hint="eastAsia"/>
        </w:rPr>
        <w:t>有</w:t>
      </w:r>
      <w:r w:rsidR="007B53FA" w:rsidRPr="00A45500">
        <w:rPr>
          <w:rFonts w:hint="eastAsia"/>
        </w:rPr>
        <w:t>越来越多的</w:t>
      </w:r>
      <w:r w:rsidR="005D6140" w:rsidRPr="00A45500">
        <w:rPr>
          <w:rFonts w:hint="eastAsia"/>
        </w:rPr>
        <w:t>公司加入</w:t>
      </w:r>
      <w:r w:rsidR="00383865" w:rsidRPr="00A45500">
        <w:rPr>
          <w:rFonts w:hint="eastAsia"/>
        </w:rPr>
        <w:t>了</w:t>
      </w:r>
      <w:r w:rsidR="00383865" w:rsidRPr="00A45500">
        <w:rPr>
          <w:rFonts w:hint="eastAsia"/>
        </w:rPr>
        <w:t>R</w:t>
      </w:r>
      <w:r w:rsidR="00383865" w:rsidRPr="00A45500">
        <w:t>ISC-V</w:t>
      </w:r>
      <w:r w:rsidR="00FE4FA1" w:rsidRPr="00A45500">
        <w:t xml:space="preserve"> </w:t>
      </w:r>
      <w:r w:rsidR="008F72C4" w:rsidRPr="00A45500">
        <w:rPr>
          <w:rFonts w:hint="eastAsia"/>
        </w:rPr>
        <w:t>国际基金会</w:t>
      </w:r>
      <w:r w:rsidR="003D487D" w:rsidRPr="00A45500">
        <w:rPr>
          <w:rFonts w:hint="eastAsia"/>
        </w:rPr>
        <w:t>，</w:t>
      </w:r>
      <w:r w:rsidR="008413C2" w:rsidRPr="00A45500">
        <w:rPr>
          <w:rFonts w:hint="eastAsia"/>
        </w:rPr>
        <w:t>包括</w:t>
      </w:r>
      <w:r w:rsidR="007038DA" w:rsidRPr="00A45500">
        <w:rPr>
          <w:rFonts w:hint="eastAsia"/>
        </w:rPr>
        <w:t>阿里巴巴、</w:t>
      </w:r>
      <w:r w:rsidR="00AA33C3" w:rsidRPr="00A45500">
        <w:t>Qualcomm</w:t>
      </w:r>
      <w:r w:rsidR="00964AF2" w:rsidRPr="00A45500">
        <w:rPr>
          <w:rFonts w:hint="eastAsia"/>
        </w:rPr>
        <w:t>和</w:t>
      </w:r>
      <w:r w:rsidR="00A41AD0" w:rsidRPr="00A45500">
        <w:rPr>
          <w:rFonts w:hint="eastAsia"/>
        </w:rPr>
        <w:t>I</w:t>
      </w:r>
      <w:r w:rsidR="00A41AD0" w:rsidRPr="00A45500">
        <w:t>ntel</w:t>
      </w:r>
      <w:r w:rsidR="00A41AD0" w:rsidRPr="00A45500">
        <w:rPr>
          <w:rFonts w:hint="eastAsia"/>
        </w:rPr>
        <w:t>等</w:t>
      </w:r>
      <w:r w:rsidR="00614E16" w:rsidRPr="00A45500">
        <w:rPr>
          <w:rFonts w:hint="eastAsia"/>
        </w:rPr>
        <w:t>国际巨头</w:t>
      </w:r>
      <w:r w:rsidR="008413C2" w:rsidRPr="00A45500">
        <w:rPr>
          <w:rFonts w:hint="eastAsia"/>
        </w:rPr>
        <w:t>，</w:t>
      </w:r>
      <w:r w:rsidR="006E27BC" w:rsidRPr="00A45500">
        <w:rPr>
          <w:rFonts w:hint="eastAsia"/>
        </w:rPr>
        <w:t>与</w:t>
      </w:r>
      <w:r w:rsidR="0091199B" w:rsidRPr="00A45500">
        <w:rPr>
          <w:rFonts w:hint="eastAsia"/>
        </w:rPr>
        <w:t>活跃的开源社区</w:t>
      </w:r>
      <w:r w:rsidR="00B57CE3" w:rsidRPr="00A45500">
        <w:rPr>
          <w:rFonts w:hint="eastAsia"/>
        </w:rPr>
        <w:t>一起</w:t>
      </w:r>
      <w:r w:rsidR="00001D39" w:rsidRPr="00A45500">
        <w:rPr>
          <w:rFonts w:hint="eastAsia"/>
        </w:rPr>
        <w:t>不断地丰富</w:t>
      </w:r>
      <w:r w:rsidR="00723D22" w:rsidRPr="00A45500">
        <w:rPr>
          <w:rFonts w:hint="eastAsia"/>
        </w:rPr>
        <w:t>R</w:t>
      </w:r>
      <w:r w:rsidR="00723D22" w:rsidRPr="00A45500">
        <w:t>ISC-V</w:t>
      </w:r>
      <w:r w:rsidR="00723D22" w:rsidRPr="00A45500">
        <w:rPr>
          <w:rFonts w:hint="eastAsia"/>
        </w:rPr>
        <w:t>软硬件生态</w:t>
      </w:r>
      <w:r w:rsidR="00007326" w:rsidRPr="00A45500">
        <w:rPr>
          <w:rFonts w:hint="eastAsia"/>
        </w:rPr>
        <w:t>。</w:t>
      </w:r>
    </w:p>
    <w:p w14:paraId="452BB4FB" w14:textId="753C6C7F" w:rsidR="00E1354B" w:rsidRPr="00A45500" w:rsidRDefault="000A63AD" w:rsidP="001F306F">
      <w:pPr>
        <w:ind w:firstLine="480"/>
      </w:pPr>
      <w:r w:rsidRPr="00A45500">
        <w:rPr>
          <w:rFonts w:hint="eastAsia"/>
        </w:rPr>
        <w:t>在</w:t>
      </w:r>
      <w:r w:rsidR="00562FB7" w:rsidRPr="00A45500">
        <w:rPr>
          <w:rFonts w:hint="eastAsia"/>
        </w:rPr>
        <w:t>模拟器</w:t>
      </w:r>
      <w:r w:rsidR="00C01036" w:rsidRPr="00A45500">
        <w:rPr>
          <w:rFonts w:hint="eastAsia"/>
        </w:rPr>
        <w:t>领域</w:t>
      </w:r>
      <w:r w:rsidR="00B841C3" w:rsidRPr="00A45500">
        <w:rPr>
          <w:rFonts w:hint="eastAsia"/>
        </w:rPr>
        <w:t>，已经有多种</w:t>
      </w:r>
      <w:r w:rsidR="00FE49FE" w:rsidRPr="00A45500">
        <w:rPr>
          <w:rFonts w:hint="eastAsia"/>
        </w:rPr>
        <w:t>纯</w:t>
      </w:r>
      <w:r w:rsidR="00B841C3" w:rsidRPr="00A45500">
        <w:rPr>
          <w:rFonts w:hint="eastAsia"/>
        </w:rPr>
        <w:t>软件模拟器支持模拟</w:t>
      </w:r>
      <w:r w:rsidR="00B841C3" w:rsidRPr="00A45500">
        <w:rPr>
          <w:rFonts w:hint="eastAsia"/>
        </w:rPr>
        <w:t>RISC-V</w:t>
      </w:r>
      <w:r w:rsidR="000C2EB2" w:rsidRPr="00A45500">
        <w:rPr>
          <w:rFonts w:hint="eastAsia"/>
        </w:rPr>
        <w:t>指令架构</w:t>
      </w:r>
      <w:r w:rsidR="00556B32" w:rsidRPr="00A45500">
        <w:rPr>
          <w:rFonts w:hint="eastAsia"/>
        </w:rPr>
        <w:t>。</w:t>
      </w:r>
      <w:r w:rsidR="008E0783" w:rsidRPr="00A45500">
        <w:rPr>
          <w:rFonts w:hint="eastAsia"/>
        </w:rPr>
        <w:t>S</w:t>
      </w:r>
      <w:r w:rsidR="008E0783" w:rsidRPr="00A45500">
        <w:t>pike</w:t>
      </w:r>
      <w:r w:rsidR="008E0783" w:rsidRPr="00A45500">
        <w:rPr>
          <w:vertAlign w:val="superscript"/>
        </w:rPr>
        <w:fldChar w:fldCharType="begin"/>
      </w:r>
      <w:r w:rsidR="008E0783" w:rsidRPr="00A45500">
        <w:rPr>
          <w:vertAlign w:val="superscript"/>
        </w:rPr>
        <w:instrText xml:space="preserve"> REF _Ref99330803 \r \h  \* MERGEFORMAT </w:instrText>
      </w:r>
      <w:r w:rsidR="008E0783" w:rsidRPr="00A45500">
        <w:rPr>
          <w:vertAlign w:val="superscript"/>
        </w:rPr>
      </w:r>
      <w:r w:rsidR="008E0783" w:rsidRPr="00A45500">
        <w:rPr>
          <w:vertAlign w:val="superscript"/>
        </w:rPr>
        <w:fldChar w:fldCharType="separate"/>
      </w:r>
      <w:r w:rsidR="00A55661" w:rsidRPr="00A45500">
        <w:rPr>
          <w:vertAlign w:val="superscript"/>
        </w:rPr>
        <w:t>[15]</w:t>
      </w:r>
      <w:r w:rsidR="008E0783" w:rsidRPr="00A45500">
        <w:rPr>
          <w:vertAlign w:val="superscript"/>
        </w:rPr>
        <w:fldChar w:fldCharType="end"/>
      </w:r>
      <w:r w:rsidR="008E0783" w:rsidRPr="00A45500">
        <w:rPr>
          <w:rFonts w:hint="eastAsia"/>
        </w:rPr>
        <w:t>是</w:t>
      </w:r>
      <w:r w:rsidR="00BD3066" w:rsidRPr="00A45500">
        <w:rPr>
          <w:rFonts w:hint="eastAsia"/>
        </w:rPr>
        <w:t>一个</w:t>
      </w:r>
      <w:r w:rsidR="006F3D30" w:rsidRPr="00A45500">
        <w:rPr>
          <w:rFonts w:hint="eastAsia"/>
        </w:rPr>
        <w:t>R</w:t>
      </w:r>
      <w:r w:rsidR="006F3D30" w:rsidRPr="00A45500">
        <w:t>ISC-V</w:t>
      </w:r>
      <w:r w:rsidR="006F3D30" w:rsidRPr="00A45500">
        <w:rPr>
          <w:rFonts w:hint="eastAsia"/>
        </w:rPr>
        <w:t>指令集</w:t>
      </w:r>
      <w:r w:rsidR="001668CA" w:rsidRPr="00A45500">
        <w:rPr>
          <w:rFonts w:hint="eastAsia"/>
        </w:rPr>
        <w:t>模拟器</w:t>
      </w:r>
      <w:r w:rsidR="00990412" w:rsidRPr="00A45500">
        <w:rPr>
          <w:rFonts w:hint="eastAsia"/>
        </w:rPr>
        <w:t>，实现了</w:t>
      </w:r>
      <w:r w:rsidR="00990412" w:rsidRPr="00A45500">
        <w:rPr>
          <w:rFonts w:hint="eastAsia"/>
        </w:rPr>
        <w:t>R</w:t>
      </w:r>
      <w:r w:rsidR="00990412" w:rsidRPr="00A45500">
        <w:t>ISC-V</w:t>
      </w:r>
      <w:r w:rsidR="00990412" w:rsidRPr="00A45500">
        <w:rPr>
          <w:rFonts w:hint="eastAsia"/>
        </w:rPr>
        <w:t>架构</w:t>
      </w:r>
      <w:r w:rsidR="00882E65" w:rsidRPr="00A45500">
        <w:rPr>
          <w:rFonts w:hint="eastAsia"/>
        </w:rPr>
        <w:t>处理器的</w:t>
      </w:r>
      <w:r w:rsidR="004777CF" w:rsidRPr="00A45500">
        <w:rPr>
          <w:rFonts w:hint="eastAsia"/>
        </w:rPr>
        <w:t>功能模型。</w:t>
      </w:r>
      <w:r w:rsidR="004777CF" w:rsidRPr="00A45500">
        <w:rPr>
          <w:rFonts w:hint="eastAsia"/>
        </w:rPr>
        <w:t>S</w:t>
      </w:r>
      <w:r w:rsidR="004777CF" w:rsidRPr="00A45500">
        <w:t>pike</w:t>
      </w:r>
      <w:r w:rsidR="004777CF" w:rsidRPr="00A45500">
        <w:rPr>
          <w:rFonts w:hint="eastAsia"/>
        </w:rPr>
        <w:t>忽略了</w:t>
      </w:r>
      <w:r w:rsidR="00305088" w:rsidRPr="00A45500">
        <w:rPr>
          <w:rFonts w:hint="eastAsia"/>
        </w:rPr>
        <w:t>I</w:t>
      </w:r>
      <w:r w:rsidR="00305088" w:rsidRPr="00A45500">
        <w:t>/O</w:t>
      </w:r>
      <w:r w:rsidR="00305088" w:rsidRPr="00A45500">
        <w:rPr>
          <w:rFonts w:hint="eastAsia"/>
        </w:rPr>
        <w:t>访问</w:t>
      </w:r>
      <w:r w:rsidR="00FB46CC" w:rsidRPr="00A45500">
        <w:rPr>
          <w:rFonts w:hint="eastAsia"/>
        </w:rPr>
        <w:t>和内存事务等延迟，</w:t>
      </w:r>
      <w:r w:rsidR="00612555" w:rsidRPr="00A45500">
        <w:rPr>
          <w:rFonts w:hint="eastAsia"/>
        </w:rPr>
        <w:t>使用代理内核执行用户空间程序</w:t>
      </w:r>
      <w:r w:rsidR="00C76BB2" w:rsidRPr="00A45500">
        <w:rPr>
          <w:rFonts w:hint="eastAsia"/>
        </w:rPr>
        <w:t>。</w:t>
      </w:r>
      <w:r w:rsidR="00F55280" w:rsidRPr="00A45500">
        <w:rPr>
          <w:rFonts w:hint="eastAsia"/>
        </w:rPr>
        <w:t>QEMU</w:t>
      </w:r>
      <w:r w:rsidR="00017AD3" w:rsidRPr="00A45500">
        <w:rPr>
          <w:rFonts w:hint="eastAsia"/>
        </w:rPr>
        <w:t>同样</w:t>
      </w:r>
      <w:r w:rsidR="00B91B32" w:rsidRPr="00A45500">
        <w:rPr>
          <w:rFonts w:hint="eastAsia"/>
        </w:rPr>
        <w:t>支持</w:t>
      </w:r>
      <w:r w:rsidR="00176857" w:rsidRPr="00A45500">
        <w:rPr>
          <w:rFonts w:hint="eastAsia"/>
        </w:rPr>
        <w:t>了</w:t>
      </w:r>
      <w:r w:rsidR="00176857" w:rsidRPr="00A45500">
        <w:rPr>
          <w:rFonts w:hint="eastAsia"/>
        </w:rPr>
        <w:t>R</w:t>
      </w:r>
      <w:r w:rsidR="00176857" w:rsidRPr="00A45500">
        <w:t>ISC-V</w:t>
      </w:r>
      <w:r w:rsidR="00176857" w:rsidRPr="00A45500">
        <w:rPr>
          <w:rFonts w:hint="eastAsia"/>
        </w:rPr>
        <w:t>仿真功能</w:t>
      </w:r>
      <w:r w:rsidR="005A7D7B" w:rsidRPr="00A45500">
        <w:rPr>
          <w:vertAlign w:val="superscript"/>
        </w:rPr>
        <w:fldChar w:fldCharType="begin"/>
      </w:r>
      <w:r w:rsidR="005A7D7B" w:rsidRPr="00A45500">
        <w:rPr>
          <w:vertAlign w:val="superscript"/>
        </w:rPr>
        <w:instrText xml:space="preserve"> </w:instrText>
      </w:r>
      <w:r w:rsidR="005A7D7B" w:rsidRPr="00A45500">
        <w:rPr>
          <w:rFonts w:hint="eastAsia"/>
          <w:vertAlign w:val="superscript"/>
        </w:rPr>
        <w:instrText>REF _Ref99331465 \r \h</w:instrText>
      </w:r>
      <w:r w:rsidR="005A7D7B" w:rsidRPr="00A45500">
        <w:rPr>
          <w:vertAlign w:val="superscript"/>
        </w:rPr>
        <w:instrText xml:space="preserve">  \* MERGEFORMAT </w:instrText>
      </w:r>
      <w:r w:rsidR="005A7D7B" w:rsidRPr="00A45500">
        <w:rPr>
          <w:vertAlign w:val="superscript"/>
        </w:rPr>
      </w:r>
      <w:r w:rsidR="005A7D7B" w:rsidRPr="00A45500">
        <w:rPr>
          <w:vertAlign w:val="superscript"/>
        </w:rPr>
        <w:fldChar w:fldCharType="separate"/>
      </w:r>
      <w:r w:rsidR="00A55661" w:rsidRPr="00A45500">
        <w:rPr>
          <w:vertAlign w:val="superscript"/>
        </w:rPr>
        <w:t>[16]</w:t>
      </w:r>
      <w:r w:rsidR="005A7D7B" w:rsidRPr="00A45500">
        <w:rPr>
          <w:vertAlign w:val="superscript"/>
        </w:rPr>
        <w:fldChar w:fldCharType="end"/>
      </w:r>
      <w:r w:rsidR="001E15E0" w:rsidRPr="00A45500">
        <w:rPr>
          <w:rFonts w:hint="eastAsia"/>
        </w:rPr>
        <w:t>；</w:t>
      </w:r>
      <w:proofErr w:type="spellStart"/>
      <w:r w:rsidR="000A1B8D" w:rsidRPr="00A45500">
        <w:rPr>
          <w:rFonts w:hint="eastAsia"/>
        </w:rPr>
        <w:t>F</w:t>
      </w:r>
      <w:r w:rsidR="000A1B8D" w:rsidRPr="00A45500">
        <w:t>ireSim</w:t>
      </w:r>
      <w:proofErr w:type="spellEnd"/>
      <w:r w:rsidR="00E45B41" w:rsidRPr="00A45500">
        <w:rPr>
          <w:rFonts w:hint="eastAsia"/>
        </w:rPr>
        <w:t>在云端</w:t>
      </w:r>
      <w:r w:rsidR="00296740" w:rsidRPr="00A45500">
        <w:rPr>
          <w:rFonts w:hint="eastAsia"/>
        </w:rPr>
        <w:t>提供了一个周期</w:t>
      </w:r>
      <w:r w:rsidR="00942F21" w:rsidRPr="00A45500">
        <w:rPr>
          <w:rFonts w:hint="eastAsia"/>
        </w:rPr>
        <w:t>精确级</w:t>
      </w:r>
      <w:r w:rsidR="00942F21" w:rsidRPr="00A45500">
        <w:rPr>
          <w:rFonts w:hint="eastAsia"/>
        </w:rPr>
        <w:t>FPGA</w:t>
      </w:r>
      <w:r w:rsidR="00942F21" w:rsidRPr="00A45500">
        <w:rPr>
          <w:rFonts w:hint="eastAsia"/>
        </w:rPr>
        <w:t>全加速</w:t>
      </w:r>
      <w:r w:rsidR="00E4106E" w:rsidRPr="00A45500">
        <w:rPr>
          <w:rFonts w:hint="eastAsia"/>
        </w:rPr>
        <w:t>硬件仿真平台，运行在</w:t>
      </w:r>
      <w:r w:rsidR="00826FD5" w:rsidRPr="00A45500">
        <w:t>A</w:t>
      </w:r>
      <w:r w:rsidR="00826FD5" w:rsidRPr="00A45500">
        <w:rPr>
          <w:rFonts w:hint="eastAsia"/>
        </w:rPr>
        <w:t>mazon</w:t>
      </w:r>
      <w:r w:rsidR="00826FD5" w:rsidRPr="00A45500">
        <w:t xml:space="preserve"> EC2 </w:t>
      </w:r>
      <w:r w:rsidR="00826FD5" w:rsidRPr="00A45500">
        <w:rPr>
          <w:rFonts w:hint="eastAsia"/>
        </w:rPr>
        <w:t>F</w:t>
      </w:r>
      <w:r w:rsidR="00826FD5" w:rsidRPr="00A45500">
        <w:t>1</w:t>
      </w:r>
      <w:r w:rsidR="00E4106E" w:rsidRPr="00A45500">
        <w:rPr>
          <w:rFonts w:hint="eastAsia"/>
        </w:rPr>
        <w:t>云</w:t>
      </w:r>
      <w:r w:rsidR="00E4106E" w:rsidRPr="00A45500">
        <w:rPr>
          <w:rFonts w:hint="eastAsia"/>
        </w:rPr>
        <w:t>F</w:t>
      </w:r>
      <w:r w:rsidR="00E4106E" w:rsidRPr="00A45500">
        <w:t>PGA</w:t>
      </w:r>
      <w:r w:rsidR="00E4106E" w:rsidRPr="00A45500">
        <w:rPr>
          <w:rFonts w:hint="eastAsia"/>
        </w:rPr>
        <w:t>上</w:t>
      </w:r>
      <w:r w:rsidR="00CA0FF1" w:rsidRPr="00A45500">
        <w:rPr>
          <w:rFonts w:hint="eastAsia"/>
        </w:rPr>
        <w:t>，已经提供了</w:t>
      </w:r>
      <w:r w:rsidR="00BD3AC3" w:rsidRPr="00A45500">
        <w:rPr>
          <w:rFonts w:hint="eastAsia"/>
        </w:rPr>
        <w:t>对</w:t>
      </w:r>
      <w:r w:rsidR="00BD3AC3" w:rsidRPr="00A45500">
        <w:rPr>
          <w:rFonts w:hint="eastAsia"/>
        </w:rPr>
        <w:t>R</w:t>
      </w:r>
      <w:r w:rsidR="00BD3AC3" w:rsidRPr="00A45500">
        <w:t>ISC-V</w:t>
      </w:r>
      <w:r w:rsidR="00BD3AC3" w:rsidRPr="00A45500">
        <w:rPr>
          <w:rFonts w:hint="eastAsia"/>
        </w:rPr>
        <w:t>处理器核的支持</w:t>
      </w:r>
      <w:r w:rsidR="004B0295" w:rsidRPr="00A45500">
        <w:rPr>
          <w:vertAlign w:val="superscript"/>
        </w:rPr>
        <w:fldChar w:fldCharType="begin"/>
      </w:r>
      <w:r w:rsidR="004B0295" w:rsidRPr="00A45500">
        <w:rPr>
          <w:vertAlign w:val="superscript"/>
        </w:rPr>
        <w:instrText xml:space="preserve"> </w:instrText>
      </w:r>
      <w:r w:rsidR="004B0295" w:rsidRPr="00A45500">
        <w:rPr>
          <w:rFonts w:hint="eastAsia"/>
          <w:vertAlign w:val="superscript"/>
        </w:rPr>
        <w:instrText>REF _Ref99351636 \r \h</w:instrText>
      </w:r>
      <w:r w:rsidR="004B0295" w:rsidRPr="00A45500">
        <w:rPr>
          <w:vertAlign w:val="superscript"/>
        </w:rPr>
        <w:instrText xml:space="preserve">  \* MERGEFORMAT </w:instrText>
      </w:r>
      <w:r w:rsidR="004B0295" w:rsidRPr="00A45500">
        <w:rPr>
          <w:vertAlign w:val="superscript"/>
        </w:rPr>
      </w:r>
      <w:r w:rsidR="004B0295" w:rsidRPr="00A45500">
        <w:rPr>
          <w:vertAlign w:val="superscript"/>
        </w:rPr>
        <w:fldChar w:fldCharType="separate"/>
      </w:r>
      <w:r w:rsidR="00A55661" w:rsidRPr="00A45500">
        <w:rPr>
          <w:vertAlign w:val="superscript"/>
        </w:rPr>
        <w:t>[17</w:t>
      </w:r>
      <w:r w:rsidR="00A55661" w:rsidRPr="00A45500">
        <w:rPr>
          <w:vanish/>
          <w:vertAlign w:val="superscript"/>
        </w:rPr>
        <w:t>]</w:t>
      </w:r>
      <w:r w:rsidR="004B0295" w:rsidRPr="00A45500">
        <w:rPr>
          <w:vertAlign w:val="superscript"/>
        </w:rPr>
        <w:fldChar w:fldCharType="end"/>
      </w:r>
      <w:r w:rsidR="004B0295" w:rsidRPr="00A45500">
        <w:rPr>
          <w:vertAlign w:val="superscript"/>
        </w:rPr>
        <w:t>-</w:t>
      </w:r>
      <w:r w:rsidR="004B0295" w:rsidRPr="00A45500">
        <w:rPr>
          <w:vanish/>
          <w:vertAlign w:val="superscript"/>
        </w:rPr>
        <w:fldChar w:fldCharType="begin"/>
      </w:r>
      <w:r w:rsidR="004B0295" w:rsidRPr="00A45500">
        <w:rPr>
          <w:vanish/>
          <w:vertAlign w:val="superscript"/>
        </w:rPr>
        <w:instrText xml:space="preserve"> REF _Ref99351639 \r \h  \* MERGEFORMAT </w:instrText>
      </w:r>
      <w:r w:rsidR="004B0295" w:rsidRPr="00A45500">
        <w:rPr>
          <w:vanish/>
          <w:vertAlign w:val="superscript"/>
        </w:rPr>
      </w:r>
      <w:r w:rsidR="004B0295" w:rsidRPr="00A45500">
        <w:rPr>
          <w:vanish/>
          <w:vertAlign w:val="superscript"/>
        </w:rPr>
        <w:fldChar w:fldCharType="separate"/>
      </w:r>
      <w:r w:rsidR="00A55661" w:rsidRPr="00A45500">
        <w:rPr>
          <w:vanish/>
          <w:vertAlign w:val="superscript"/>
        </w:rPr>
        <w:t>[18]</w:t>
      </w:r>
      <w:r w:rsidR="004B0295" w:rsidRPr="00A45500">
        <w:rPr>
          <w:vanish/>
          <w:vertAlign w:val="superscript"/>
        </w:rPr>
        <w:fldChar w:fldCharType="end"/>
      </w:r>
      <w:r w:rsidR="004B0295" w:rsidRPr="00A45500">
        <w:rPr>
          <w:vertAlign w:val="superscript"/>
        </w:rPr>
        <w:fldChar w:fldCharType="begin"/>
      </w:r>
      <w:r w:rsidR="004B0295" w:rsidRPr="00A45500">
        <w:rPr>
          <w:vertAlign w:val="superscript"/>
        </w:rPr>
        <w:instrText xml:space="preserve"> REF _Ref99351640 \r \h  \* MERGEFORMAT </w:instrText>
      </w:r>
      <w:r w:rsidR="004B0295" w:rsidRPr="00A45500">
        <w:rPr>
          <w:vertAlign w:val="superscript"/>
        </w:rPr>
      </w:r>
      <w:r w:rsidR="004B0295" w:rsidRPr="00A45500">
        <w:rPr>
          <w:vertAlign w:val="superscript"/>
        </w:rPr>
        <w:fldChar w:fldCharType="separate"/>
      </w:r>
      <w:r w:rsidR="00A55661" w:rsidRPr="00A45500">
        <w:rPr>
          <w:vanish/>
          <w:vertAlign w:val="superscript"/>
        </w:rPr>
        <w:t>[</w:t>
      </w:r>
      <w:r w:rsidR="00A55661" w:rsidRPr="00A45500">
        <w:rPr>
          <w:vertAlign w:val="superscript"/>
        </w:rPr>
        <w:t>19]</w:t>
      </w:r>
      <w:r w:rsidR="004B0295" w:rsidRPr="00A45500">
        <w:rPr>
          <w:vertAlign w:val="superscript"/>
        </w:rPr>
        <w:fldChar w:fldCharType="end"/>
      </w:r>
      <w:r w:rsidR="00ED01F4" w:rsidRPr="00A45500">
        <w:rPr>
          <w:rFonts w:hint="eastAsia"/>
        </w:rPr>
        <w:t>；</w:t>
      </w:r>
      <w:r w:rsidR="000E28BF" w:rsidRPr="00A45500">
        <w:rPr>
          <w:rFonts w:hint="eastAsia"/>
        </w:rPr>
        <w:t>G</w:t>
      </w:r>
      <w:r w:rsidR="000E28BF" w:rsidRPr="00A45500">
        <w:t>em5</w:t>
      </w:r>
      <w:r w:rsidR="00B33581" w:rsidRPr="00A45500">
        <w:rPr>
          <w:rFonts w:hint="eastAsia"/>
        </w:rPr>
        <w:t>也相继添加了</w:t>
      </w:r>
      <w:r w:rsidR="006B5CD8" w:rsidRPr="00A45500">
        <w:rPr>
          <w:rFonts w:hint="eastAsia"/>
        </w:rPr>
        <w:t>对</w:t>
      </w:r>
      <w:r w:rsidR="006B5CD8" w:rsidRPr="00A45500">
        <w:rPr>
          <w:rFonts w:hint="eastAsia"/>
        </w:rPr>
        <w:t>R</w:t>
      </w:r>
      <w:r w:rsidR="006B5CD8" w:rsidRPr="00A45500">
        <w:t>ISC-V</w:t>
      </w:r>
      <w:r w:rsidR="006B5CD8" w:rsidRPr="00A45500">
        <w:rPr>
          <w:rFonts w:hint="eastAsia"/>
        </w:rPr>
        <w:t>单核、多核</w:t>
      </w:r>
      <w:r w:rsidR="007D2B34" w:rsidRPr="00A45500">
        <w:rPr>
          <w:rFonts w:hint="eastAsia"/>
        </w:rPr>
        <w:t>处理器的</w:t>
      </w:r>
      <w:r w:rsidR="001E29C3" w:rsidRPr="00A45500">
        <w:rPr>
          <w:rFonts w:hint="eastAsia"/>
        </w:rPr>
        <w:t>全系统模拟。</w:t>
      </w:r>
    </w:p>
    <w:p w14:paraId="29CEBB12" w14:textId="521C48A8" w:rsidR="00CB3E92" w:rsidRPr="00A45500" w:rsidRDefault="00EC690E" w:rsidP="001F306F">
      <w:pPr>
        <w:ind w:firstLine="480"/>
      </w:pPr>
      <w:r w:rsidRPr="00A45500">
        <w:rPr>
          <w:rFonts w:hint="eastAsia"/>
        </w:rPr>
        <w:t>国内外</w:t>
      </w:r>
      <w:r w:rsidR="00A84C67" w:rsidRPr="00A45500">
        <w:rPr>
          <w:rFonts w:hint="eastAsia"/>
        </w:rPr>
        <w:t>已经</w:t>
      </w:r>
      <w:r w:rsidR="0009413D" w:rsidRPr="00A45500">
        <w:rPr>
          <w:rFonts w:hint="eastAsia"/>
        </w:rPr>
        <w:t>设计了一系列基于</w:t>
      </w:r>
      <w:r w:rsidR="00F80BEF" w:rsidRPr="00A45500">
        <w:rPr>
          <w:rFonts w:hint="eastAsia"/>
        </w:rPr>
        <w:t>R</w:t>
      </w:r>
      <w:r w:rsidR="00F80BEF" w:rsidRPr="00A45500">
        <w:t>ISC-V</w:t>
      </w:r>
      <w:r w:rsidR="0009413D" w:rsidRPr="00A45500">
        <w:rPr>
          <w:rFonts w:hint="eastAsia"/>
        </w:rPr>
        <w:t>的微处理器</w:t>
      </w:r>
      <w:r w:rsidR="006108D9" w:rsidRPr="00A45500">
        <w:rPr>
          <w:rFonts w:hint="eastAsia"/>
        </w:rPr>
        <w:t>架构</w:t>
      </w:r>
      <w:r w:rsidR="0050233C" w:rsidRPr="00A45500">
        <w:rPr>
          <w:rFonts w:hint="eastAsia"/>
        </w:rPr>
        <w:t>，如</w:t>
      </w:r>
      <w:r w:rsidR="006108D9" w:rsidRPr="00A45500">
        <w:rPr>
          <w:rFonts w:hint="eastAsia"/>
        </w:rPr>
        <w:t>国外</w:t>
      </w:r>
      <w:r w:rsidR="006700A1" w:rsidRPr="00A45500">
        <w:rPr>
          <w:rFonts w:hint="eastAsia"/>
        </w:rPr>
        <w:t>的</w:t>
      </w:r>
      <w:r w:rsidR="00B9795D" w:rsidRPr="00A45500">
        <w:rPr>
          <w:rFonts w:hint="eastAsia"/>
        </w:rPr>
        <w:t>推出的</w:t>
      </w:r>
      <w:r w:rsidR="00C40E5F" w:rsidRPr="00A45500">
        <w:rPr>
          <w:rFonts w:hint="eastAsia"/>
        </w:rPr>
        <w:t>一系列</w:t>
      </w:r>
      <w:proofErr w:type="gramStart"/>
      <w:r w:rsidR="0041090E" w:rsidRPr="00A45500">
        <w:rPr>
          <w:rFonts w:hint="eastAsia"/>
        </w:rPr>
        <w:t>开源乱序处理器</w:t>
      </w:r>
      <w:proofErr w:type="gramEnd"/>
      <w:r w:rsidR="0041090E" w:rsidRPr="00A45500">
        <w:rPr>
          <w:rFonts w:hint="eastAsia"/>
        </w:rPr>
        <w:t>核</w:t>
      </w:r>
      <w:r w:rsidR="00045789" w:rsidRPr="00A45500">
        <w:rPr>
          <w:rFonts w:hint="eastAsia"/>
        </w:rPr>
        <w:t>Rocket</w:t>
      </w:r>
      <w:r w:rsidR="008D4E58" w:rsidRPr="00A45500">
        <w:rPr>
          <w:vertAlign w:val="superscript"/>
        </w:rPr>
        <w:fldChar w:fldCharType="begin"/>
      </w:r>
      <w:r w:rsidR="008D4E58" w:rsidRPr="00A45500">
        <w:rPr>
          <w:vertAlign w:val="superscript"/>
        </w:rPr>
        <w:instrText xml:space="preserve"> </w:instrText>
      </w:r>
      <w:r w:rsidR="008D4E58" w:rsidRPr="00A45500">
        <w:rPr>
          <w:rFonts w:hint="eastAsia"/>
          <w:vertAlign w:val="superscript"/>
        </w:rPr>
        <w:instrText>REF _Ref99352251 \r \h</w:instrText>
      </w:r>
      <w:r w:rsidR="008D4E58" w:rsidRPr="00A45500">
        <w:rPr>
          <w:vertAlign w:val="superscript"/>
        </w:rPr>
        <w:instrText xml:space="preserve">  \* MERGEFORMAT </w:instrText>
      </w:r>
      <w:r w:rsidR="008D4E58" w:rsidRPr="00A45500">
        <w:rPr>
          <w:vertAlign w:val="superscript"/>
        </w:rPr>
      </w:r>
      <w:r w:rsidR="008D4E58" w:rsidRPr="00A45500">
        <w:rPr>
          <w:vertAlign w:val="superscript"/>
        </w:rPr>
        <w:fldChar w:fldCharType="separate"/>
      </w:r>
      <w:r w:rsidR="00A55661" w:rsidRPr="00A45500">
        <w:rPr>
          <w:vertAlign w:val="superscript"/>
        </w:rPr>
        <w:t>[20]</w:t>
      </w:r>
      <w:r w:rsidR="008D4E58" w:rsidRPr="00A45500">
        <w:rPr>
          <w:vertAlign w:val="superscript"/>
        </w:rPr>
        <w:fldChar w:fldCharType="end"/>
      </w:r>
      <w:r w:rsidR="00045789" w:rsidRPr="00A45500">
        <w:rPr>
          <w:rFonts w:hint="eastAsia"/>
        </w:rPr>
        <w:t>、</w:t>
      </w:r>
      <w:r w:rsidR="00045789" w:rsidRPr="00A45500">
        <w:rPr>
          <w:rFonts w:hint="eastAsia"/>
        </w:rPr>
        <w:t>BOOM</w:t>
      </w:r>
      <w:r w:rsidR="00CE63DA" w:rsidRPr="00A45500">
        <w:rPr>
          <w:vertAlign w:val="superscript"/>
        </w:rPr>
        <w:fldChar w:fldCharType="begin"/>
      </w:r>
      <w:r w:rsidR="00CE63DA" w:rsidRPr="00A45500">
        <w:rPr>
          <w:vertAlign w:val="superscript"/>
        </w:rPr>
        <w:instrText xml:space="preserve"> </w:instrText>
      </w:r>
      <w:r w:rsidR="00CE63DA" w:rsidRPr="00A45500">
        <w:rPr>
          <w:rFonts w:hint="eastAsia"/>
          <w:vertAlign w:val="superscript"/>
        </w:rPr>
        <w:instrText>REF _Ref99352297 \r \h</w:instrText>
      </w:r>
      <w:r w:rsidR="00CE63DA" w:rsidRPr="00A45500">
        <w:rPr>
          <w:vertAlign w:val="superscript"/>
        </w:rPr>
        <w:instrText xml:space="preserve">  \* MERGEFORMAT </w:instrText>
      </w:r>
      <w:r w:rsidR="00CE63DA" w:rsidRPr="00A45500">
        <w:rPr>
          <w:vertAlign w:val="superscript"/>
        </w:rPr>
      </w:r>
      <w:r w:rsidR="00CE63DA" w:rsidRPr="00A45500">
        <w:rPr>
          <w:vertAlign w:val="superscript"/>
        </w:rPr>
        <w:fldChar w:fldCharType="separate"/>
      </w:r>
      <w:r w:rsidR="00A55661" w:rsidRPr="00A45500">
        <w:rPr>
          <w:vertAlign w:val="superscript"/>
        </w:rPr>
        <w:t>[21]</w:t>
      </w:r>
      <w:r w:rsidR="00CE63DA" w:rsidRPr="00A45500">
        <w:rPr>
          <w:vertAlign w:val="superscript"/>
        </w:rPr>
        <w:fldChar w:fldCharType="end"/>
      </w:r>
      <w:r w:rsidR="00045789" w:rsidRPr="00A45500">
        <w:rPr>
          <w:rFonts w:hint="eastAsia"/>
        </w:rPr>
        <w:t>、</w:t>
      </w:r>
      <w:r w:rsidR="00563B00" w:rsidRPr="00A45500">
        <w:t>BROOM</w:t>
      </w:r>
      <w:r w:rsidR="00F74D6F" w:rsidRPr="00A45500">
        <w:rPr>
          <w:vertAlign w:val="superscript"/>
        </w:rPr>
        <w:fldChar w:fldCharType="begin"/>
      </w:r>
      <w:r w:rsidR="00F74D6F" w:rsidRPr="00A45500">
        <w:rPr>
          <w:vertAlign w:val="superscript"/>
        </w:rPr>
        <w:instrText xml:space="preserve"> REF _Ref98030813 \r \h  \* MERGEFORMAT </w:instrText>
      </w:r>
      <w:r w:rsidR="00F74D6F" w:rsidRPr="00A45500">
        <w:rPr>
          <w:vertAlign w:val="superscript"/>
        </w:rPr>
      </w:r>
      <w:r w:rsidR="00F74D6F" w:rsidRPr="00A45500">
        <w:rPr>
          <w:vertAlign w:val="superscript"/>
        </w:rPr>
        <w:fldChar w:fldCharType="separate"/>
      </w:r>
      <w:r w:rsidR="00F74D6F" w:rsidRPr="00A45500">
        <w:rPr>
          <w:vertAlign w:val="superscript"/>
        </w:rPr>
        <w:t>[2]</w:t>
      </w:r>
      <w:r w:rsidR="00F74D6F" w:rsidRPr="00A45500">
        <w:rPr>
          <w:vertAlign w:val="superscript"/>
        </w:rPr>
        <w:fldChar w:fldCharType="end"/>
      </w:r>
      <w:r w:rsidR="00C23B22" w:rsidRPr="00A45500">
        <w:rPr>
          <w:rFonts w:hint="eastAsia"/>
        </w:rPr>
        <w:t xml:space="preserve"> </w:t>
      </w:r>
      <w:r w:rsidR="00802627" w:rsidRPr="00A45500">
        <w:rPr>
          <w:rFonts w:hint="eastAsia"/>
        </w:rPr>
        <w:t>等</w:t>
      </w:r>
      <w:r w:rsidR="00555F98" w:rsidRPr="00A45500">
        <w:rPr>
          <w:rFonts w:hint="eastAsia"/>
        </w:rPr>
        <w:t>。</w:t>
      </w:r>
      <w:r w:rsidR="00CB3E92" w:rsidRPr="00A45500">
        <w:rPr>
          <w:rFonts w:hint="eastAsia"/>
        </w:rPr>
        <w:t>国内</w:t>
      </w:r>
      <w:r w:rsidR="00C65B8E" w:rsidRPr="00A45500">
        <w:rPr>
          <w:rFonts w:hint="eastAsia"/>
        </w:rPr>
        <w:t>也已经</w:t>
      </w:r>
      <w:r w:rsidR="00793C1B" w:rsidRPr="00A45500">
        <w:rPr>
          <w:rFonts w:hint="eastAsia"/>
        </w:rPr>
        <w:t>推出了基于</w:t>
      </w:r>
      <w:r w:rsidR="00793C1B" w:rsidRPr="00A45500">
        <w:rPr>
          <w:rFonts w:hint="eastAsia"/>
        </w:rPr>
        <w:t>R</w:t>
      </w:r>
      <w:r w:rsidR="00793C1B" w:rsidRPr="00A45500">
        <w:t>ISC-V</w:t>
      </w:r>
      <w:r w:rsidR="00793C1B" w:rsidRPr="00A45500">
        <w:rPr>
          <w:rFonts w:hint="eastAsia"/>
        </w:rPr>
        <w:t>的</w:t>
      </w:r>
      <w:r w:rsidR="00153DA4" w:rsidRPr="00A45500">
        <w:rPr>
          <w:rFonts w:hint="eastAsia"/>
        </w:rPr>
        <w:t>6</w:t>
      </w:r>
      <w:r w:rsidR="00153DA4" w:rsidRPr="00A45500">
        <w:t>4</w:t>
      </w:r>
      <w:r w:rsidR="00153DA4" w:rsidRPr="00A45500">
        <w:rPr>
          <w:rFonts w:hint="eastAsia"/>
        </w:rPr>
        <w:t>位高性能</w:t>
      </w:r>
      <w:proofErr w:type="gramStart"/>
      <w:r w:rsidR="00153DA4" w:rsidRPr="00A45500">
        <w:rPr>
          <w:rFonts w:hint="eastAsia"/>
        </w:rPr>
        <w:t>微处理器</w:t>
      </w:r>
      <w:r w:rsidR="00160200" w:rsidRPr="00A45500">
        <w:rPr>
          <w:rFonts w:hint="eastAsia"/>
        </w:rPr>
        <w:t>玄铁</w:t>
      </w:r>
      <w:proofErr w:type="gramEnd"/>
      <w:r w:rsidR="00160200" w:rsidRPr="00A45500">
        <w:t>910</w:t>
      </w:r>
      <w:r w:rsidR="00A93C70" w:rsidRPr="00A45500">
        <w:rPr>
          <w:vertAlign w:val="superscript"/>
        </w:rPr>
        <w:fldChar w:fldCharType="begin"/>
      </w:r>
      <w:r w:rsidR="00A93C70" w:rsidRPr="00A45500">
        <w:rPr>
          <w:vertAlign w:val="superscript"/>
        </w:rPr>
        <w:instrText xml:space="preserve"> REF _Ref99352012 \r \h  \* MERGEFORMAT </w:instrText>
      </w:r>
      <w:r w:rsidR="00A93C70" w:rsidRPr="00A45500">
        <w:rPr>
          <w:vertAlign w:val="superscript"/>
        </w:rPr>
      </w:r>
      <w:r w:rsidR="00A93C70" w:rsidRPr="00A45500">
        <w:rPr>
          <w:vertAlign w:val="superscript"/>
        </w:rPr>
        <w:fldChar w:fldCharType="separate"/>
      </w:r>
      <w:r w:rsidR="00A55661" w:rsidRPr="00A45500">
        <w:rPr>
          <w:vertAlign w:val="superscript"/>
        </w:rPr>
        <w:t>[22]</w:t>
      </w:r>
      <w:r w:rsidR="00A93C70" w:rsidRPr="00A45500">
        <w:rPr>
          <w:vertAlign w:val="superscript"/>
        </w:rPr>
        <w:fldChar w:fldCharType="end"/>
      </w:r>
      <w:r w:rsidR="008334D5" w:rsidRPr="00A45500">
        <w:rPr>
          <w:rFonts w:hint="eastAsia"/>
        </w:rPr>
        <w:t>、</w:t>
      </w:r>
      <w:r w:rsidR="002563E3" w:rsidRPr="00A45500">
        <w:rPr>
          <w:rFonts w:hint="eastAsia"/>
        </w:rPr>
        <w:t>开源</w:t>
      </w:r>
      <w:r w:rsidR="007252EC" w:rsidRPr="00A45500">
        <w:rPr>
          <w:rFonts w:hint="eastAsia"/>
        </w:rPr>
        <w:t>高性能处理器核</w:t>
      </w:r>
      <w:r w:rsidR="004300CB" w:rsidRPr="00A45500">
        <w:rPr>
          <w:rFonts w:hint="eastAsia"/>
        </w:rPr>
        <w:t>“香山</w:t>
      </w:r>
      <w:r w:rsidR="00505916" w:rsidRPr="00A45500">
        <w:rPr>
          <w:rFonts w:hint="eastAsia"/>
        </w:rPr>
        <w:t>”</w:t>
      </w:r>
      <w:r w:rsidR="000922D0" w:rsidRPr="00A45500">
        <w:rPr>
          <w:vertAlign w:val="superscript"/>
        </w:rPr>
        <w:fldChar w:fldCharType="begin"/>
      </w:r>
      <w:r w:rsidR="000922D0" w:rsidRPr="00A45500">
        <w:rPr>
          <w:vertAlign w:val="superscript"/>
        </w:rPr>
        <w:instrText xml:space="preserve"> </w:instrText>
      </w:r>
      <w:r w:rsidR="000922D0" w:rsidRPr="00A45500">
        <w:rPr>
          <w:rFonts w:hint="eastAsia"/>
          <w:vertAlign w:val="superscript"/>
        </w:rPr>
        <w:instrText>REF _Ref99352585 \r \h</w:instrText>
      </w:r>
      <w:r w:rsidR="000922D0" w:rsidRPr="00A45500">
        <w:rPr>
          <w:vertAlign w:val="superscript"/>
        </w:rPr>
        <w:instrText xml:space="preserve">  \* MERGEFORMAT </w:instrText>
      </w:r>
      <w:r w:rsidR="000922D0" w:rsidRPr="00A45500">
        <w:rPr>
          <w:vertAlign w:val="superscript"/>
        </w:rPr>
      </w:r>
      <w:r w:rsidR="000922D0" w:rsidRPr="00A45500">
        <w:rPr>
          <w:vertAlign w:val="superscript"/>
        </w:rPr>
        <w:fldChar w:fldCharType="separate"/>
      </w:r>
      <w:r w:rsidR="00A55661" w:rsidRPr="00A45500">
        <w:rPr>
          <w:vertAlign w:val="superscript"/>
        </w:rPr>
        <w:t>[23]</w:t>
      </w:r>
      <w:r w:rsidR="000922D0" w:rsidRPr="00A45500">
        <w:rPr>
          <w:vertAlign w:val="superscript"/>
        </w:rPr>
        <w:fldChar w:fldCharType="end"/>
      </w:r>
      <w:r w:rsidR="000922D0" w:rsidRPr="00A45500">
        <w:rPr>
          <w:rFonts w:hint="eastAsia"/>
        </w:rPr>
        <w:t>、</w:t>
      </w:r>
      <w:r w:rsidR="0077547C" w:rsidRPr="00A45500">
        <w:rPr>
          <w:rFonts w:hint="eastAsia"/>
        </w:rPr>
        <w:t>可信高性能处理器核</w:t>
      </w:r>
      <w:r w:rsidR="00660C5B" w:rsidRPr="00A45500">
        <w:rPr>
          <w:rFonts w:hint="eastAsia"/>
        </w:rPr>
        <w:t>“蓬莱”</w:t>
      </w:r>
      <w:r w:rsidR="00572D84" w:rsidRPr="00A45500">
        <w:rPr>
          <w:vertAlign w:val="superscript"/>
        </w:rPr>
        <w:fldChar w:fldCharType="begin"/>
      </w:r>
      <w:r w:rsidR="00572D84" w:rsidRPr="00A45500">
        <w:rPr>
          <w:vertAlign w:val="superscript"/>
        </w:rPr>
        <w:instrText xml:space="preserve"> </w:instrText>
      </w:r>
      <w:r w:rsidR="00572D84" w:rsidRPr="00A45500">
        <w:rPr>
          <w:rFonts w:hint="eastAsia"/>
          <w:vertAlign w:val="superscript"/>
        </w:rPr>
        <w:instrText>REF _Ref99352692 \r \h</w:instrText>
      </w:r>
      <w:r w:rsidR="00572D84" w:rsidRPr="00A45500">
        <w:rPr>
          <w:vertAlign w:val="superscript"/>
        </w:rPr>
        <w:instrText xml:space="preserve">  \* MERGEFORMAT </w:instrText>
      </w:r>
      <w:r w:rsidR="00572D84" w:rsidRPr="00A45500">
        <w:rPr>
          <w:vertAlign w:val="superscript"/>
        </w:rPr>
      </w:r>
      <w:r w:rsidR="00572D84" w:rsidRPr="00A45500">
        <w:rPr>
          <w:vertAlign w:val="superscript"/>
        </w:rPr>
        <w:fldChar w:fldCharType="separate"/>
      </w:r>
      <w:r w:rsidR="00A55661" w:rsidRPr="00A45500">
        <w:rPr>
          <w:vertAlign w:val="superscript"/>
        </w:rPr>
        <w:t>[24]</w:t>
      </w:r>
      <w:r w:rsidR="00572D84" w:rsidRPr="00A45500">
        <w:rPr>
          <w:vertAlign w:val="superscript"/>
        </w:rPr>
        <w:fldChar w:fldCharType="end"/>
      </w:r>
      <w:r w:rsidR="00EF6DDE" w:rsidRPr="00A45500">
        <w:rPr>
          <w:rFonts w:hint="eastAsia"/>
        </w:rPr>
        <w:t>等</w:t>
      </w:r>
      <w:r w:rsidR="00D47548" w:rsidRPr="00A45500">
        <w:rPr>
          <w:rFonts w:hint="eastAsia"/>
        </w:rPr>
        <w:t>一系列</w:t>
      </w:r>
      <w:r w:rsidR="006D2E87" w:rsidRPr="00A45500">
        <w:rPr>
          <w:rFonts w:hint="eastAsia"/>
        </w:rPr>
        <w:t>处理器架构</w:t>
      </w:r>
      <w:r w:rsidR="00A76373" w:rsidRPr="00A45500">
        <w:rPr>
          <w:rFonts w:hint="eastAsia"/>
        </w:rPr>
        <w:t>。</w:t>
      </w:r>
    </w:p>
    <w:p w14:paraId="46D95D5C" w14:textId="56DE85BF" w:rsidR="00D922D8" w:rsidRPr="00A45500" w:rsidRDefault="00D922D8" w:rsidP="00756AB7">
      <w:pPr>
        <w:pStyle w:val="22"/>
      </w:pPr>
      <w:bookmarkStart w:id="104" w:name="_Toc93734161"/>
      <w:bookmarkStart w:id="105" w:name="_Toc99905735"/>
      <w:r w:rsidRPr="00A45500">
        <w:t>1.2.</w:t>
      </w:r>
      <w:r w:rsidR="002A1D00" w:rsidRPr="00A45500">
        <w:t>2</w:t>
      </w:r>
      <w:r w:rsidRPr="00A45500">
        <w:t xml:space="preserve"> </w:t>
      </w:r>
      <w:bookmarkEnd w:id="104"/>
      <w:r w:rsidR="003406AE" w:rsidRPr="00A45500">
        <w:rPr>
          <w:rFonts w:hint="eastAsia"/>
        </w:rPr>
        <w:t>基于</w:t>
      </w:r>
      <w:r w:rsidR="00200085" w:rsidRPr="00A45500">
        <w:rPr>
          <w:rFonts w:hint="eastAsia"/>
        </w:rPr>
        <w:t>记录重放</w:t>
      </w:r>
      <w:r w:rsidR="00BF6A00" w:rsidRPr="00A45500">
        <w:rPr>
          <w:rFonts w:hint="eastAsia"/>
        </w:rPr>
        <w:t>的可重现性研究</w:t>
      </w:r>
      <w:r w:rsidR="001658F1" w:rsidRPr="00A45500">
        <w:rPr>
          <w:rFonts w:hint="eastAsia"/>
        </w:rPr>
        <w:t>现状</w:t>
      </w:r>
      <w:bookmarkEnd w:id="105"/>
    </w:p>
    <w:p w14:paraId="55215FCD" w14:textId="7EA9F235" w:rsidR="00CB3B52" w:rsidRPr="00A45500" w:rsidRDefault="00624BAA" w:rsidP="00E22921">
      <w:pPr>
        <w:ind w:firstLine="480"/>
        <w:rPr>
          <w:shd w:val="clear" w:color="auto" w:fill="FFFFFF"/>
        </w:rPr>
      </w:pPr>
      <w:r w:rsidRPr="00A45500">
        <w:rPr>
          <w:rFonts w:hint="eastAsia"/>
        </w:rPr>
        <w:t>在</w:t>
      </w:r>
      <w:r w:rsidRPr="00A45500">
        <w:rPr>
          <w:rFonts w:hint="eastAsia"/>
        </w:rPr>
        <w:t>1</w:t>
      </w:r>
      <w:r w:rsidRPr="00A45500">
        <w:t>9</w:t>
      </w:r>
      <w:r w:rsidRPr="00A45500">
        <w:rPr>
          <w:rFonts w:hint="eastAsia"/>
        </w:rPr>
        <w:t>世纪</w:t>
      </w:r>
      <w:r w:rsidRPr="00A45500">
        <w:t>80</w:t>
      </w:r>
      <w:r w:rsidRPr="00A45500">
        <w:rPr>
          <w:rFonts w:hint="eastAsia"/>
        </w:rPr>
        <w:t>年代后期</w:t>
      </w:r>
      <w:r w:rsidR="001F2890" w:rsidRPr="00A45500">
        <w:rPr>
          <w:rFonts w:hint="eastAsia"/>
        </w:rPr>
        <w:t>，</w:t>
      </w:r>
      <w:r w:rsidRPr="00A45500">
        <w:rPr>
          <w:rFonts w:hint="eastAsia"/>
        </w:rPr>
        <w:t>研究人员</w:t>
      </w:r>
      <w:r w:rsidR="004A1FF0" w:rsidRPr="00A45500">
        <w:rPr>
          <w:rFonts w:hint="eastAsia"/>
        </w:rPr>
        <w:t>逐渐</w:t>
      </w:r>
      <w:r w:rsidR="00574ECE" w:rsidRPr="00A45500">
        <w:rPr>
          <w:rFonts w:hint="eastAsia"/>
        </w:rPr>
        <w:t>认识到</w:t>
      </w:r>
      <w:r w:rsidR="007F2353" w:rsidRPr="00A45500">
        <w:rPr>
          <w:rFonts w:hint="eastAsia"/>
        </w:rPr>
        <w:t>并行</w:t>
      </w:r>
      <w:r w:rsidR="006A3FD8" w:rsidRPr="00A45500">
        <w:rPr>
          <w:rFonts w:hint="eastAsia"/>
        </w:rPr>
        <w:t>程序</w:t>
      </w:r>
      <w:r w:rsidR="00F6286F" w:rsidRPr="00A45500">
        <w:rPr>
          <w:rFonts w:hint="eastAsia"/>
        </w:rPr>
        <w:t>调试过程中</w:t>
      </w:r>
      <w:r w:rsidR="001F2890" w:rsidRPr="00A45500">
        <w:rPr>
          <w:rFonts w:hint="eastAsia"/>
        </w:rPr>
        <w:t>可重现性的需求</w:t>
      </w:r>
      <w:r w:rsidR="006E0735" w:rsidRPr="00A45500">
        <w:rPr>
          <w:rFonts w:hint="eastAsia"/>
        </w:rPr>
        <w:t>，并基于确定性重放技术设计并实现了多种先进的记录和重放工具</w:t>
      </w:r>
      <w:r w:rsidR="00772326" w:rsidRPr="00A45500">
        <w:rPr>
          <w:rFonts w:hint="eastAsia"/>
        </w:rPr>
        <w:t>，</w:t>
      </w:r>
      <w:r w:rsidR="0019490F" w:rsidRPr="00A45500">
        <w:rPr>
          <w:rFonts w:hint="eastAsia"/>
        </w:rPr>
        <w:t>这些</w:t>
      </w:r>
      <w:r w:rsidR="00772326" w:rsidRPr="00A45500">
        <w:rPr>
          <w:rFonts w:hint="eastAsia"/>
        </w:rPr>
        <w:t>早期的</w:t>
      </w:r>
      <w:r w:rsidR="004B208C" w:rsidRPr="00A45500">
        <w:rPr>
          <w:rFonts w:hint="eastAsia"/>
        </w:rPr>
        <w:t>确定性执行方案为后期的多项技术提供了思路</w:t>
      </w:r>
      <w:r w:rsidRPr="00A45500">
        <w:rPr>
          <w:rFonts w:hint="eastAsia"/>
        </w:rPr>
        <w:t>。</w:t>
      </w:r>
      <w:r w:rsidRPr="00A45500">
        <w:rPr>
          <w:rFonts w:hint="eastAsia"/>
        </w:rPr>
        <w:t>1</w:t>
      </w:r>
      <w:r w:rsidRPr="00A45500">
        <w:t>987</w:t>
      </w:r>
      <w:r w:rsidRPr="00A45500">
        <w:rPr>
          <w:rFonts w:hint="eastAsia"/>
        </w:rPr>
        <w:t>年，</w:t>
      </w:r>
      <w:r w:rsidRPr="00A45500">
        <w:rPr>
          <w:shd w:val="clear" w:color="auto" w:fill="FFFFFF"/>
        </w:rPr>
        <w:t>LeBlanc</w:t>
      </w:r>
      <w:r w:rsidRPr="00A45500">
        <w:rPr>
          <w:rFonts w:hint="eastAsia"/>
          <w:shd w:val="clear" w:color="auto" w:fill="FFFFFF"/>
        </w:rPr>
        <w:t>等人</w:t>
      </w:r>
      <w:r w:rsidR="001B3274" w:rsidRPr="00A45500">
        <w:rPr>
          <w:shd w:val="clear" w:color="auto" w:fill="FFFFFF"/>
        </w:rPr>
        <w:fldChar w:fldCharType="begin"/>
      </w:r>
      <w:r w:rsidR="001B3274" w:rsidRPr="00A45500">
        <w:rPr>
          <w:shd w:val="clear" w:color="auto" w:fill="FFFFFF"/>
        </w:rPr>
        <w:instrText xml:space="preserve"> </w:instrText>
      </w:r>
      <w:r w:rsidR="001B3274" w:rsidRPr="00A45500">
        <w:rPr>
          <w:rFonts w:hint="eastAsia"/>
          <w:shd w:val="clear" w:color="auto" w:fill="FFFFFF"/>
        </w:rPr>
        <w:instrText>REF _Ref99208058 \r \h</w:instrText>
      </w:r>
      <w:r w:rsidR="001B3274" w:rsidRPr="00A45500">
        <w:rPr>
          <w:shd w:val="clear" w:color="auto" w:fill="FFFFFF"/>
        </w:rPr>
        <w:instrText xml:space="preserve">  \* MERGEFORMAT </w:instrText>
      </w:r>
      <w:r w:rsidR="001B3274" w:rsidRPr="00A45500">
        <w:rPr>
          <w:shd w:val="clear" w:color="auto" w:fill="FFFFFF"/>
        </w:rPr>
      </w:r>
      <w:r w:rsidR="001B3274" w:rsidRPr="00A45500">
        <w:rPr>
          <w:shd w:val="clear" w:color="auto" w:fill="FFFFFF"/>
        </w:rPr>
        <w:fldChar w:fldCharType="separate"/>
      </w:r>
      <w:r w:rsidR="00A55661" w:rsidRPr="00A45500">
        <w:rPr>
          <w:shd w:val="clear" w:color="auto" w:fill="FFFFFF"/>
          <w:vertAlign w:val="superscript"/>
        </w:rPr>
        <w:t>[4]</w:t>
      </w:r>
      <w:r w:rsidR="001B3274" w:rsidRPr="00A45500">
        <w:rPr>
          <w:shd w:val="clear" w:color="auto" w:fill="FFFFFF"/>
        </w:rPr>
        <w:fldChar w:fldCharType="end"/>
      </w:r>
      <w:r w:rsidRPr="00A45500">
        <w:rPr>
          <w:rFonts w:hint="eastAsia"/>
          <w:shd w:val="clear" w:color="auto" w:fill="FFFFFF"/>
        </w:rPr>
        <w:t>提出了</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，作为一种重现并行程序执行行为的</w:t>
      </w:r>
      <w:r w:rsidR="00375504" w:rsidRPr="00A45500">
        <w:rPr>
          <w:rFonts w:hint="eastAsia"/>
          <w:shd w:val="clear" w:color="auto" w:fill="FFFFFF"/>
        </w:rPr>
        <w:t>通用</w:t>
      </w:r>
      <w:r w:rsidRPr="00A45500">
        <w:rPr>
          <w:rFonts w:hint="eastAsia"/>
          <w:shd w:val="clear" w:color="auto" w:fill="FFFFFF"/>
        </w:rPr>
        <w:t>解决方案。</w:t>
      </w:r>
      <w:r w:rsidR="001A1D72" w:rsidRPr="00A45500">
        <w:rPr>
          <w:rFonts w:hint="eastAsia"/>
        </w:rPr>
        <w:t>在</w:t>
      </w:r>
      <w:r w:rsidR="00580744" w:rsidRPr="00A45500">
        <w:rPr>
          <w:rFonts w:hint="eastAsia"/>
        </w:rPr>
        <w:t>当时的</w:t>
      </w:r>
      <w:r w:rsidR="001A1D72" w:rsidRPr="00A45500">
        <w:rPr>
          <w:rFonts w:hint="eastAsia"/>
        </w:rPr>
        <w:t>软件调试过程中，顺序程序可以通过</w:t>
      </w:r>
      <w:r w:rsidR="00E3424F" w:rsidRPr="00A45500">
        <w:rPr>
          <w:rFonts w:hint="eastAsia"/>
        </w:rPr>
        <w:t>不断地</w:t>
      </w:r>
      <w:r w:rsidR="001A1D72" w:rsidRPr="00A45500">
        <w:rPr>
          <w:rFonts w:hint="eastAsia"/>
        </w:rPr>
        <w:t>循环执行，发现</w:t>
      </w:r>
      <w:r w:rsidR="008F691A" w:rsidRPr="00A45500">
        <w:rPr>
          <w:rFonts w:hint="eastAsia"/>
        </w:rPr>
        <w:t>并</w:t>
      </w:r>
      <w:r w:rsidR="001A1D72" w:rsidRPr="00A45500">
        <w:rPr>
          <w:rFonts w:hint="eastAsia"/>
        </w:rPr>
        <w:t>纠正程序执行中的错误。但是</w:t>
      </w:r>
      <w:r w:rsidR="00347D68" w:rsidRPr="00A45500">
        <w:rPr>
          <w:rFonts w:hint="eastAsia"/>
        </w:rPr>
        <w:t>由于共享内存竞争的存在，</w:t>
      </w:r>
      <w:r w:rsidR="001A1D72" w:rsidRPr="00A45500">
        <w:rPr>
          <w:rFonts w:hint="eastAsia"/>
        </w:rPr>
        <w:t>对并行程序的</w:t>
      </w:r>
      <w:r w:rsidR="00D06D64" w:rsidRPr="00A45500">
        <w:rPr>
          <w:rFonts w:hint="eastAsia"/>
        </w:rPr>
        <w:t>多</w:t>
      </w:r>
      <w:r w:rsidR="001A1D72" w:rsidRPr="00A45500">
        <w:rPr>
          <w:rFonts w:hint="eastAsia"/>
        </w:rPr>
        <w:t>次执行可能会产生不同的结果。</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通过记录重点事件发生的时序，</w:t>
      </w:r>
      <w:r w:rsidR="00200C58" w:rsidRPr="00A45500">
        <w:rPr>
          <w:rFonts w:hint="eastAsia"/>
          <w:shd w:val="clear" w:color="auto" w:fill="FFFFFF"/>
        </w:rPr>
        <w:t>将</w:t>
      </w:r>
      <w:r w:rsidRPr="00A45500">
        <w:rPr>
          <w:rFonts w:hint="eastAsia"/>
          <w:shd w:val="clear" w:color="auto" w:fill="FFFFFF"/>
        </w:rPr>
        <w:t>程序重放所需的信息</w:t>
      </w:r>
      <w:r w:rsidR="00EB70D9" w:rsidRPr="00A45500">
        <w:rPr>
          <w:rFonts w:hint="eastAsia"/>
          <w:shd w:val="clear" w:color="auto" w:fill="FFFFFF"/>
        </w:rPr>
        <w:lastRenderedPageBreak/>
        <w:t>保存在日志中</w:t>
      </w:r>
      <w:r w:rsidR="004468FA" w:rsidRPr="00A45500">
        <w:rPr>
          <w:rFonts w:hint="eastAsia"/>
          <w:shd w:val="clear" w:color="auto" w:fill="FFFFFF"/>
        </w:rPr>
        <w:t>，并在重放阶段读取日志信息</w:t>
      </w:r>
      <w:r w:rsidR="00006082" w:rsidRPr="00A45500">
        <w:rPr>
          <w:rFonts w:hint="eastAsia"/>
          <w:shd w:val="clear" w:color="auto" w:fill="FFFFFF"/>
        </w:rPr>
        <w:t>还原</w:t>
      </w:r>
      <w:r w:rsidR="0014773D" w:rsidRPr="00A45500">
        <w:rPr>
          <w:rFonts w:hint="eastAsia"/>
          <w:shd w:val="clear" w:color="auto" w:fill="FFFFFF"/>
        </w:rPr>
        <w:t>程序的执行过程</w:t>
      </w:r>
      <w:r w:rsidRPr="00A45500">
        <w:rPr>
          <w:rFonts w:hint="eastAsia"/>
          <w:shd w:val="clear" w:color="auto" w:fill="FFFFFF"/>
        </w:rPr>
        <w:t>。</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后来成为了多项确定性重放技术的前身，乃至发展出了分布式内存上的可重现模型。</w:t>
      </w:r>
      <w:r w:rsidR="008E1CCA" w:rsidRPr="00A45500">
        <w:rPr>
          <w:rFonts w:hint="eastAsia"/>
          <w:shd w:val="clear" w:color="auto" w:fill="FFFFFF"/>
        </w:rPr>
        <w:t>1</w:t>
      </w:r>
      <w:r w:rsidR="008E1CCA" w:rsidRPr="00A45500">
        <w:rPr>
          <w:shd w:val="clear" w:color="auto" w:fill="FFFFFF"/>
        </w:rPr>
        <w:t>988</w:t>
      </w:r>
      <w:r w:rsidR="008E1CCA" w:rsidRPr="00A45500">
        <w:rPr>
          <w:rFonts w:hint="eastAsia"/>
          <w:shd w:val="clear" w:color="auto" w:fill="FFFFFF"/>
        </w:rPr>
        <w:t>年，</w:t>
      </w:r>
      <w:r w:rsidR="00212172" w:rsidRPr="00A45500">
        <w:rPr>
          <w:rFonts w:hint="eastAsia"/>
          <w:shd w:val="clear" w:color="auto" w:fill="FFFFFF"/>
        </w:rPr>
        <w:t>P</w:t>
      </w:r>
      <w:r w:rsidR="00212172" w:rsidRPr="00A45500">
        <w:rPr>
          <w:shd w:val="clear" w:color="auto" w:fill="FFFFFF"/>
        </w:rPr>
        <w:t>an</w:t>
      </w:r>
      <w:r w:rsidR="00212172" w:rsidRPr="00A45500">
        <w:rPr>
          <w:rFonts w:hint="eastAsia"/>
          <w:shd w:val="clear" w:color="auto" w:fill="FFFFFF"/>
        </w:rPr>
        <w:t>等人提出了</w:t>
      </w:r>
      <w:r w:rsidR="0012248C" w:rsidRPr="00A45500">
        <w:rPr>
          <w:rFonts w:hint="eastAsia"/>
          <w:shd w:val="clear" w:color="auto" w:fill="FFFFFF"/>
        </w:rPr>
        <w:t>R</w:t>
      </w:r>
      <w:r w:rsidR="0012248C" w:rsidRPr="00A45500">
        <w:rPr>
          <w:shd w:val="clear" w:color="auto" w:fill="FFFFFF"/>
        </w:rPr>
        <w:t>ecap</w:t>
      </w:r>
      <w:r w:rsidR="00FC6BCC" w:rsidRPr="00A45500">
        <w:rPr>
          <w:shd w:val="clear" w:color="auto" w:fill="FFFFFF"/>
          <w:vertAlign w:val="superscript"/>
        </w:rPr>
        <w:fldChar w:fldCharType="begin"/>
      </w:r>
      <w:r w:rsidR="00FC6BCC" w:rsidRPr="00A45500">
        <w:rPr>
          <w:shd w:val="clear" w:color="auto" w:fill="FFFFFF"/>
          <w:vertAlign w:val="superscript"/>
        </w:rPr>
        <w:instrText xml:space="preserve"> REF _Ref99208261 \r \h  \* MERGEFORMAT </w:instrText>
      </w:r>
      <w:r w:rsidR="00FC6BCC" w:rsidRPr="00A45500">
        <w:rPr>
          <w:shd w:val="clear" w:color="auto" w:fill="FFFFFF"/>
          <w:vertAlign w:val="superscript"/>
        </w:rPr>
      </w:r>
      <w:r w:rsidR="00FC6BCC" w:rsidRPr="00A45500">
        <w:rPr>
          <w:shd w:val="clear" w:color="auto" w:fill="FFFFFF"/>
          <w:vertAlign w:val="superscript"/>
        </w:rPr>
        <w:fldChar w:fldCharType="separate"/>
      </w:r>
      <w:r w:rsidR="00A55661" w:rsidRPr="00A45500">
        <w:rPr>
          <w:shd w:val="clear" w:color="auto" w:fill="FFFFFF"/>
          <w:vertAlign w:val="superscript"/>
        </w:rPr>
        <w:t>[27]</w:t>
      </w:r>
      <w:r w:rsidR="00FC6BCC" w:rsidRPr="00A45500">
        <w:rPr>
          <w:shd w:val="clear" w:color="auto" w:fill="FFFFFF"/>
          <w:vertAlign w:val="superscript"/>
        </w:rPr>
        <w:fldChar w:fldCharType="end"/>
      </w:r>
      <w:r w:rsidR="0077527B" w:rsidRPr="00A45500">
        <w:rPr>
          <w:rFonts w:hint="eastAsia"/>
          <w:shd w:val="clear" w:color="auto" w:fill="FFFFFF"/>
        </w:rPr>
        <w:t>，结合检查点</w:t>
      </w:r>
      <w:r w:rsidR="00C50BDD" w:rsidRPr="00A45500">
        <w:rPr>
          <w:rFonts w:hint="eastAsia"/>
          <w:shd w:val="clear" w:color="auto" w:fill="FFFFFF"/>
        </w:rPr>
        <w:t>和数据重放记录方法，在程序执行期间记录系统调用、共享内存读取结果及异步事件（信号）发生的</w:t>
      </w:r>
      <w:r w:rsidR="00571A68" w:rsidRPr="00A45500">
        <w:rPr>
          <w:rFonts w:hint="eastAsia"/>
          <w:shd w:val="clear" w:color="auto" w:fill="FFFFFF"/>
        </w:rPr>
        <w:t>时序</w:t>
      </w:r>
      <w:r w:rsidR="00847A92" w:rsidRPr="00A45500">
        <w:rPr>
          <w:rFonts w:hint="eastAsia"/>
          <w:shd w:val="clear" w:color="auto" w:fill="FFFFFF"/>
        </w:rPr>
        <w:t>。相较于</w:t>
      </w:r>
      <w:r w:rsidR="004045EB" w:rsidRPr="00A45500">
        <w:rPr>
          <w:rFonts w:hint="eastAsia"/>
          <w:shd w:val="clear" w:color="auto" w:fill="FFFFFF"/>
        </w:rPr>
        <w:t>I</w:t>
      </w:r>
      <w:r w:rsidR="004045EB" w:rsidRPr="00A45500">
        <w:rPr>
          <w:shd w:val="clear" w:color="auto" w:fill="FFFFFF"/>
        </w:rPr>
        <w:t>nstant Replay</w:t>
      </w:r>
      <w:r w:rsidR="00847A92" w:rsidRPr="00A45500">
        <w:rPr>
          <w:rFonts w:hint="eastAsia"/>
          <w:shd w:val="clear" w:color="auto" w:fill="FFFFFF"/>
        </w:rPr>
        <w:t>，</w:t>
      </w:r>
      <w:r w:rsidR="00847A92" w:rsidRPr="00A45500">
        <w:rPr>
          <w:rFonts w:hint="eastAsia"/>
          <w:shd w:val="clear" w:color="auto" w:fill="FFFFFF"/>
        </w:rPr>
        <w:t>R</w:t>
      </w:r>
      <w:r w:rsidR="00847A92" w:rsidRPr="00A45500">
        <w:rPr>
          <w:shd w:val="clear" w:color="auto" w:fill="FFFFFF"/>
        </w:rPr>
        <w:t>ecap</w:t>
      </w:r>
      <w:r w:rsidR="00DF55BE" w:rsidRPr="00A45500">
        <w:rPr>
          <w:rFonts w:hint="eastAsia"/>
          <w:shd w:val="clear" w:color="auto" w:fill="FFFFFF"/>
        </w:rPr>
        <w:t>实现了从某一个检查点重放</w:t>
      </w:r>
      <w:r w:rsidR="00CE2681" w:rsidRPr="00A45500">
        <w:rPr>
          <w:rFonts w:hint="eastAsia"/>
          <w:shd w:val="clear" w:color="auto" w:fill="FFFFFF"/>
        </w:rPr>
        <w:t>的功能</w:t>
      </w:r>
      <w:r w:rsidR="0041266A" w:rsidRPr="00A45500">
        <w:rPr>
          <w:rFonts w:hint="eastAsia"/>
          <w:shd w:val="clear" w:color="auto" w:fill="FFFFFF"/>
        </w:rPr>
        <w:t>，</w:t>
      </w:r>
      <w:r w:rsidR="00067DD6" w:rsidRPr="00A45500">
        <w:rPr>
          <w:rFonts w:hint="eastAsia"/>
          <w:shd w:val="clear" w:color="auto" w:fill="FFFFFF"/>
        </w:rPr>
        <w:t>避免了</w:t>
      </w:r>
      <w:r w:rsidR="0041266A" w:rsidRPr="00A45500">
        <w:rPr>
          <w:rFonts w:hint="eastAsia"/>
          <w:shd w:val="clear" w:color="auto" w:fill="FFFFFF"/>
        </w:rPr>
        <w:t>从程序头重新执行</w:t>
      </w:r>
      <w:r w:rsidR="00504A68" w:rsidRPr="00A45500">
        <w:rPr>
          <w:rFonts w:hint="eastAsia"/>
          <w:shd w:val="clear" w:color="auto" w:fill="FFFFFF"/>
        </w:rPr>
        <w:t>的</w:t>
      </w:r>
      <w:r w:rsidR="00F018C3" w:rsidRPr="00A45500">
        <w:rPr>
          <w:rFonts w:hint="eastAsia"/>
          <w:shd w:val="clear" w:color="auto" w:fill="FFFFFF"/>
        </w:rPr>
        <w:t>弊端</w:t>
      </w:r>
      <w:r w:rsidR="0041266A" w:rsidRPr="00A45500">
        <w:rPr>
          <w:rFonts w:hint="eastAsia"/>
          <w:shd w:val="clear" w:color="auto" w:fill="FFFFFF"/>
        </w:rPr>
        <w:t>。</w:t>
      </w:r>
      <w:r w:rsidR="005B33FE" w:rsidRPr="00A45500">
        <w:rPr>
          <w:rFonts w:hint="eastAsia"/>
          <w:shd w:val="clear" w:color="auto" w:fill="FFFFFF"/>
        </w:rPr>
        <w:t>但是</w:t>
      </w:r>
      <w:r w:rsidR="005B33FE" w:rsidRPr="00A45500">
        <w:rPr>
          <w:rFonts w:hint="eastAsia"/>
          <w:shd w:val="clear" w:color="auto" w:fill="FFFFFF"/>
        </w:rPr>
        <w:t>R</w:t>
      </w:r>
      <w:r w:rsidR="005B33FE" w:rsidRPr="00A45500">
        <w:rPr>
          <w:shd w:val="clear" w:color="auto" w:fill="FFFFFF"/>
        </w:rPr>
        <w:t>ecap</w:t>
      </w:r>
      <w:r w:rsidR="009E3B5C" w:rsidRPr="00A45500">
        <w:rPr>
          <w:rFonts w:hint="eastAsia"/>
          <w:shd w:val="clear" w:color="auto" w:fill="FFFFFF"/>
        </w:rPr>
        <w:t>同样</w:t>
      </w:r>
      <w:r w:rsidR="005B33FE" w:rsidRPr="00A45500">
        <w:rPr>
          <w:rFonts w:hint="eastAsia"/>
          <w:shd w:val="clear" w:color="auto" w:fill="FFFFFF"/>
        </w:rPr>
        <w:t>使用日志机制保存事件信息，增加了巨大的额外存储和性能开销。</w:t>
      </w:r>
      <w:r w:rsidR="00E4066A" w:rsidRPr="00A45500">
        <w:rPr>
          <w:rFonts w:hint="eastAsia"/>
          <w:shd w:val="clear" w:color="auto" w:fill="FFFFFF"/>
        </w:rPr>
        <w:t>此外</w:t>
      </w:r>
      <w:r w:rsidR="00156E84" w:rsidRPr="00A45500">
        <w:rPr>
          <w:rFonts w:hint="eastAsia"/>
          <w:shd w:val="clear" w:color="auto" w:fill="FFFFFF"/>
        </w:rPr>
        <w:t>，</w:t>
      </w:r>
      <w:r w:rsidR="002D0EDA" w:rsidRPr="00A45500">
        <w:rPr>
          <w:rFonts w:hint="eastAsia"/>
          <w:shd w:val="clear" w:color="auto" w:fill="FFFFFF"/>
        </w:rPr>
        <w:t>B</w:t>
      </w:r>
      <w:r w:rsidR="002D0EDA" w:rsidRPr="00A45500">
        <w:rPr>
          <w:shd w:val="clear" w:color="auto" w:fill="FFFFFF"/>
        </w:rPr>
        <w:t>acon</w:t>
      </w:r>
      <w:r w:rsidR="002D0EDA" w:rsidRPr="00A45500">
        <w:rPr>
          <w:rFonts w:hint="eastAsia"/>
          <w:shd w:val="clear" w:color="auto" w:fill="FFFFFF"/>
        </w:rPr>
        <w:t>等人</w:t>
      </w:r>
      <w:r w:rsidR="005576C6" w:rsidRPr="00A45500">
        <w:rPr>
          <w:shd w:val="clear" w:color="auto" w:fill="FFFFFF"/>
          <w:vertAlign w:val="superscript"/>
        </w:rPr>
        <w:fldChar w:fldCharType="begin"/>
      </w:r>
      <w:r w:rsidR="005576C6" w:rsidRPr="00A45500">
        <w:rPr>
          <w:shd w:val="clear" w:color="auto" w:fill="FFFFFF"/>
          <w:vertAlign w:val="superscript"/>
        </w:rPr>
        <w:instrText xml:space="preserve"> </w:instrText>
      </w:r>
      <w:r w:rsidR="005576C6" w:rsidRPr="00A45500">
        <w:rPr>
          <w:rFonts w:hint="eastAsia"/>
          <w:shd w:val="clear" w:color="auto" w:fill="FFFFFF"/>
          <w:vertAlign w:val="superscript"/>
        </w:rPr>
        <w:instrText>REF _Ref99288887 \r \h</w:instrText>
      </w:r>
      <w:r w:rsidR="005576C6" w:rsidRPr="00A45500">
        <w:rPr>
          <w:shd w:val="clear" w:color="auto" w:fill="FFFFFF"/>
          <w:vertAlign w:val="superscript"/>
        </w:rPr>
        <w:instrText xml:space="preserve">  \* MERGEFORMAT </w:instrText>
      </w:r>
      <w:r w:rsidR="005576C6" w:rsidRPr="00A45500">
        <w:rPr>
          <w:shd w:val="clear" w:color="auto" w:fill="FFFFFF"/>
          <w:vertAlign w:val="superscript"/>
        </w:rPr>
      </w:r>
      <w:r w:rsidR="005576C6" w:rsidRPr="00A45500">
        <w:rPr>
          <w:shd w:val="clear" w:color="auto" w:fill="FFFFFF"/>
          <w:vertAlign w:val="superscript"/>
        </w:rPr>
        <w:fldChar w:fldCharType="separate"/>
      </w:r>
      <w:r w:rsidR="00A55661" w:rsidRPr="00A45500">
        <w:rPr>
          <w:shd w:val="clear" w:color="auto" w:fill="FFFFFF"/>
          <w:vertAlign w:val="superscript"/>
        </w:rPr>
        <w:t>[28]</w:t>
      </w:r>
      <w:r w:rsidR="005576C6" w:rsidRPr="00A45500">
        <w:rPr>
          <w:shd w:val="clear" w:color="auto" w:fill="FFFFFF"/>
          <w:vertAlign w:val="superscript"/>
        </w:rPr>
        <w:fldChar w:fldCharType="end"/>
      </w:r>
      <w:r w:rsidR="0082030E" w:rsidRPr="00A45500">
        <w:rPr>
          <w:rFonts w:hint="eastAsia"/>
          <w:shd w:val="clear" w:color="auto" w:fill="FFFFFF"/>
        </w:rPr>
        <w:t>通过记录</w:t>
      </w:r>
      <w:r w:rsidR="00212353" w:rsidRPr="00A45500">
        <w:rPr>
          <w:rFonts w:hint="eastAsia"/>
          <w:shd w:val="clear" w:color="auto" w:fill="FFFFFF"/>
        </w:rPr>
        <w:t>硬件</w:t>
      </w:r>
      <w:r w:rsidR="0082030E" w:rsidRPr="00A45500">
        <w:rPr>
          <w:rFonts w:hint="eastAsia"/>
          <w:shd w:val="clear" w:color="auto" w:fill="FFFFFF"/>
        </w:rPr>
        <w:t>指令计数器保存</w:t>
      </w:r>
      <w:r w:rsidR="002C030E" w:rsidRPr="00A45500">
        <w:rPr>
          <w:rFonts w:hint="eastAsia"/>
          <w:shd w:val="clear" w:color="auto" w:fill="FFFFFF"/>
        </w:rPr>
        <w:t>共享内存访问的总顺序</w:t>
      </w:r>
      <w:r w:rsidR="00156E84" w:rsidRPr="00A45500">
        <w:rPr>
          <w:rFonts w:hint="eastAsia"/>
          <w:shd w:val="clear" w:color="auto" w:fill="FFFFFF"/>
        </w:rPr>
        <w:t>，</w:t>
      </w:r>
      <w:r w:rsidR="00902FE7" w:rsidRPr="00A45500">
        <w:rPr>
          <w:rFonts w:hint="eastAsia"/>
          <w:shd w:val="clear" w:color="auto" w:fill="FFFFFF"/>
        </w:rPr>
        <w:t>之后</w:t>
      </w:r>
      <w:r w:rsidR="00156E84" w:rsidRPr="00A45500">
        <w:rPr>
          <w:rFonts w:hint="eastAsia"/>
          <w:shd w:val="clear" w:color="auto" w:fill="FFFFFF"/>
        </w:rPr>
        <w:t>基于硬件辅助机制的确定性重放技术</w:t>
      </w:r>
      <w:r w:rsidR="00F8227D" w:rsidRPr="00A45500">
        <w:rPr>
          <w:rFonts w:hint="eastAsia"/>
          <w:shd w:val="clear" w:color="auto" w:fill="FFFFFF"/>
        </w:rPr>
        <w:t>基本上采用了同样的</w:t>
      </w:r>
      <w:r w:rsidR="0018484B" w:rsidRPr="00A45500">
        <w:rPr>
          <w:rFonts w:hint="eastAsia"/>
          <w:shd w:val="clear" w:color="auto" w:fill="FFFFFF"/>
        </w:rPr>
        <w:t>解决方案</w:t>
      </w:r>
      <w:r w:rsidR="008A5F3F" w:rsidRPr="00A45500">
        <w:rPr>
          <w:rFonts w:hint="eastAsia"/>
          <w:shd w:val="clear" w:color="auto" w:fill="FFFFFF"/>
        </w:rPr>
        <w:t>。</w:t>
      </w:r>
    </w:p>
    <w:p w14:paraId="406D07F7" w14:textId="43067DEC" w:rsidR="00265D18" w:rsidRPr="00A45500" w:rsidRDefault="00FC49BB" w:rsidP="00D165DE">
      <w:pPr>
        <w:ind w:firstLine="480"/>
        <w:rPr>
          <w:shd w:val="clear" w:color="auto" w:fill="FFFFFF"/>
        </w:rPr>
      </w:pPr>
      <w:r w:rsidRPr="00A45500">
        <w:rPr>
          <w:rFonts w:hint="eastAsia"/>
          <w:shd w:val="clear" w:color="auto" w:fill="FFFFFF"/>
        </w:rPr>
        <w:t>早期的</w:t>
      </w:r>
      <w:r w:rsidR="000F083E" w:rsidRPr="00A45500">
        <w:rPr>
          <w:rFonts w:hint="eastAsia"/>
          <w:shd w:val="clear" w:color="auto" w:fill="FFFFFF"/>
        </w:rPr>
        <w:t>确定性重放工作</w:t>
      </w:r>
      <w:r w:rsidR="00DD6A27" w:rsidRPr="00A45500">
        <w:rPr>
          <w:rFonts w:hint="eastAsia"/>
          <w:shd w:val="clear" w:color="auto" w:fill="FFFFFF"/>
        </w:rPr>
        <w:t>逐渐奠定了</w:t>
      </w:r>
      <w:r w:rsidR="009665CC" w:rsidRPr="00A45500">
        <w:rPr>
          <w:rFonts w:hint="eastAsia"/>
          <w:shd w:val="clear" w:color="auto" w:fill="FFFFFF"/>
        </w:rPr>
        <w:t>日后</w:t>
      </w:r>
      <w:r w:rsidR="00127C2E" w:rsidRPr="00A45500">
        <w:rPr>
          <w:rFonts w:hint="eastAsia"/>
          <w:shd w:val="clear" w:color="auto" w:fill="FFFFFF"/>
        </w:rPr>
        <w:t>对</w:t>
      </w:r>
      <w:r w:rsidR="00150DEE" w:rsidRPr="00A45500">
        <w:rPr>
          <w:rFonts w:hint="eastAsia"/>
          <w:shd w:val="clear" w:color="auto" w:fill="FFFFFF"/>
        </w:rPr>
        <w:t>相关</w:t>
      </w:r>
      <w:r w:rsidR="00127C2E" w:rsidRPr="00A45500">
        <w:rPr>
          <w:rFonts w:hint="eastAsia"/>
          <w:shd w:val="clear" w:color="auto" w:fill="FFFFFF"/>
        </w:rPr>
        <w:t>并行程序</w:t>
      </w:r>
      <w:r w:rsidR="00071ADA" w:rsidRPr="00A45500">
        <w:rPr>
          <w:rFonts w:hint="eastAsia"/>
          <w:shd w:val="clear" w:color="auto" w:fill="FFFFFF"/>
        </w:rPr>
        <w:t>确定性重放</w:t>
      </w:r>
      <w:r w:rsidR="00956DC1" w:rsidRPr="00A45500">
        <w:rPr>
          <w:rFonts w:hint="eastAsia"/>
          <w:shd w:val="clear" w:color="auto" w:fill="FFFFFF"/>
        </w:rPr>
        <w:t>工作</w:t>
      </w:r>
      <w:r w:rsidR="009665CC" w:rsidRPr="00A45500">
        <w:rPr>
          <w:rFonts w:hint="eastAsia"/>
          <w:shd w:val="clear" w:color="auto" w:fill="FFFFFF"/>
        </w:rPr>
        <w:t>的</w:t>
      </w:r>
      <w:r w:rsidR="00F601C1" w:rsidRPr="00A45500">
        <w:rPr>
          <w:rFonts w:hint="eastAsia"/>
          <w:shd w:val="clear" w:color="auto" w:fill="FFFFFF"/>
        </w:rPr>
        <w:t>研究方向与思路</w:t>
      </w:r>
      <w:r w:rsidR="006E71BA" w:rsidRPr="00A45500">
        <w:rPr>
          <w:rFonts w:hint="eastAsia"/>
          <w:shd w:val="clear" w:color="auto" w:fill="FFFFFF"/>
        </w:rPr>
        <w:t>，即</w:t>
      </w:r>
      <w:r w:rsidR="00713A11" w:rsidRPr="00A45500">
        <w:rPr>
          <w:rFonts w:hint="eastAsia"/>
          <w:shd w:val="clear" w:color="auto" w:fill="FFFFFF"/>
        </w:rPr>
        <w:t>分为</w:t>
      </w:r>
      <w:r w:rsidR="00AA2710" w:rsidRPr="00A45500">
        <w:rPr>
          <w:rFonts w:hint="eastAsia"/>
          <w:shd w:val="clear" w:color="auto" w:fill="FFFFFF"/>
        </w:rPr>
        <w:t>记录和重放</w:t>
      </w:r>
      <w:r w:rsidR="004D3585" w:rsidRPr="00A45500">
        <w:rPr>
          <w:rFonts w:hint="eastAsia"/>
          <w:shd w:val="clear" w:color="auto" w:fill="FFFFFF"/>
        </w:rPr>
        <w:t>两阶段</w:t>
      </w:r>
      <w:r w:rsidR="00956DC1" w:rsidRPr="00A45500">
        <w:rPr>
          <w:rFonts w:hint="eastAsia"/>
          <w:shd w:val="clear" w:color="auto" w:fill="FFFFFF"/>
        </w:rPr>
        <w:t>，</w:t>
      </w:r>
      <w:r w:rsidR="006710D3" w:rsidRPr="00A45500">
        <w:rPr>
          <w:rFonts w:hint="eastAsia"/>
          <w:shd w:val="clear" w:color="auto" w:fill="FFFFFF"/>
        </w:rPr>
        <w:t>不同方法之间的</w:t>
      </w:r>
      <w:r w:rsidR="00C661FD" w:rsidRPr="00A45500">
        <w:rPr>
          <w:rFonts w:hint="eastAsia"/>
          <w:shd w:val="clear" w:color="auto" w:fill="FFFFFF"/>
        </w:rPr>
        <w:t>区别</w:t>
      </w:r>
      <w:r w:rsidR="00A14773" w:rsidRPr="00A45500">
        <w:rPr>
          <w:rFonts w:hint="eastAsia"/>
          <w:shd w:val="clear" w:color="auto" w:fill="FFFFFF"/>
        </w:rPr>
        <w:t>在于</w:t>
      </w:r>
      <w:r w:rsidR="001E0F54" w:rsidRPr="00A45500">
        <w:rPr>
          <w:rFonts w:hint="eastAsia"/>
          <w:shd w:val="clear" w:color="auto" w:fill="FFFFFF"/>
        </w:rPr>
        <w:t>记录</w:t>
      </w:r>
      <w:r w:rsidR="00BB6138" w:rsidRPr="00A45500">
        <w:rPr>
          <w:rFonts w:hint="eastAsia"/>
          <w:shd w:val="clear" w:color="auto" w:fill="FFFFFF"/>
        </w:rPr>
        <w:t>信息的方式、对象不同，带来的额外性能损失</w:t>
      </w:r>
      <w:r w:rsidR="00D20346" w:rsidRPr="00A45500">
        <w:rPr>
          <w:rFonts w:hint="eastAsia"/>
          <w:shd w:val="clear" w:color="auto" w:fill="FFFFFF"/>
        </w:rPr>
        <w:t>也不同。</w:t>
      </w:r>
      <w:r w:rsidR="00F00CD7" w:rsidRPr="00A45500">
        <w:rPr>
          <w:rFonts w:hint="eastAsia"/>
          <w:shd w:val="clear" w:color="auto" w:fill="FFFFFF"/>
        </w:rPr>
        <w:t>如</w:t>
      </w:r>
      <w:proofErr w:type="spellStart"/>
      <w:r w:rsidR="00A703D4" w:rsidRPr="00A45500">
        <w:rPr>
          <w:rFonts w:hint="eastAsia"/>
          <w:shd w:val="clear" w:color="auto" w:fill="FFFFFF"/>
        </w:rPr>
        <w:t>PinPlay</w:t>
      </w:r>
      <w:proofErr w:type="spellEnd"/>
      <w:r w:rsidR="00496001" w:rsidRPr="00A45500">
        <w:rPr>
          <w:shd w:val="clear" w:color="auto" w:fill="FFFFFF"/>
          <w:vertAlign w:val="superscript"/>
        </w:rPr>
        <w:fldChar w:fldCharType="begin"/>
      </w:r>
      <w:r w:rsidR="00496001" w:rsidRPr="00A45500">
        <w:rPr>
          <w:shd w:val="clear" w:color="auto" w:fill="FFFFFF"/>
          <w:vertAlign w:val="superscript"/>
        </w:rPr>
        <w:instrText xml:space="preserve"> </w:instrText>
      </w:r>
      <w:r w:rsidR="00496001" w:rsidRPr="00A45500">
        <w:rPr>
          <w:rFonts w:hint="eastAsia"/>
          <w:shd w:val="clear" w:color="auto" w:fill="FFFFFF"/>
          <w:vertAlign w:val="superscript"/>
        </w:rPr>
        <w:instrText>REF _Ref99286691 \r \h</w:instrText>
      </w:r>
      <w:r w:rsidR="00496001" w:rsidRPr="00A45500">
        <w:rPr>
          <w:shd w:val="clear" w:color="auto" w:fill="FFFFFF"/>
          <w:vertAlign w:val="superscript"/>
        </w:rPr>
        <w:instrText xml:space="preserve">  \* MERGEFORMAT </w:instrText>
      </w:r>
      <w:r w:rsidR="00496001" w:rsidRPr="00A45500">
        <w:rPr>
          <w:shd w:val="clear" w:color="auto" w:fill="FFFFFF"/>
          <w:vertAlign w:val="superscript"/>
        </w:rPr>
      </w:r>
      <w:r w:rsidR="00496001" w:rsidRPr="00A45500">
        <w:rPr>
          <w:shd w:val="clear" w:color="auto" w:fill="FFFFFF"/>
          <w:vertAlign w:val="superscript"/>
        </w:rPr>
        <w:fldChar w:fldCharType="separate"/>
      </w:r>
      <w:r w:rsidR="00A55661" w:rsidRPr="00A45500">
        <w:rPr>
          <w:shd w:val="clear" w:color="auto" w:fill="FFFFFF"/>
          <w:vertAlign w:val="superscript"/>
        </w:rPr>
        <w:t>[29]</w:t>
      </w:r>
      <w:r w:rsidR="00496001" w:rsidRPr="00A45500">
        <w:rPr>
          <w:shd w:val="clear" w:color="auto" w:fill="FFFFFF"/>
          <w:vertAlign w:val="superscript"/>
        </w:rPr>
        <w:fldChar w:fldCharType="end"/>
      </w:r>
      <w:r w:rsidR="009A20DD" w:rsidRPr="00A45500">
        <w:rPr>
          <w:rFonts w:hint="eastAsia"/>
          <w:shd w:val="clear" w:color="auto" w:fill="FFFFFF"/>
        </w:rPr>
        <w:t>提出一种</w:t>
      </w:r>
      <w:r w:rsidR="00CE15D2" w:rsidRPr="00A45500">
        <w:rPr>
          <w:rFonts w:hint="eastAsia"/>
          <w:shd w:val="clear" w:color="auto" w:fill="FFFFFF"/>
        </w:rPr>
        <w:t>易于使用</w:t>
      </w:r>
      <w:r w:rsidR="00580A17" w:rsidRPr="00A45500">
        <w:rPr>
          <w:rFonts w:hint="eastAsia"/>
          <w:shd w:val="clear" w:color="auto" w:fill="FFFFFF"/>
        </w:rPr>
        <w:t>的</w:t>
      </w:r>
      <w:r w:rsidR="00D45745" w:rsidRPr="00A45500">
        <w:rPr>
          <w:rFonts w:hint="eastAsia"/>
          <w:shd w:val="clear" w:color="auto" w:fill="FFFFFF"/>
        </w:rPr>
        <w:t>确定性重放</w:t>
      </w:r>
      <w:r w:rsidR="00580A17" w:rsidRPr="00A45500">
        <w:rPr>
          <w:rFonts w:hint="eastAsia"/>
          <w:shd w:val="clear" w:color="auto" w:fill="FFFFFF"/>
        </w:rPr>
        <w:t>框架</w:t>
      </w:r>
      <w:r w:rsidR="00D45745" w:rsidRPr="00A45500">
        <w:rPr>
          <w:rFonts w:hint="eastAsia"/>
          <w:shd w:val="clear" w:color="auto" w:fill="FFFFFF"/>
        </w:rPr>
        <w:t>，</w:t>
      </w:r>
      <w:r w:rsidR="00EB1E3E" w:rsidRPr="00A45500">
        <w:rPr>
          <w:rFonts w:hint="eastAsia"/>
          <w:shd w:val="clear" w:color="auto" w:fill="FFFFFF"/>
        </w:rPr>
        <w:t>用于</w:t>
      </w:r>
      <w:r w:rsidR="00EC71E6" w:rsidRPr="00A45500">
        <w:rPr>
          <w:rFonts w:hint="eastAsia"/>
          <w:shd w:val="clear" w:color="auto" w:fill="FFFFFF"/>
        </w:rPr>
        <w:t>记录</w:t>
      </w:r>
      <w:r w:rsidR="00EB1E3E" w:rsidRPr="00A45500">
        <w:rPr>
          <w:rFonts w:hint="eastAsia"/>
          <w:shd w:val="clear" w:color="auto" w:fill="FFFFFF"/>
        </w:rPr>
        <w:t>，</w:t>
      </w:r>
      <w:r w:rsidR="00BA2DB3" w:rsidRPr="00A45500">
        <w:rPr>
          <w:rFonts w:hint="eastAsia"/>
          <w:shd w:val="clear" w:color="auto" w:fill="FFFFFF"/>
        </w:rPr>
        <w:t>确定性地</w:t>
      </w:r>
      <w:r w:rsidR="009A264B" w:rsidRPr="00A45500">
        <w:rPr>
          <w:rFonts w:hint="eastAsia"/>
          <w:shd w:val="clear" w:color="auto" w:fill="FFFFFF"/>
        </w:rPr>
        <w:t>重放</w:t>
      </w:r>
      <w:r w:rsidR="00EB1E3E" w:rsidRPr="00A45500">
        <w:rPr>
          <w:rFonts w:hint="eastAsia"/>
          <w:shd w:val="clear" w:color="auto" w:fill="FFFFFF"/>
        </w:rPr>
        <w:t>和分析具有合理运行时和磁盘使用情况的</w:t>
      </w:r>
      <w:r w:rsidR="009B3CD7" w:rsidRPr="00A45500">
        <w:rPr>
          <w:rFonts w:hint="eastAsia"/>
          <w:shd w:val="clear" w:color="auto" w:fill="FFFFFF"/>
        </w:rPr>
        <w:t>大型并行</w:t>
      </w:r>
      <w:r w:rsidR="00EB1E3E" w:rsidRPr="00A45500">
        <w:rPr>
          <w:rFonts w:hint="eastAsia"/>
          <w:shd w:val="clear" w:color="auto" w:fill="FFFFFF"/>
        </w:rPr>
        <w:t>程序的执行</w:t>
      </w:r>
      <w:r w:rsidR="00D165DE" w:rsidRPr="00A45500">
        <w:rPr>
          <w:rFonts w:hint="eastAsia"/>
          <w:shd w:val="clear" w:color="auto" w:fill="FFFFFF"/>
        </w:rPr>
        <w:t>；</w:t>
      </w:r>
      <w:r w:rsidR="001C1BF6" w:rsidRPr="00A45500">
        <w:rPr>
          <w:rFonts w:hint="eastAsia"/>
          <w:shd w:val="clear" w:color="auto" w:fill="FFFFFF"/>
        </w:rPr>
        <w:t>P</w:t>
      </w:r>
      <w:r w:rsidR="001C1BF6" w:rsidRPr="00A45500">
        <w:rPr>
          <w:shd w:val="clear" w:color="auto" w:fill="FFFFFF"/>
        </w:rPr>
        <w:t>atil</w:t>
      </w:r>
      <w:r w:rsidR="001C1BF6" w:rsidRPr="00A45500">
        <w:rPr>
          <w:rFonts w:hint="eastAsia"/>
          <w:shd w:val="clear" w:color="auto" w:fill="FFFFFF"/>
        </w:rPr>
        <w:t>等人</w:t>
      </w:r>
      <w:r w:rsidR="00340CA3" w:rsidRPr="00A45500">
        <w:rPr>
          <w:shd w:val="clear" w:color="auto" w:fill="FFFFFF"/>
          <w:vertAlign w:val="superscript"/>
        </w:rPr>
        <w:fldChar w:fldCharType="begin"/>
      </w:r>
      <w:r w:rsidR="00340CA3" w:rsidRPr="00A45500">
        <w:rPr>
          <w:shd w:val="clear" w:color="auto" w:fill="FFFFFF"/>
          <w:vertAlign w:val="superscript"/>
        </w:rPr>
        <w:instrText xml:space="preserve"> </w:instrText>
      </w:r>
      <w:r w:rsidR="00340CA3" w:rsidRPr="00A45500">
        <w:rPr>
          <w:rFonts w:hint="eastAsia"/>
          <w:shd w:val="clear" w:color="auto" w:fill="FFFFFF"/>
          <w:vertAlign w:val="superscript"/>
        </w:rPr>
        <w:instrText>REF _Ref99287113 \r \h</w:instrText>
      </w:r>
      <w:r w:rsidR="00340CA3" w:rsidRPr="00A45500">
        <w:rPr>
          <w:shd w:val="clear" w:color="auto" w:fill="FFFFFF"/>
          <w:vertAlign w:val="superscript"/>
        </w:rPr>
        <w:instrText xml:space="preserve">  \* MERGEFORMAT </w:instrText>
      </w:r>
      <w:r w:rsidR="00340CA3" w:rsidRPr="00A45500">
        <w:rPr>
          <w:shd w:val="clear" w:color="auto" w:fill="FFFFFF"/>
          <w:vertAlign w:val="superscript"/>
        </w:rPr>
      </w:r>
      <w:r w:rsidR="00340CA3" w:rsidRPr="00A45500">
        <w:rPr>
          <w:shd w:val="clear" w:color="auto" w:fill="FFFFFF"/>
          <w:vertAlign w:val="superscript"/>
        </w:rPr>
        <w:fldChar w:fldCharType="separate"/>
      </w:r>
      <w:r w:rsidR="00A55661" w:rsidRPr="00A45500">
        <w:rPr>
          <w:shd w:val="clear" w:color="auto" w:fill="FFFFFF"/>
          <w:vertAlign w:val="superscript"/>
        </w:rPr>
        <w:t>[30]</w:t>
      </w:r>
      <w:r w:rsidR="00340CA3" w:rsidRPr="00A45500">
        <w:rPr>
          <w:shd w:val="clear" w:color="auto" w:fill="FFFFFF"/>
          <w:vertAlign w:val="superscript"/>
        </w:rPr>
        <w:fldChar w:fldCharType="end"/>
      </w:r>
      <w:r w:rsidR="002B4A3B" w:rsidRPr="00A45500">
        <w:rPr>
          <w:rFonts w:hint="eastAsia"/>
          <w:shd w:val="clear" w:color="auto" w:fill="FFFFFF"/>
        </w:rPr>
        <w:t>提出</w:t>
      </w:r>
      <w:r w:rsidR="00B01C32" w:rsidRPr="00A45500">
        <w:rPr>
          <w:rFonts w:hint="eastAsia"/>
          <w:shd w:val="clear" w:color="auto" w:fill="FFFFFF"/>
        </w:rPr>
        <w:t>一种</w:t>
      </w:r>
      <w:r w:rsidR="0006426C" w:rsidRPr="00A45500">
        <w:rPr>
          <w:rFonts w:hint="eastAsia"/>
          <w:shd w:val="clear" w:color="auto" w:fill="FFFFFF"/>
        </w:rPr>
        <w:t>记录程序</w:t>
      </w:r>
      <w:r w:rsidR="00376330" w:rsidRPr="00A45500">
        <w:rPr>
          <w:rFonts w:hint="eastAsia"/>
          <w:shd w:val="clear" w:color="auto" w:fill="FFFFFF"/>
        </w:rPr>
        <w:t>执行踪迹的</w:t>
      </w:r>
      <w:r w:rsidR="009B3CD7" w:rsidRPr="00A45500">
        <w:rPr>
          <w:rFonts w:hint="eastAsia"/>
          <w:shd w:val="clear" w:color="auto" w:fill="FFFFFF"/>
        </w:rPr>
        <w:t>运行时</w:t>
      </w:r>
      <w:r w:rsidR="00F44865" w:rsidRPr="00A45500">
        <w:rPr>
          <w:rFonts w:hint="eastAsia"/>
          <w:shd w:val="clear" w:color="auto" w:fill="FFFFFF"/>
        </w:rPr>
        <w:t>框架</w:t>
      </w:r>
      <w:r w:rsidR="0000690A" w:rsidRPr="00A45500">
        <w:rPr>
          <w:rFonts w:hint="eastAsia"/>
          <w:shd w:val="clear" w:color="auto" w:fill="FFFFFF"/>
        </w:rPr>
        <w:t>。</w:t>
      </w:r>
      <w:r w:rsidR="00131B61" w:rsidRPr="00A45500">
        <w:rPr>
          <w:rFonts w:hint="eastAsia"/>
          <w:shd w:val="clear" w:color="auto" w:fill="FFFFFF"/>
        </w:rPr>
        <w:t>但是上述</w:t>
      </w:r>
      <w:r w:rsidR="00C91D6C" w:rsidRPr="00A45500">
        <w:rPr>
          <w:rFonts w:hint="eastAsia"/>
          <w:shd w:val="clear" w:color="auto" w:fill="FFFFFF"/>
        </w:rPr>
        <w:t>框架需要检测共享内存的负载</w:t>
      </w:r>
      <w:r w:rsidR="00BD2713" w:rsidRPr="00A45500">
        <w:rPr>
          <w:rFonts w:hint="eastAsia"/>
          <w:shd w:val="clear" w:color="auto" w:fill="FFFFFF"/>
        </w:rPr>
        <w:t>，增加了很大的额外开销。</w:t>
      </w:r>
    </w:p>
    <w:p w14:paraId="3FD2DEEA" w14:textId="3132659B" w:rsidR="00A35D1C" w:rsidRPr="00A45500" w:rsidRDefault="00E508DA" w:rsidP="002269F4">
      <w:pPr>
        <w:ind w:firstLine="480"/>
      </w:pPr>
      <w:r w:rsidRPr="00A45500">
        <w:rPr>
          <w:rFonts w:hint="eastAsia"/>
          <w:shd w:val="clear" w:color="auto" w:fill="FFFFFF"/>
        </w:rPr>
        <w:t>由于</w:t>
      </w:r>
      <w:r w:rsidR="00787C9F" w:rsidRPr="00A45500">
        <w:rPr>
          <w:rFonts w:hint="eastAsia"/>
          <w:shd w:val="clear" w:color="auto" w:fill="FFFFFF"/>
        </w:rPr>
        <w:t>记录阶段</w:t>
      </w:r>
      <w:r w:rsidR="008F2CFA" w:rsidRPr="00A45500">
        <w:rPr>
          <w:rFonts w:hint="eastAsia"/>
          <w:shd w:val="clear" w:color="auto" w:fill="FFFFFF"/>
        </w:rPr>
        <w:t>往往</w:t>
      </w:r>
      <w:r w:rsidR="00150173" w:rsidRPr="00A45500">
        <w:rPr>
          <w:rFonts w:hint="eastAsia"/>
          <w:shd w:val="clear" w:color="auto" w:fill="FFFFFF"/>
        </w:rPr>
        <w:t>需要大量的内存空间</w:t>
      </w:r>
      <w:r w:rsidR="00F977F4" w:rsidRPr="00A45500">
        <w:rPr>
          <w:rFonts w:hint="eastAsia"/>
          <w:shd w:val="clear" w:color="auto" w:fill="FFFFFF"/>
        </w:rPr>
        <w:t>保存</w:t>
      </w:r>
      <w:r w:rsidR="00A061DD" w:rsidRPr="00A45500">
        <w:rPr>
          <w:rFonts w:hint="eastAsia"/>
          <w:shd w:val="clear" w:color="auto" w:fill="FFFFFF"/>
        </w:rPr>
        <w:t>程序执行信息</w:t>
      </w:r>
      <w:r w:rsidR="00385B46" w:rsidRPr="00A45500">
        <w:rPr>
          <w:rFonts w:hint="eastAsia"/>
          <w:shd w:val="clear" w:color="auto" w:fill="FFFFFF"/>
        </w:rPr>
        <w:t>，</w:t>
      </w:r>
      <w:r w:rsidR="004A1D5B" w:rsidRPr="00A45500">
        <w:rPr>
          <w:rFonts w:hint="eastAsia"/>
          <w:shd w:val="clear" w:color="auto" w:fill="FFFFFF"/>
        </w:rPr>
        <w:t>大部分</w:t>
      </w:r>
      <w:r w:rsidR="00F61926" w:rsidRPr="00A45500">
        <w:rPr>
          <w:rFonts w:hint="eastAsia"/>
          <w:shd w:val="clear" w:color="auto" w:fill="FFFFFF"/>
        </w:rPr>
        <w:t>工作负载</w:t>
      </w:r>
      <w:r w:rsidR="00B47666" w:rsidRPr="00A45500">
        <w:rPr>
          <w:rFonts w:hint="eastAsia"/>
          <w:shd w:val="clear" w:color="auto" w:fill="FFFFFF"/>
        </w:rPr>
        <w:t>难以</w:t>
      </w:r>
      <w:r w:rsidR="005328CA" w:rsidRPr="00A45500">
        <w:rPr>
          <w:rFonts w:hint="eastAsia"/>
          <w:shd w:val="clear" w:color="auto" w:fill="FFFFFF"/>
        </w:rPr>
        <w:t>接受</w:t>
      </w:r>
      <w:r w:rsidR="00385B46" w:rsidRPr="00A45500">
        <w:rPr>
          <w:rFonts w:hint="eastAsia"/>
          <w:shd w:val="clear" w:color="auto" w:fill="FFFFFF"/>
        </w:rPr>
        <w:t>确定性重放</w:t>
      </w:r>
      <w:r w:rsidR="00E43984" w:rsidRPr="00A45500">
        <w:rPr>
          <w:rFonts w:hint="eastAsia"/>
          <w:shd w:val="clear" w:color="auto" w:fill="FFFFFF"/>
        </w:rPr>
        <w:t>工具的</w:t>
      </w:r>
      <w:r w:rsidR="00933B39" w:rsidRPr="00A45500">
        <w:rPr>
          <w:rFonts w:hint="eastAsia"/>
          <w:shd w:val="clear" w:color="auto" w:fill="FFFFFF"/>
        </w:rPr>
        <w:t>额外开销。</w:t>
      </w:r>
      <w:r w:rsidR="00F803ED" w:rsidRPr="00A45500">
        <w:rPr>
          <w:rFonts w:hint="eastAsia"/>
          <w:shd w:val="clear" w:color="auto" w:fill="FFFFFF"/>
        </w:rPr>
        <w:t>FDR</w:t>
      </w:r>
      <w:r w:rsidR="004C4412" w:rsidRPr="00A45500">
        <w:rPr>
          <w:shd w:val="clear" w:color="auto" w:fill="FFFFFF"/>
          <w:vertAlign w:val="superscript"/>
        </w:rPr>
        <w:fldChar w:fldCharType="begin"/>
      </w:r>
      <w:r w:rsidR="004C4412" w:rsidRPr="00A45500">
        <w:rPr>
          <w:shd w:val="clear" w:color="auto" w:fill="FFFFFF"/>
          <w:vertAlign w:val="superscript"/>
        </w:rPr>
        <w:instrText xml:space="preserve"> </w:instrText>
      </w:r>
      <w:r w:rsidR="004C4412" w:rsidRPr="00A45500">
        <w:rPr>
          <w:rFonts w:hint="eastAsia"/>
          <w:shd w:val="clear" w:color="auto" w:fill="FFFFFF"/>
          <w:vertAlign w:val="superscript"/>
        </w:rPr>
        <w:instrText>REF _Ref99287822 \r \h</w:instrText>
      </w:r>
      <w:r w:rsidR="004C4412" w:rsidRPr="00A45500">
        <w:rPr>
          <w:shd w:val="clear" w:color="auto" w:fill="FFFFFF"/>
          <w:vertAlign w:val="superscript"/>
        </w:rPr>
        <w:instrText xml:space="preserve">  \* MERGEFORMAT </w:instrText>
      </w:r>
      <w:r w:rsidR="004C4412" w:rsidRPr="00A45500">
        <w:rPr>
          <w:shd w:val="clear" w:color="auto" w:fill="FFFFFF"/>
          <w:vertAlign w:val="superscript"/>
        </w:rPr>
      </w:r>
      <w:r w:rsidR="004C4412" w:rsidRPr="00A45500">
        <w:rPr>
          <w:shd w:val="clear" w:color="auto" w:fill="FFFFFF"/>
          <w:vertAlign w:val="superscript"/>
        </w:rPr>
        <w:fldChar w:fldCharType="separate"/>
      </w:r>
      <w:r w:rsidR="00A55661" w:rsidRPr="00A45500">
        <w:rPr>
          <w:shd w:val="clear" w:color="auto" w:fill="FFFFFF"/>
          <w:vertAlign w:val="superscript"/>
        </w:rPr>
        <w:t>[31]</w:t>
      </w:r>
      <w:r w:rsidR="004C4412" w:rsidRPr="00A45500">
        <w:rPr>
          <w:shd w:val="clear" w:color="auto" w:fill="FFFFFF"/>
          <w:vertAlign w:val="superscript"/>
        </w:rPr>
        <w:fldChar w:fldCharType="end"/>
      </w:r>
      <w:r w:rsidR="00F803ED" w:rsidRPr="00A45500">
        <w:rPr>
          <w:rFonts w:hint="eastAsia"/>
          <w:shd w:val="clear" w:color="auto" w:fill="FFFFFF"/>
        </w:rPr>
        <w:t>、</w:t>
      </w:r>
      <w:proofErr w:type="spellStart"/>
      <w:r w:rsidR="00F803ED" w:rsidRPr="00A45500">
        <w:rPr>
          <w:rFonts w:hint="eastAsia"/>
          <w:shd w:val="clear" w:color="auto" w:fill="FFFFFF"/>
        </w:rPr>
        <w:t>BugNet</w:t>
      </w:r>
      <w:proofErr w:type="spellEnd"/>
      <w:r w:rsidR="00830D5C" w:rsidRPr="00A45500">
        <w:rPr>
          <w:shd w:val="clear" w:color="auto" w:fill="FFFFFF"/>
          <w:vertAlign w:val="superscript"/>
        </w:rPr>
        <w:fldChar w:fldCharType="begin"/>
      </w:r>
      <w:r w:rsidR="00830D5C" w:rsidRPr="00A45500">
        <w:rPr>
          <w:shd w:val="clear" w:color="auto" w:fill="FFFFFF"/>
          <w:vertAlign w:val="superscript"/>
        </w:rPr>
        <w:instrText xml:space="preserve"> </w:instrText>
      </w:r>
      <w:r w:rsidR="00830D5C" w:rsidRPr="00A45500">
        <w:rPr>
          <w:rFonts w:hint="eastAsia"/>
          <w:shd w:val="clear" w:color="auto" w:fill="FFFFFF"/>
          <w:vertAlign w:val="superscript"/>
        </w:rPr>
        <w:instrText>REF _Ref99208085 \r \h</w:instrText>
      </w:r>
      <w:r w:rsidR="00830D5C" w:rsidRPr="00A45500">
        <w:rPr>
          <w:shd w:val="clear" w:color="auto" w:fill="FFFFFF"/>
          <w:vertAlign w:val="superscript"/>
        </w:rPr>
        <w:instrText xml:space="preserve">  \* MERGEFORMAT </w:instrText>
      </w:r>
      <w:r w:rsidR="00830D5C" w:rsidRPr="00A45500">
        <w:rPr>
          <w:shd w:val="clear" w:color="auto" w:fill="FFFFFF"/>
          <w:vertAlign w:val="superscript"/>
        </w:rPr>
      </w:r>
      <w:r w:rsidR="00830D5C" w:rsidRPr="00A45500">
        <w:rPr>
          <w:shd w:val="clear" w:color="auto" w:fill="FFFFFF"/>
          <w:vertAlign w:val="superscript"/>
        </w:rPr>
        <w:fldChar w:fldCharType="separate"/>
      </w:r>
      <w:r w:rsidR="00A55661" w:rsidRPr="00A45500">
        <w:rPr>
          <w:shd w:val="clear" w:color="auto" w:fill="FFFFFF"/>
          <w:vertAlign w:val="superscript"/>
        </w:rPr>
        <w:t>[8]</w:t>
      </w:r>
      <w:r w:rsidR="00830D5C"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Rerun</w:t>
      </w:r>
      <w:r w:rsidR="00832CA7" w:rsidRPr="00A45500">
        <w:rPr>
          <w:shd w:val="clear" w:color="auto" w:fill="FFFFFF"/>
          <w:vertAlign w:val="superscript"/>
        </w:rPr>
        <w:fldChar w:fldCharType="begin"/>
      </w:r>
      <w:r w:rsidR="00832CA7" w:rsidRPr="00A45500">
        <w:rPr>
          <w:shd w:val="clear" w:color="auto" w:fill="FFFFFF"/>
          <w:vertAlign w:val="superscript"/>
        </w:rPr>
        <w:instrText xml:space="preserve"> </w:instrText>
      </w:r>
      <w:r w:rsidR="00832CA7" w:rsidRPr="00A45500">
        <w:rPr>
          <w:rFonts w:hint="eastAsia"/>
          <w:shd w:val="clear" w:color="auto" w:fill="FFFFFF"/>
          <w:vertAlign w:val="superscript"/>
        </w:rPr>
        <w:instrText>REF _Ref99287969 \r \h</w:instrText>
      </w:r>
      <w:r w:rsidR="00832CA7" w:rsidRPr="00A45500">
        <w:rPr>
          <w:shd w:val="clear" w:color="auto" w:fill="FFFFFF"/>
          <w:vertAlign w:val="superscript"/>
        </w:rPr>
        <w:instrText xml:space="preserve">  \* MERGEFORMAT </w:instrText>
      </w:r>
      <w:r w:rsidR="00832CA7" w:rsidRPr="00A45500">
        <w:rPr>
          <w:shd w:val="clear" w:color="auto" w:fill="FFFFFF"/>
          <w:vertAlign w:val="superscript"/>
        </w:rPr>
      </w:r>
      <w:r w:rsidR="00832CA7" w:rsidRPr="00A45500">
        <w:rPr>
          <w:shd w:val="clear" w:color="auto" w:fill="FFFFFF"/>
          <w:vertAlign w:val="superscript"/>
        </w:rPr>
        <w:fldChar w:fldCharType="separate"/>
      </w:r>
      <w:r w:rsidR="00A55661" w:rsidRPr="00A45500">
        <w:rPr>
          <w:shd w:val="clear" w:color="auto" w:fill="FFFFFF"/>
          <w:vertAlign w:val="superscript"/>
        </w:rPr>
        <w:t>[32]</w:t>
      </w:r>
      <w:r w:rsidR="00832CA7"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 xml:space="preserve">DeLorean </w:t>
      </w:r>
      <w:r w:rsidR="001A293C" w:rsidRPr="00A45500">
        <w:rPr>
          <w:shd w:val="clear" w:color="auto" w:fill="FFFFFF"/>
          <w:vertAlign w:val="superscript"/>
        </w:rPr>
        <w:fldChar w:fldCharType="begin"/>
      </w:r>
      <w:r w:rsidR="001A293C" w:rsidRPr="00A45500">
        <w:rPr>
          <w:shd w:val="clear" w:color="auto" w:fill="FFFFFF"/>
          <w:vertAlign w:val="superscript"/>
        </w:rPr>
        <w:instrText xml:space="preserve"> </w:instrText>
      </w:r>
      <w:r w:rsidR="001A293C" w:rsidRPr="00A45500">
        <w:rPr>
          <w:rFonts w:hint="eastAsia"/>
          <w:shd w:val="clear" w:color="auto" w:fill="FFFFFF"/>
          <w:vertAlign w:val="superscript"/>
        </w:rPr>
        <w:instrText>REF _Ref99288062 \r \h</w:instrText>
      </w:r>
      <w:r w:rsidR="001A293C" w:rsidRPr="00A45500">
        <w:rPr>
          <w:shd w:val="clear" w:color="auto" w:fill="FFFFFF"/>
          <w:vertAlign w:val="superscript"/>
        </w:rPr>
        <w:instrText xml:space="preserve">  \* MERGEFORMAT </w:instrText>
      </w:r>
      <w:r w:rsidR="001A293C" w:rsidRPr="00A45500">
        <w:rPr>
          <w:shd w:val="clear" w:color="auto" w:fill="FFFFFF"/>
          <w:vertAlign w:val="superscript"/>
        </w:rPr>
      </w:r>
      <w:r w:rsidR="001A293C" w:rsidRPr="00A45500">
        <w:rPr>
          <w:shd w:val="clear" w:color="auto" w:fill="FFFFFF"/>
          <w:vertAlign w:val="superscript"/>
        </w:rPr>
        <w:fldChar w:fldCharType="separate"/>
      </w:r>
      <w:r w:rsidR="00A55661" w:rsidRPr="00A45500">
        <w:rPr>
          <w:shd w:val="clear" w:color="auto" w:fill="FFFFFF"/>
          <w:vertAlign w:val="superscript"/>
        </w:rPr>
        <w:t>[33]</w:t>
      </w:r>
      <w:r w:rsidR="001A293C" w:rsidRPr="00A45500">
        <w:rPr>
          <w:shd w:val="clear" w:color="auto" w:fill="FFFFFF"/>
          <w:vertAlign w:val="superscript"/>
        </w:rPr>
        <w:fldChar w:fldCharType="end"/>
      </w:r>
      <w:r w:rsidR="00F803ED" w:rsidRPr="00A45500">
        <w:rPr>
          <w:rFonts w:hint="eastAsia"/>
          <w:shd w:val="clear" w:color="auto" w:fill="FFFFFF"/>
        </w:rPr>
        <w:t>和</w:t>
      </w:r>
      <w:r w:rsidR="00F803ED" w:rsidRPr="00A45500">
        <w:rPr>
          <w:rFonts w:hint="eastAsia"/>
          <w:shd w:val="clear" w:color="auto" w:fill="FFFFFF"/>
        </w:rPr>
        <w:t xml:space="preserve"> </w:t>
      </w:r>
      <w:proofErr w:type="spellStart"/>
      <w:r w:rsidR="00F803ED" w:rsidRPr="00A45500">
        <w:rPr>
          <w:rFonts w:hint="eastAsia"/>
          <w:shd w:val="clear" w:color="auto" w:fill="FFFFFF"/>
        </w:rPr>
        <w:t>QuickRec</w:t>
      </w:r>
      <w:proofErr w:type="spellEnd"/>
      <w:r w:rsidR="005D02C7" w:rsidRPr="00A45500">
        <w:rPr>
          <w:shd w:val="clear" w:color="auto" w:fill="FFFFFF"/>
          <w:vertAlign w:val="superscript"/>
        </w:rPr>
        <w:fldChar w:fldCharType="begin"/>
      </w:r>
      <w:r w:rsidR="005D02C7" w:rsidRPr="00A45500">
        <w:rPr>
          <w:shd w:val="clear" w:color="auto" w:fill="FFFFFF"/>
          <w:vertAlign w:val="superscript"/>
        </w:rPr>
        <w:instrText xml:space="preserve"> </w:instrText>
      </w:r>
      <w:r w:rsidR="005D02C7" w:rsidRPr="00A45500">
        <w:rPr>
          <w:rFonts w:hint="eastAsia"/>
          <w:shd w:val="clear" w:color="auto" w:fill="FFFFFF"/>
          <w:vertAlign w:val="superscript"/>
        </w:rPr>
        <w:instrText>REF _Ref99288122 \r \h</w:instrText>
      </w:r>
      <w:r w:rsidR="005D02C7" w:rsidRPr="00A45500">
        <w:rPr>
          <w:shd w:val="clear" w:color="auto" w:fill="FFFFFF"/>
          <w:vertAlign w:val="superscript"/>
        </w:rPr>
        <w:instrText xml:space="preserve"> </w:instrText>
      </w:r>
      <w:r w:rsidR="005A0B8C" w:rsidRPr="00A45500">
        <w:rPr>
          <w:shd w:val="clear" w:color="auto" w:fill="FFFFFF"/>
          <w:vertAlign w:val="superscript"/>
        </w:rPr>
        <w:instrText xml:space="preserve"> \* MERGEFORMAT </w:instrText>
      </w:r>
      <w:r w:rsidR="005D02C7" w:rsidRPr="00A45500">
        <w:rPr>
          <w:shd w:val="clear" w:color="auto" w:fill="FFFFFF"/>
          <w:vertAlign w:val="superscript"/>
        </w:rPr>
      </w:r>
      <w:r w:rsidR="005D02C7" w:rsidRPr="00A45500">
        <w:rPr>
          <w:shd w:val="clear" w:color="auto" w:fill="FFFFFF"/>
          <w:vertAlign w:val="superscript"/>
        </w:rPr>
        <w:fldChar w:fldCharType="separate"/>
      </w:r>
      <w:r w:rsidR="00A55661" w:rsidRPr="00A45500">
        <w:rPr>
          <w:shd w:val="clear" w:color="auto" w:fill="FFFFFF"/>
          <w:vertAlign w:val="superscript"/>
        </w:rPr>
        <w:t>[34]</w:t>
      </w:r>
      <w:r w:rsidR="005D02C7" w:rsidRPr="00A45500">
        <w:rPr>
          <w:shd w:val="clear" w:color="auto" w:fill="FFFFFF"/>
          <w:vertAlign w:val="superscript"/>
        </w:rPr>
        <w:fldChar w:fldCharType="end"/>
      </w:r>
      <w:r w:rsidR="00F803ED" w:rsidRPr="00A45500">
        <w:rPr>
          <w:rFonts w:hint="eastAsia"/>
          <w:shd w:val="clear" w:color="auto" w:fill="FFFFFF"/>
        </w:rPr>
        <w:t>等项目探索了</w:t>
      </w:r>
      <w:r w:rsidR="00C600F2" w:rsidRPr="00A45500">
        <w:rPr>
          <w:rFonts w:hint="eastAsia"/>
          <w:shd w:val="clear" w:color="auto" w:fill="FFFFFF"/>
        </w:rPr>
        <w:t>基于硬件支持的</w:t>
      </w:r>
      <w:r w:rsidR="005564D8" w:rsidRPr="00A45500">
        <w:rPr>
          <w:rFonts w:hint="eastAsia"/>
          <w:shd w:val="clear" w:color="auto" w:fill="FFFFFF"/>
        </w:rPr>
        <w:t>确定性重放方法</w:t>
      </w:r>
      <w:r w:rsidR="003A6B95" w:rsidRPr="00A45500">
        <w:rPr>
          <w:rFonts w:hint="eastAsia"/>
          <w:shd w:val="clear" w:color="auto" w:fill="FFFFFF"/>
        </w:rPr>
        <w:t>，降低</w:t>
      </w:r>
      <w:r w:rsidR="00225128" w:rsidRPr="00A45500">
        <w:rPr>
          <w:rFonts w:hint="eastAsia"/>
          <w:shd w:val="clear" w:color="auto" w:fill="FFFFFF"/>
        </w:rPr>
        <w:t>记录与重放阶段的</w:t>
      </w:r>
      <w:r w:rsidR="00F803ED" w:rsidRPr="00A45500">
        <w:rPr>
          <w:rFonts w:hint="eastAsia"/>
          <w:shd w:val="clear" w:color="auto" w:fill="FFFFFF"/>
        </w:rPr>
        <w:t>开销</w:t>
      </w:r>
      <w:r w:rsidR="0002369F" w:rsidRPr="00A45500">
        <w:rPr>
          <w:rFonts w:hint="eastAsia"/>
          <w:shd w:val="clear" w:color="auto" w:fill="FFFFFF"/>
        </w:rPr>
        <w:t>，但同时</w:t>
      </w:r>
      <w:r w:rsidR="00510F10" w:rsidRPr="00A45500">
        <w:rPr>
          <w:rFonts w:hint="eastAsia"/>
          <w:shd w:val="clear" w:color="auto" w:fill="FFFFFF"/>
        </w:rPr>
        <w:t>也出现了其它的问题</w:t>
      </w:r>
      <w:r w:rsidR="0033764E" w:rsidRPr="00A45500">
        <w:rPr>
          <w:rFonts w:hint="eastAsia"/>
          <w:shd w:val="clear" w:color="auto" w:fill="FFFFFF"/>
        </w:rPr>
        <w:t>。</w:t>
      </w:r>
      <w:r w:rsidR="005931AA" w:rsidRPr="00A45500">
        <w:rPr>
          <w:rFonts w:hint="eastAsia"/>
          <w:shd w:val="clear" w:color="auto" w:fill="FFFFFF"/>
        </w:rPr>
        <w:t>如</w:t>
      </w:r>
      <w:r w:rsidR="005D58B9" w:rsidRPr="00A45500">
        <w:rPr>
          <w:rFonts w:hint="eastAsia"/>
        </w:rPr>
        <w:t>确定性重放工具</w:t>
      </w:r>
      <w:proofErr w:type="spellStart"/>
      <w:r w:rsidR="005D58B9" w:rsidRPr="00A45500">
        <w:rPr>
          <w:rFonts w:hint="eastAsia"/>
        </w:rPr>
        <w:t>B</w:t>
      </w:r>
      <w:r w:rsidR="005D58B9" w:rsidRPr="00A45500">
        <w:t>ug</w:t>
      </w:r>
      <w:r w:rsidR="009755DF" w:rsidRPr="00A45500">
        <w:rPr>
          <w:rFonts w:hint="eastAsia"/>
        </w:rPr>
        <w:t>N</w:t>
      </w:r>
      <w:r w:rsidR="005D58B9" w:rsidRPr="00A45500">
        <w:t>e</w:t>
      </w:r>
      <w:r w:rsidR="007D61BF" w:rsidRPr="00A45500">
        <w:t>t</w:t>
      </w:r>
      <w:proofErr w:type="spellEnd"/>
      <w:r w:rsidR="007D61BF" w:rsidRPr="00A45500">
        <w:rPr>
          <w:vertAlign w:val="superscript"/>
        </w:rPr>
        <w:fldChar w:fldCharType="begin"/>
      </w:r>
      <w:r w:rsidR="007D61BF" w:rsidRPr="00A45500">
        <w:rPr>
          <w:vertAlign w:val="superscript"/>
        </w:rPr>
        <w:instrText xml:space="preserve"> REF _Ref99208085 \r \h  \* MERGEFORMAT </w:instrText>
      </w:r>
      <w:r w:rsidR="007D61BF" w:rsidRPr="00A45500">
        <w:rPr>
          <w:vertAlign w:val="superscript"/>
        </w:rPr>
      </w:r>
      <w:r w:rsidR="007D61BF" w:rsidRPr="00A45500">
        <w:rPr>
          <w:vertAlign w:val="superscript"/>
        </w:rPr>
        <w:fldChar w:fldCharType="separate"/>
      </w:r>
      <w:r w:rsidR="00A55661" w:rsidRPr="00A45500">
        <w:rPr>
          <w:vertAlign w:val="superscript"/>
        </w:rPr>
        <w:t>[8]</w:t>
      </w:r>
      <w:r w:rsidR="007D61BF" w:rsidRPr="00A45500">
        <w:rPr>
          <w:vertAlign w:val="superscript"/>
        </w:rPr>
        <w:fldChar w:fldCharType="end"/>
      </w:r>
      <w:r w:rsidR="005D58B9" w:rsidRPr="00A45500">
        <w:rPr>
          <w:rFonts w:hint="eastAsia"/>
        </w:rPr>
        <w:t>能够</w:t>
      </w:r>
      <w:r w:rsidR="0062391A" w:rsidRPr="00A45500">
        <w:rPr>
          <w:rFonts w:hint="eastAsia"/>
        </w:rPr>
        <w:t>在程序崩溃之前持续</w:t>
      </w:r>
      <w:r w:rsidR="005D58B9" w:rsidRPr="00A45500">
        <w:rPr>
          <w:rFonts w:hint="eastAsia"/>
        </w:rPr>
        <w:t>记录</w:t>
      </w:r>
      <w:r w:rsidR="009C34AC" w:rsidRPr="00A45500">
        <w:rPr>
          <w:rFonts w:hint="eastAsia"/>
        </w:rPr>
        <w:t>程序信息，</w:t>
      </w:r>
      <w:r w:rsidR="00B834A2" w:rsidRPr="00A45500">
        <w:rPr>
          <w:rFonts w:hint="eastAsia"/>
        </w:rPr>
        <w:t>如</w:t>
      </w:r>
      <w:r w:rsidR="00B523B7" w:rsidRPr="00A45500">
        <w:rPr>
          <w:rFonts w:hint="eastAsia"/>
        </w:rPr>
        <w:t>寄存器内容</w:t>
      </w:r>
      <w:r w:rsidR="00C203BC" w:rsidRPr="00A45500">
        <w:rPr>
          <w:rFonts w:hint="eastAsia"/>
        </w:rPr>
        <w:t>等，</w:t>
      </w:r>
      <w:r w:rsidR="005D58B9" w:rsidRPr="00A45500">
        <w:rPr>
          <w:rFonts w:hint="eastAsia"/>
        </w:rPr>
        <w:t>并</w:t>
      </w:r>
      <w:r w:rsidR="00537C38" w:rsidRPr="00A45500">
        <w:rPr>
          <w:rFonts w:hint="eastAsia"/>
        </w:rPr>
        <w:t>确定性地</w:t>
      </w:r>
      <w:r w:rsidR="005D58B9" w:rsidRPr="00A45500">
        <w:rPr>
          <w:rFonts w:hint="eastAsia"/>
        </w:rPr>
        <w:t>重放程序</w:t>
      </w:r>
      <w:r w:rsidR="009452B8" w:rsidRPr="00A45500">
        <w:rPr>
          <w:rFonts w:hint="eastAsia"/>
        </w:rPr>
        <w:t>。</w:t>
      </w:r>
      <w:proofErr w:type="spellStart"/>
      <w:r w:rsidR="005D58B9" w:rsidRPr="00A45500">
        <w:rPr>
          <w:rFonts w:hint="eastAsia"/>
        </w:rPr>
        <w:t>B</w:t>
      </w:r>
      <w:r w:rsidR="005D58B9" w:rsidRPr="00A45500">
        <w:t>ugnet</w:t>
      </w:r>
      <w:proofErr w:type="spellEnd"/>
      <w:r w:rsidR="0079394F" w:rsidRPr="00A45500">
        <w:rPr>
          <w:rFonts w:hint="eastAsia"/>
        </w:rPr>
        <w:t>不支持</w:t>
      </w:r>
      <w:r w:rsidR="0050526C" w:rsidRPr="00A45500">
        <w:rPr>
          <w:rFonts w:hint="eastAsia"/>
        </w:rPr>
        <w:t>记录</w:t>
      </w:r>
      <w:r w:rsidR="000E4EB0" w:rsidRPr="00A45500">
        <w:rPr>
          <w:rFonts w:hint="eastAsia"/>
        </w:rPr>
        <w:t>跟踪程序</w:t>
      </w:r>
      <w:r w:rsidR="00470BF5" w:rsidRPr="00A45500">
        <w:rPr>
          <w:rFonts w:hint="eastAsia"/>
        </w:rPr>
        <w:t>的</w:t>
      </w:r>
      <w:r w:rsidR="000E4EB0" w:rsidRPr="00A45500">
        <w:rPr>
          <w:rFonts w:hint="eastAsia"/>
        </w:rPr>
        <w:t>I/O</w:t>
      </w:r>
      <w:r w:rsidR="00C5424F" w:rsidRPr="00A45500">
        <w:rPr>
          <w:rFonts w:hint="eastAsia"/>
        </w:rPr>
        <w:t>信息</w:t>
      </w:r>
      <w:r w:rsidR="000E4EB0" w:rsidRPr="00A45500">
        <w:rPr>
          <w:rFonts w:hint="eastAsia"/>
        </w:rPr>
        <w:t>，中断和</w:t>
      </w:r>
      <w:r w:rsidR="000E4EB0" w:rsidRPr="00A45500">
        <w:rPr>
          <w:rFonts w:hint="eastAsia"/>
        </w:rPr>
        <w:t>DMA</w:t>
      </w:r>
      <w:r w:rsidR="000E4EB0" w:rsidRPr="00A45500">
        <w:rPr>
          <w:rFonts w:hint="eastAsia"/>
        </w:rPr>
        <w:t>传输</w:t>
      </w:r>
      <w:r w:rsidR="002D1135" w:rsidRPr="00A45500">
        <w:rPr>
          <w:rFonts w:hint="eastAsia"/>
        </w:rPr>
        <w:t>信号等</w:t>
      </w:r>
      <w:r w:rsidR="000E4EB0" w:rsidRPr="00A45500">
        <w:rPr>
          <w:rFonts w:hint="eastAsia"/>
        </w:rPr>
        <w:t>，</w:t>
      </w:r>
      <w:r w:rsidR="00BB7CA7" w:rsidRPr="00A45500">
        <w:rPr>
          <w:rFonts w:hint="eastAsia"/>
        </w:rPr>
        <w:t>降低了</w:t>
      </w:r>
      <w:r w:rsidR="000E4EB0" w:rsidRPr="00A45500">
        <w:rPr>
          <w:rFonts w:hint="eastAsia"/>
        </w:rPr>
        <w:t>硬件支持</w:t>
      </w:r>
      <w:r w:rsidR="00A46DCF" w:rsidRPr="00A45500">
        <w:rPr>
          <w:rFonts w:hint="eastAsia"/>
        </w:rPr>
        <w:t>的复杂度</w:t>
      </w:r>
      <w:r w:rsidR="00B84542" w:rsidRPr="00A45500">
        <w:rPr>
          <w:rFonts w:hint="eastAsia"/>
        </w:rPr>
        <w:t>和记录信息的</w:t>
      </w:r>
      <w:r w:rsidR="007B0B1C" w:rsidRPr="00A45500">
        <w:rPr>
          <w:rFonts w:hint="eastAsia"/>
        </w:rPr>
        <w:t>规模</w:t>
      </w:r>
      <w:r w:rsidR="001F6E5C" w:rsidRPr="00A45500">
        <w:rPr>
          <w:rFonts w:hint="eastAsia"/>
        </w:rPr>
        <w:t>，但是</w:t>
      </w:r>
      <w:r w:rsidR="00603586" w:rsidRPr="00A45500">
        <w:rPr>
          <w:rFonts w:hint="eastAsia"/>
        </w:rPr>
        <w:t>也破坏了程序的</w:t>
      </w:r>
      <w:r w:rsidR="00E0433D" w:rsidRPr="00A45500">
        <w:rPr>
          <w:rFonts w:hint="eastAsia"/>
        </w:rPr>
        <w:t>通用性</w:t>
      </w:r>
      <w:r w:rsidR="00471EE8" w:rsidRPr="00A45500">
        <w:rPr>
          <w:rFonts w:hint="eastAsia"/>
        </w:rPr>
        <w:t>，</w:t>
      </w:r>
      <w:r w:rsidR="0049342C" w:rsidRPr="00A45500">
        <w:rPr>
          <w:rFonts w:hint="eastAsia"/>
        </w:rPr>
        <w:t>不支持</w:t>
      </w:r>
      <w:r w:rsidR="008167AA" w:rsidRPr="00A45500">
        <w:rPr>
          <w:rFonts w:hint="eastAsia"/>
        </w:rPr>
        <w:t>对</w:t>
      </w:r>
      <w:r w:rsidR="00CD2D82" w:rsidRPr="00A45500">
        <w:rPr>
          <w:rFonts w:hint="eastAsia"/>
        </w:rPr>
        <w:t>具有上述信息的</w:t>
      </w:r>
      <w:r w:rsidR="00674E54" w:rsidRPr="00A45500">
        <w:rPr>
          <w:rFonts w:hint="eastAsia"/>
        </w:rPr>
        <w:t>工作负载</w:t>
      </w:r>
      <w:r w:rsidR="00277B28" w:rsidRPr="00A45500">
        <w:rPr>
          <w:rFonts w:hint="eastAsia"/>
        </w:rPr>
        <w:t>进行记录和重放</w:t>
      </w:r>
      <w:r w:rsidR="000E4EB0" w:rsidRPr="00A45500">
        <w:rPr>
          <w:rFonts w:hint="eastAsia"/>
        </w:rPr>
        <w:t>。</w:t>
      </w:r>
      <w:r w:rsidR="001718FB" w:rsidRPr="00A45500">
        <w:rPr>
          <w:rFonts w:hint="eastAsia"/>
        </w:rPr>
        <w:t>Jockey</w:t>
      </w:r>
      <w:r w:rsidR="001718FB" w:rsidRPr="00A45500">
        <w:rPr>
          <w:vertAlign w:val="superscript"/>
        </w:rPr>
        <w:fldChar w:fldCharType="begin"/>
      </w:r>
      <w:r w:rsidR="001718FB" w:rsidRPr="00A45500">
        <w:rPr>
          <w:vertAlign w:val="superscript"/>
        </w:rPr>
        <w:instrText xml:space="preserve"> </w:instrText>
      </w:r>
      <w:r w:rsidR="001718FB" w:rsidRPr="00A45500">
        <w:rPr>
          <w:rFonts w:hint="eastAsia"/>
          <w:vertAlign w:val="superscript"/>
        </w:rPr>
        <w:instrText>REF _Ref99208113 \r \h</w:instrText>
      </w:r>
      <w:r w:rsidR="001718FB" w:rsidRPr="00A45500">
        <w:rPr>
          <w:vertAlign w:val="superscript"/>
        </w:rPr>
        <w:instrText xml:space="preserve">  \* MERGEFORMAT </w:instrText>
      </w:r>
      <w:r w:rsidR="001718FB" w:rsidRPr="00A45500">
        <w:rPr>
          <w:vertAlign w:val="superscript"/>
        </w:rPr>
      </w:r>
      <w:r w:rsidR="001718FB" w:rsidRPr="00A45500">
        <w:rPr>
          <w:vertAlign w:val="superscript"/>
        </w:rPr>
        <w:fldChar w:fldCharType="separate"/>
      </w:r>
      <w:r w:rsidR="00A55661" w:rsidRPr="00A45500">
        <w:rPr>
          <w:vertAlign w:val="superscript"/>
        </w:rPr>
        <w:t>[10]</w:t>
      </w:r>
      <w:r w:rsidR="001718FB" w:rsidRPr="00A45500">
        <w:rPr>
          <w:vertAlign w:val="superscript"/>
        </w:rPr>
        <w:fldChar w:fldCharType="end"/>
      </w:r>
      <w:r w:rsidR="001718FB" w:rsidRPr="00A45500">
        <w:rPr>
          <w:rFonts w:hint="eastAsia"/>
        </w:rPr>
        <w:t>可以</w:t>
      </w:r>
      <w:r w:rsidR="00121288" w:rsidRPr="00A45500">
        <w:rPr>
          <w:rFonts w:hint="eastAsia"/>
        </w:rPr>
        <w:t>将</w:t>
      </w:r>
      <w:r w:rsidR="001718FB" w:rsidRPr="00A45500">
        <w:rPr>
          <w:rFonts w:hint="eastAsia"/>
        </w:rPr>
        <w:t>程序运行中的动态链接库拦截系统调用和</w:t>
      </w:r>
      <w:r w:rsidR="001718FB" w:rsidRPr="00A45500">
        <w:rPr>
          <w:rFonts w:hint="eastAsia"/>
        </w:rPr>
        <w:t>CPU</w:t>
      </w:r>
      <w:r w:rsidR="001718FB" w:rsidRPr="00A45500">
        <w:rPr>
          <w:rFonts w:hint="eastAsia"/>
        </w:rPr>
        <w:t>指令。但是</w:t>
      </w:r>
      <w:r w:rsidR="001718FB" w:rsidRPr="00A45500">
        <w:rPr>
          <w:rFonts w:hint="eastAsia"/>
        </w:rPr>
        <w:t>Jockey</w:t>
      </w:r>
      <w:r w:rsidR="001718FB" w:rsidRPr="00A45500">
        <w:rPr>
          <w:rFonts w:hint="eastAsia"/>
        </w:rPr>
        <w:t>需要作为目标进程的一部分运行，增加了部署和维护成本，并且不支持很多程序。</w:t>
      </w:r>
    </w:p>
    <w:p w14:paraId="05A0C185" w14:textId="37A7B098" w:rsidR="001D6EB3" w:rsidRPr="00A45500" w:rsidRDefault="00DD0413" w:rsidP="002269F4">
      <w:pPr>
        <w:ind w:firstLine="480"/>
      </w:pPr>
      <w:r w:rsidRPr="00A45500">
        <w:rPr>
          <w:rFonts w:hint="eastAsia"/>
        </w:rPr>
        <w:t>另外一些</w:t>
      </w:r>
      <w:r w:rsidR="001D6EB3" w:rsidRPr="00A45500">
        <w:rPr>
          <w:rFonts w:hint="eastAsia"/>
        </w:rPr>
        <w:t>方案</w:t>
      </w:r>
      <w:r w:rsidR="002C4113" w:rsidRPr="00A45500">
        <w:rPr>
          <w:rFonts w:hint="eastAsia"/>
        </w:rPr>
        <w:t>则</w:t>
      </w:r>
      <w:r w:rsidR="001A3DE6" w:rsidRPr="00A45500">
        <w:rPr>
          <w:rFonts w:hint="eastAsia"/>
        </w:rPr>
        <w:t>着重于</w:t>
      </w:r>
      <w:r w:rsidR="00CA2F3C" w:rsidRPr="00A45500">
        <w:rPr>
          <w:rFonts w:hint="eastAsia"/>
        </w:rPr>
        <w:t>实现</w:t>
      </w:r>
      <w:r w:rsidR="001D6EB3" w:rsidRPr="00A45500">
        <w:rPr>
          <w:rFonts w:hint="eastAsia"/>
        </w:rPr>
        <w:t>任意二进制程序</w:t>
      </w:r>
      <w:r w:rsidR="006F5C10" w:rsidRPr="00A45500">
        <w:rPr>
          <w:rFonts w:hint="eastAsia"/>
        </w:rPr>
        <w:t>的确定性重放</w:t>
      </w:r>
      <w:r w:rsidR="001D6EB3" w:rsidRPr="00A45500">
        <w:rPr>
          <w:rFonts w:hint="eastAsia"/>
        </w:rPr>
        <w:t>，以适度的性能</w:t>
      </w:r>
      <w:r w:rsidR="00DA638A" w:rsidRPr="00A45500">
        <w:rPr>
          <w:rFonts w:hint="eastAsia"/>
        </w:rPr>
        <w:t>损耗为代价</w:t>
      </w:r>
      <w:r w:rsidR="009E0F35" w:rsidRPr="00A45500">
        <w:rPr>
          <w:rFonts w:hint="eastAsia"/>
        </w:rPr>
        <w:t>，</w:t>
      </w:r>
      <w:r w:rsidR="001D6EB3" w:rsidRPr="00A45500">
        <w:rPr>
          <w:rFonts w:hint="eastAsia"/>
        </w:rPr>
        <w:t>提供</w:t>
      </w:r>
      <w:r w:rsidR="009E0F35" w:rsidRPr="00A45500">
        <w:rPr>
          <w:rFonts w:hint="eastAsia"/>
        </w:rPr>
        <w:t>程序</w:t>
      </w:r>
      <w:r w:rsidR="005B2E68" w:rsidRPr="00A45500">
        <w:rPr>
          <w:rFonts w:hint="eastAsia"/>
        </w:rPr>
        <w:t>的</w:t>
      </w:r>
      <w:r w:rsidR="001D6EB3" w:rsidRPr="00A45500">
        <w:rPr>
          <w:rFonts w:hint="eastAsia"/>
        </w:rPr>
        <w:t>通用性</w:t>
      </w:r>
      <w:r w:rsidR="005B2E68" w:rsidRPr="00A45500">
        <w:rPr>
          <w:rFonts w:hint="eastAsia"/>
        </w:rPr>
        <w:t>。</w:t>
      </w:r>
      <w:proofErr w:type="spellStart"/>
      <w:r w:rsidR="001E0816" w:rsidRPr="00A45500">
        <w:t>Devietti</w:t>
      </w:r>
      <w:proofErr w:type="spellEnd"/>
      <w:r w:rsidR="00BB209C" w:rsidRPr="00A45500">
        <w:rPr>
          <w:rFonts w:hint="eastAsia"/>
        </w:rPr>
        <w:t>等人</w:t>
      </w:r>
      <w:r w:rsidR="0005688A" w:rsidRPr="00A45500">
        <w:rPr>
          <w:rFonts w:hint="eastAsia"/>
        </w:rPr>
        <w:t>提出了</w:t>
      </w:r>
      <w:r w:rsidR="0005688A" w:rsidRPr="00A45500">
        <w:rPr>
          <w:rFonts w:hint="eastAsia"/>
        </w:rPr>
        <w:t>D</w:t>
      </w:r>
      <w:r w:rsidR="0005688A" w:rsidRPr="00A45500">
        <w:t>MP</w:t>
      </w:r>
      <w:r w:rsidR="0005688A" w:rsidRPr="00A45500">
        <w:rPr>
          <w:vertAlign w:val="superscript"/>
        </w:rPr>
        <w:fldChar w:fldCharType="begin"/>
      </w:r>
      <w:r w:rsidR="0005688A" w:rsidRPr="00A45500">
        <w:rPr>
          <w:vertAlign w:val="superscript"/>
        </w:rPr>
        <w:instrText xml:space="preserve"> REF _Ref99289078 \r \h  \* MERGEFORMAT </w:instrText>
      </w:r>
      <w:r w:rsidR="0005688A" w:rsidRPr="00A45500">
        <w:rPr>
          <w:vertAlign w:val="superscript"/>
        </w:rPr>
      </w:r>
      <w:r w:rsidR="0005688A" w:rsidRPr="00A45500">
        <w:rPr>
          <w:vertAlign w:val="superscript"/>
        </w:rPr>
        <w:fldChar w:fldCharType="separate"/>
      </w:r>
      <w:r w:rsidR="00A55661" w:rsidRPr="00A45500">
        <w:rPr>
          <w:vertAlign w:val="superscript"/>
        </w:rPr>
        <w:t>[35]</w:t>
      </w:r>
      <w:r w:rsidR="0005688A" w:rsidRPr="00A45500">
        <w:rPr>
          <w:vertAlign w:val="superscript"/>
        </w:rPr>
        <w:fldChar w:fldCharType="end"/>
      </w:r>
      <w:r w:rsidR="00ED7E7C" w:rsidRPr="00A45500">
        <w:rPr>
          <w:rFonts w:hint="eastAsia"/>
        </w:rPr>
        <w:t>，</w:t>
      </w:r>
      <w:r w:rsidR="0072534F" w:rsidRPr="00A45500">
        <w:rPr>
          <w:rFonts w:hint="eastAsia"/>
        </w:rPr>
        <w:t>一个</w:t>
      </w:r>
      <w:r w:rsidR="0057500A" w:rsidRPr="00A45500">
        <w:rPr>
          <w:rFonts w:hint="eastAsia"/>
        </w:rPr>
        <w:t>完全确定性的</w:t>
      </w:r>
      <w:r w:rsidR="00E0562B" w:rsidRPr="00A45500">
        <w:rPr>
          <w:rFonts w:hint="eastAsia"/>
        </w:rPr>
        <w:t>共享内存多处理器</w:t>
      </w:r>
      <w:r w:rsidR="005A78D6" w:rsidRPr="00A45500">
        <w:rPr>
          <w:rFonts w:hint="eastAsia"/>
        </w:rPr>
        <w:t>。</w:t>
      </w:r>
      <w:r w:rsidR="005A78D6" w:rsidRPr="00A45500">
        <w:rPr>
          <w:rFonts w:hint="eastAsia"/>
        </w:rPr>
        <w:t>D</w:t>
      </w:r>
      <w:r w:rsidR="005A78D6" w:rsidRPr="00A45500">
        <w:t>MP</w:t>
      </w:r>
      <w:r w:rsidR="00FD7E21" w:rsidRPr="00A45500">
        <w:rPr>
          <w:rFonts w:hint="eastAsia"/>
        </w:rPr>
        <w:t>将</w:t>
      </w:r>
      <w:r w:rsidR="009F394C" w:rsidRPr="00A45500">
        <w:rPr>
          <w:rFonts w:hint="eastAsia"/>
        </w:rPr>
        <w:t>任意多线程程序的行为</w:t>
      </w:r>
      <w:r w:rsidR="00DF7233" w:rsidRPr="00A45500">
        <w:rPr>
          <w:rFonts w:hint="eastAsia"/>
        </w:rPr>
        <w:t>约束为</w:t>
      </w:r>
      <w:r w:rsidR="00080FB8" w:rsidRPr="00A45500">
        <w:rPr>
          <w:rFonts w:hint="eastAsia"/>
        </w:rPr>
        <w:t>输入的函数，保证进程间通信</w:t>
      </w:r>
      <w:r w:rsidR="003F7A17" w:rsidRPr="00A45500">
        <w:rPr>
          <w:rFonts w:hint="eastAsia"/>
        </w:rPr>
        <w:t>的完全确定性。</w:t>
      </w:r>
      <w:r w:rsidR="00B933DC" w:rsidRPr="00A45500">
        <w:t>Bergan T</w:t>
      </w:r>
      <w:r w:rsidR="00D03511" w:rsidRPr="00A45500">
        <w:rPr>
          <w:rFonts w:hint="eastAsia"/>
        </w:rPr>
        <w:t>等人</w:t>
      </w:r>
      <w:r w:rsidR="00B7408E" w:rsidRPr="00A45500">
        <w:rPr>
          <w:rFonts w:hint="eastAsia"/>
        </w:rPr>
        <w:t>提出了</w:t>
      </w:r>
      <w:proofErr w:type="spellStart"/>
      <w:r w:rsidR="00B933DC" w:rsidRPr="00A45500">
        <w:t>CoreDet</w:t>
      </w:r>
      <w:proofErr w:type="spellEnd"/>
      <w:r w:rsidR="00D778CA" w:rsidRPr="00A45500">
        <w:rPr>
          <w:vertAlign w:val="superscript"/>
        </w:rPr>
        <w:fldChar w:fldCharType="begin"/>
      </w:r>
      <w:r w:rsidR="00D778CA" w:rsidRPr="00A45500">
        <w:rPr>
          <w:vertAlign w:val="superscript"/>
        </w:rPr>
        <w:instrText xml:space="preserve"> REF _Ref99289592 \r \h  \* MERGEFORMAT </w:instrText>
      </w:r>
      <w:r w:rsidR="00D778CA" w:rsidRPr="00A45500">
        <w:rPr>
          <w:vertAlign w:val="superscript"/>
        </w:rPr>
      </w:r>
      <w:r w:rsidR="00D778CA" w:rsidRPr="00A45500">
        <w:rPr>
          <w:vertAlign w:val="superscript"/>
        </w:rPr>
        <w:fldChar w:fldCharType="separate"/>
      </w:r>
      <w:r w:rsidR="00A55661" w:rsidRPr="00A45500">
        <w:rPr>
          <w:vertAlign w:val="superscript"/>
        </w:rPr>
        <w:t>[36]</w:t>
      </w:r>
      <w:r w:rsidR="00D778CA" w:rsidRPr="00A45500">
        <w:rPr>
          <w:vertAlign w:val="superscript"/>
        </w:rPr>
        <w:fldChar w:fldCharType="end"/>
      </w:r>
      <w:r w:rsidR="001407AD" w:rsidRPr="00A45500">
        <w:rPr>
          <w:rFonts w:hint="eastAsia"/>
        </w:rPr>
        <w:t>来</w:t>
      </w:r>
      <w:r w:rsidR="00E50B5C" w:rsidRPr="00A45500">
        <w:rPr>
          <w:rFonts w:hint="eastAsia"/>
        </w:rPr>
        <w:t>消除</w:t>
      </w:r>
      <w:r w:rsidR="00223050" w:rsidRPr="00A45500">
        <w:rPr>
          <w:rFonts w:hint="eastAsia"/>
        </w:rPr>
        <w:t>并行程序</w:t>
      </w:r>
      <w:r w:rsidR="00125CA7" w:rsidRPr="00A45500">
        <w:rPr>
          <w:rFonts w:hint="eastAsia"/>
        </w:rPr>
        <w:t>中的不确定性</w:t>
      </w:r>
      <w:r w:rsidR="00971AD8" w:rsidRPr="00A45500">
        <w:rPr>
          <w:rFonts w:hint="eastAsia"/>
        </w:rPr>
        <w:t>。</w:t>
      </w:r>
      <w:proofErr w:type="spellStart"/>
      <w:r w:rsidR="00971AD8" w:rsidRPr="00A45500">
        <w:rPr>
          <w:rFonts w:hint="eastAsia"/>
        </w:rPr>
        <w:t>C</w:t>
      </w:r>
      <w:r w:rsidR="00971AD8" w:rsidRPr="00A45500">
        <w:t>oreDet</w:t>
      </w:r>
      <w:proofErr w:type="spellEnd"/>
      <w:r w:rsidR="00971AD8" w:rsidRPr="00A45500">
        <w:rPr>
          <w:rFonts w:hint="eastAsia"/>
        </w:rPr>
        <w:t>是一个</w:t>
      </w:r>
      <w:r w:rsidR="00715C74" w:rsidRPr="00A45500">
        <w:rPr>
          <w:rFonts w:hint="eastAsia"/>
        </w:rPr>
        <w:t>编译器和运行时系统</w:t>
      </w:r>
      <w:r w:rsidR="00293E7A" w:rsidRPr="00A45500">
        <w:rPr>
          <w:rFonts w:hint="eastAsia"/>
        </w:rPr>
        <w:t>，能够确定性地运行任意多线程</w:t>
      </w:r>
      <w:r w:rsidR="00293E7A" w:rsidRPr="00A45500">
        <w:rPr>
          <w:rFonts w:hint="eastAsia"/>
        </w:rPr>
        <w:t>C</w:t>
      </w:r>
      <w:r w:rsidR="00293E7A" w:rsidRPr="00A45500">
        <w:t>/C++ POSIX</w:t>
      </w:r>
      <w:r w:rsidR="00293E7A" w:rsidRPr="00A45500">
        <w:rPr>
          <w:rFonts w:hint="eastAsia"/>
        </w:rPr>
        <w:t>线程程序</w:t>
      </w:r>
      <w:r w:rsidR="00926EE6" w:rsidRPr="00A45500">
        <w:rPr>
          <w:rFonts w:hint="eastAsia"/>
        </w:rPr>
        <w:t>。</w:t>
      </w:r>
      <w:r w:rsidR="00112905" w:rsidRPr="00A45500">
        <w:t>Calvin</w:t>
      </w:r>
      <w:r w:rsidR="0053500E" w:rsidRPr="00A45500">
        <w:rPr>
          <w:vertAlign w:val="superscript"/>
        </w:rPr>
        <w:fldChar w:fldCharType="begin"/>
      </w:r>
      <w:r w:rsidR="0053500E" w:rsidRPr="00A45500">
        <w:rPr>
          <w:vertAlign w:val="superscript"/>
        </w:rPr>
        <w:instrText xml:space="preserve"> REF _Ref99289734 \r \h </w:instrText>
      </w:r>
      <w:r w:rsidR="00B165F5"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A55661" w:rsidRPr="00A45500">
        <w:rPr>
          <w:vertAlign w:val="superscript"/>
        </w:rPr>
        <w:t>[37]</w:t>
      </w:r>
      <w:r w:rsidR="0053500E" w:rsidRPr="00A45500">
        <w:rPr>
          <w:vertAlign w:val="superscript"/>
        </w:rPr>
        <w:fldChar w:fldCharType="end"/>
      </w:r>
      <w:r w:rsidR="00FB2B28" w:rsidRPr="00A45500">
        <w:rPr>
          <w:rFonts w:hint="eastAsia"/>
        </w:rPr>
        <w:t>提出了一个</w:t>
      </w:r>
      <w:r w:rsidR="009B4F90" w:rsidRPr="00A45500">
        <w:rPr>
          <w:rFonts w:hint="eastAsia"/>
        </w:rPr>
        <w:t>确定性的</w:t>
      </w:r>
      <w:r w:rsidR="009022B1" w:rsidRPr="00A45500">
        <w:rPr>
          <w:rFonts w:hint="eastAsia"/>
        </w:rPr>
        <w:t>共享内存</w:t>
      </w:r>
      <w:r w:rsidR="004C6F18" w:rsidRPr="00A45500">
        <w:rPr>
          <w:rFonts w:hint="eastAsia"/>
        </w:rPr>
        <w:t>模型</w:t>
      </w:r>
      <w:r w:rsidR="00B173EF" w:rsidRPr="00A45500">
        <w:rPr>
          <w:rFonts w:hint="eastAsia"/>
        </w:rPr>
        <w:t>；</w:t>
      </w:r>
      <w:r w:rsidR="0053500E" w:rsidRPr="00A45500">
        <w:rPr>
          <w:rFonts w:hint="eastAsia"/>
        </w:rPr>
        <w:t>RCDC</w:t>
      </w:r>
      <w:r w:rsidR="0053500E" w:rsidRPr="00A45500">
        <w:rPr>
          <w:vertAlign w:val="superscript"/>
        </w:rPr>
        <w:fldChar w:fldCharType="begin"/>
      </w:r>
      <w:r w:rsidR="0053500E" w:rsidRPr="00A45500">
        <w:rPr>
          <w:vertAlign w:val="superscript"/>
        </w:rPr>
        <w:instrText xml:space="preserve"> </w:instrText>
      </w:r>
      <w:r w:rsidR="0053500E" w:rsidRPr="00A45500">
        <w:rPr>
          <w:rFonts w:hint="eastAsia"/>
          <w:vertAlign w:val="superscript"/>
        </w:rPr>
        <w:instrText>REF _Ref99289750 \r \h</w:instrText>
      </w:r>
      <w:r w:rsidR="0053500E" w:rsidRPr="00A45500">
        <w:rPr>
          <w:vertAlign w:val="superscript"/>
        </w:rPr>
        <w:instrText xml:space="preserve"> </w:instrText>
      </w:r>
      <w:r w:rsidR="00AD1376"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A55661" w:rsidRPr="00A45500">
        <w:rPr>
          <w:vertAlign w:val="superscript"/>
        </w:rPr>
        <w:t>[38]</w:t>
      </w:r>
      <w:r w:rsidR="0053500E" w:rsidRPr="00A45500">
        <w:rPr>
          <w:vertAlign w:val="superscript"/>
        </w:rPr>
        <w:lastRenderedPageBreak/>
        <w:fldChar w:fldCharType="end"/>
      </w:r>
      <w:r w:rsidR="00690B9B" w:rsidRPr="00A45500">
        <w:rPr>
          <w:rFonts w:hint="eastAsia"/>
        </w:rPr>
        <w:t>使用软硬件</w:t>
      </w:r>
      <w:r w:rsidR="00832260" w:rsidRPr="00A45500">
        <w:rPr>
          <w:rFonts w:hint="eastAsia"/>
        </w:rPr>
        <w:t>结合的方法</w:t>
      </w:r>
      <w:r w:rsidR="00E8450B" w:rsidRPr="00A45500">
        <w:rPr>
          <w:rFonts w:hint="eastAsia"/>
        </w:rPr>
        <w:t>，提出了</w:t>
      </w:r>
      <w:r w:rsidR="00507E3F" w:rsidRPr="00A45500">
        <w:rPr>
          <w:rFonts w:hint="eastAsia"/>
        </w:rPr>
        <w:t>一个高性能</w:t>
      </w:r>
      <w:r w:rsidR="00974FF2" w:rsidRPr="00A45500">
        <w:rPr>
          <w:rFonts w:hint="eastAsia"/>
        </w:rPr>
        <w:t>确定性执行</w:t>
      </w:r>
      <w:r w:rsidR="001D021D" w:rsidRPr="00A45500">
        <w:rPr>
          <w:rFonts w:hint="eastAsia"/>
        </w:rPr>
        <w:t>架构</w:t>
      </w:r>
      <w:r w:rsidR="0060747F" w:rsidRPr="00A45500">
        <w:rPr>
          <w:rFonts w:hint="eastAsia"/>
        </w:rPr>
        <w:t>；</w:t>
      </w:r>
      <w:proofErr w:type="spellStart"/>
      <w:r w:rsidR="000804F2" w:rsidRPr="00A45500">
        <w:rPr>
          <w:rFonts w:hint="eastAsia"/>
        </w:rPr>
        <w:t>D</w:t>
      </w:r>
      <w:r w:rsidR="000804F2" w:rsidRPr="00A45500">
        <w:t>threads</w:t>
      </w:r>
      <w:proofErr w:type="spellEnd"/>
      <w:r w:rsidR="000804F2" w:rsidRPr="00A45500">
        <w:rPr>
          <w:vertAlign w:val="superscript"/>
        </w:rPr>
        <w:fldChar w:fldCharType="begin"/>
      </w:r>
      <w:r w:rsidR="000804F2" w:rsidRPr="00A45500">
        <w:rPr>
          <w:vertAlign w:val="superscript"/>
        </w:rPr>
        <w:instrText xml:space="preserve"> REF _Ref99289774 \r \h </w:instrText>
      </w:r>
      <w:r w:rsidR="00FC102A" w:rsidRPr="00A45500">
        <w:rPr>
          <w:vertAlign w:val="superscript"/>
        </w:rPr>
        <w:instrText xml:space="preserve"> \* MERGEFORMAT </w:instrText>
      </w:r>
      <w:r w:rsidR="000804F2" w:rsidRPr="00A45500">
        <w:rPr>
          <w:vertAlign w:val="superscript"/>
        </w:rPr>
      </w:r>
      <w:r w:rsidR="000804F2" w:rsidRPr="00A45500">
        <w:rPr>
          <w:vertAlign w:val="superscript"/>
        </w:rPr>
        <w:fldChar w:fldCharType="separate"/>
      </w:r>
      <w:r w:rsidR="00A55661" w:rsidRPr="00A45500">
        <w:rPr>
          <w:vertAlign w:val="superscript"/>
        </w:rPr>
        <w:t>[39]</w:t>
      </w:r>
      <w:r w:rsidR="000804F2" w:rsidRPr="00A45500">
        <w:rPr>
          <w:vertAlign w:val="superscript"/>
        </w:rPr>
        <w:fldChar w:fldCharType="end"/>
      </w:r>
      <w:r w:rsidR="007E1D1D" w:rsidRPr="00A45500">
        <w:rPr>
          <w:rFonts w:hint="eastAsia"/>
        </w:rPr>
        <w:t xml:space="preserve"> </w:t>
      </w:r>
      <w:r w:rsidR="00954D26" w:rsidRPr="00A45500">
        <w:rPr>
          <w:rFonts w:hint="eastAsia"/>
        </w:rPr>
        <w:t>通过</w:t>
      </w:r>
      <w:r w:rsidR="007E1D1D" w:rsidRPr="00A45500">
        <w:rPr>
          <w:rFonts w:hint="eastAsia"/>
        </w:rPr>
        <w:t>替换</w:t>
      </w:r>
      <w:proofErr w:type="spellStart"/>
      <w:r w:rsidR="007E1D1D" w:rsidRPr="00A45500">
        <w:rPr>
          <w:rFonts w:hint="eastAsia"/>
        </w:rPr>
        <w:t>PThreads</w:t>
      </w:r>
      <w:proofErr w:type="spellEnd"/>
      <w:r w:rsidR="00D91C1A" w:rsidRPr="00A45500">
        <w:rPr>
          <w:rFonts w:hint="eastAsia"/>
        </w:rPr>
        <w:t>函数</w:t>
      </w:r>
      <w:r w:rsidR="007E1D1D" w:rsidRPr="00A45500">
        <w:rPr>
          <w:rFonts w:hint="eastAsia"/>
        </w:rPr>
        <w:t>库</w:t>
      </w:r>
      <w:r w:rsidR="00ED73A8" w:rsidRPr="00A45500">
        <w:rPr>
          <w:rFonts w:hint="eastAsia"/>
        </w:rPr>
        <w:t>的方式实现了确定性的多线程系统。</w:t>
      </w:r>
    </w:p>
    <w:p w14:paraId="643AE42B" w14:textId="5D4F0945" w:rsidR="005B5F64" w:rsidRPr="00A45500" w:rsidRDefault="0066040B" w:rsidP="0066040B">
      <w:pPr>
        <w:pStyle w:val="22"/>
      </w:pPr>
      <w:bookmarkStart w:id="106" w:name="_Toc99905736"/>
      <w:r w:rsidRPr="00A45500">
        <w:rPr>
          <w:rFonts w:hint="eastAsia"/>
        </w:rPr>
        <w:t>1</w:t>
      </w:r>
      <w:r w:rsidRPr="00A45500">
        <w:t>.2.</w:t>
      </w:r>
      <w:r w:rsidR="00C71BCC" w:rsidRPr="00A45500">
        <w:t>3</w:t>
      </w:r>
      <w:r w:rsidRPr="00A45500">
        <w:t xml:space="preserve"> </w:t>
      </w:r>
      <w:r w:rsidR="00E0392D" w:rsidRPr="00A45500">
        <w:rPr>
          <w:rFonts w:hint="eastAsia"/>
        </w:rPr>
        <w:t>基于</w:t>
      </w:r>
      <w:r w:rsidR="00663627" w:rsidRPr="00A45500">
        <w:rPr>
          <w:rFonts w:hint="eastAsia"/>
        </w:rPr>
        <w:t>确定性执行的</w:t>
      </w:r>
      <w:r w:rsidR="00317737" w:rsidRPr="00A45500">
        <w:rPr>
          <w:rFonts w:hint="eastAsia"/>
        </w:rPr>
        <w:t>可重现性研究现状</w:t>
      </w:r>
      <w:bookmarkEnd w:id="106"/>
    </w:p>
    <w:p w14:paraId="0CF569BB" w14:textId="2A3D4B70" w:rsidR="00236598" w:rsidRPr="00A45500" w:rsidRDefault="00236598" w:rsidP="00150732">
      <w:pPr>
        <w:ind w:firstLine="480"/>
        <w:rPr>
          <w:shd w:val="clear" w:color="auto" w:fill="FFFFFF"/>
        </w:rPr>
      </w:pPr>
      <w:r w:rsidRPr="00A45500">
        <w:rPr>
          <w:rFonts w:hint="eastAsia"/>
          <w:shd w:val="clear" w:color="auto" w:fill="FFFFFF"/>
        </w:rPr>
        <w:t>记录</w:t>
      </w:r>
      <w:r w:rsidR="0009519B" w:rsidRPr="00A45500">
        <w:rPr>
          <w:rFonts w:hint="eastAsia"/>
          <w:shd w:val="clear" w:color="auto" w:fill="FFFFFF"/>
        </w:rPr>
        <w:t>重放</w:t>
      </w:r>
      <w:r w:rsidR="00AF71EF" w:rsidRPr="00A45500">
        <w:rPr>
          <w:rFonts w:hint="eastAsia"/>
          <w:shd w:val="clear" w:color="auto" w:fill="FFFFFF"/>
        </w:rPr>
        <w:t>工具</w:t>
      </w:r>
      <w:r w:rsidR="003F1756" w:rsidRPr="00A45500">
        <w:rPr>
          <w:rFonts w:hint="eastAsia"/>
          <w:shd w:val="clear" w:color="auto" w:fill="FFFFFF"/>
        </w:rPr>
        <w:t>需要额外的</w:t>
      </w:r>
      <w:r w:rsidR="005629F1" w:rsidRPr="00A45500">
        <w:rPr>
          <w:rFonts w:hint="eastAsia"/>
          <w:shd w:val="clear" w:color="auto" w:fill="FFFFFF"/>
        </w:rPr>
        <w:t>存储空间保存</w:t>
      </w:r>
      <w:r w:rsidR="00724D66" w:rsidRPr="00A45500">
        <w:rPr>
          <w:rFonts w:hint="eastAsia"/>
          <w:shd w:val="clear" w:color="auto" w:fill="FFFFFF"/>
        </w:rPr>
        <w:t>事件发生的顺序</w:t>
      </w:r>
      <w:r w:rsidR="00EF7B81" w:rsidRPr="00A45500">
        <w:rPr>
          <w:rFonts w:hint="eastAsia"/>
          <w:shd w:val="clear" w:color="auto" w:fill="FFFFFF"/>
        </w:rPr>
        <w:t>，往往</w:t>
      </w:r>
      <w:r w:rsidR="00651CFB" w:rsidRPr="00A45500">
        <w:rPr>
          <w:rFonts w:hint="eastAsia"/>
          <w:shd w:val="clear" w:color="auto" w:fill="FFFFFF"/>
        </w:rPr>
        <w:t>附加</w:t>
      </w:r>
      <w:r w:rsidR="00EF7B81" w:rsidRPr="00A45500">
        <w:rPr>
          <w:rFonts w:hint="eastAsia"/>
          <w:shd w:val="clear" w:color="auto" w:fill="FFFFFF"/>
        </w:rPr>
        <w:t>较大的</w:t>
      </w:r>
      <w:r w:rsidR="00651CFB" w:rsidRPr="00A45500">
        <w:rPr>
          <w:rFonts w:hint="eastAsia"/>
          <w:shd w:val="clear" w:color="auto" w:fill="FFFFFF"/>
        </w:rPr>
        <w:t>额外开销</w:t>
      </w:r>
      <w:r w:rsidR="001623EC" w:rsidRPr="00A45500">
        <w:rPr>
          <w:rFonts w:hint="eastAsia"/>
          <w:shd w:val="clear" w:color="auto" w:fill="FFFFFF"/>
        </w:rPr>
        <w:t>，</w:t>
      </w:r>
      <w:r w:rsidR="000B0DB8" w:rsidRPr="00A45500">
        <w:rPr>
          <w:rFonts w:hint="eastAsia"/>
          <w:shd w:val="clear" w:color="auto" w:fill="FFFFFF"/>
        </w:rPr>
        <w:t>因此</w:t>
      </w:r>
      <w:r w:rsidR="00882286" w:rsidRPr="00A45500">
        <w:rPr>
          <w:rFonts w:hint="eastAsia"/>
          <w:shd w:val="clear" w:color="auto" w:fill="FFFFFF"/>
        </w:rPr>
        <w:t>难以</w:t>
      </w:r>
      <w:r w:rsidR="001623EC" w:rsidRPr="00A45500">
        <w:rPr>
          <w:rFonts w:hint="eastAsia"/>
          <w:shd w:val="clear" w:color="auto" w:fill="FFFFFF"/>
        </w:rPr>
        <w:t>在</w:t>
      </w:r>
      <w:r w:rsidR="00910E21" w:rsidRPr="00A45500">
        <w:rPr>
          <w:rFonts w:hint="eastAsia"/>
          <w:shd w:val="clear" w:color="auto" w:fill="FFFFFF"/>
        </w:rPr>
        <w:t>资源受限的微处理器</w:t>
      </w:r>
      <w:r w:rsidR="00DA6D01" w:rsidRPr="00A45500">
        <w:rPr>
          <w:rFonts w:hint="eastAsia"/>
          <w:shd w:val="clear" w:color="auto" w:fill="FFFFFF"/>
        </w:rPr>
        <w:t>环境中</w:t>
      </w:r>
      <w:r w:rsidR="00462F8D" w:rsidRPr="00A45500">
        <w:rPr>
          <w:rFonts w:hint="eastAsia"/>
          <w:shd w:val="clear" w:color="auto" w:fill="FFFFFF"/>
        </w:rPr>
        <w:t>应用</w:t>
      </w:r>
      <w:r w:rsidR="00AF71EF" w:rsidRPr="00A45500">
        <w:rPr>
          <w:rFonts w:hint="eastAsia"/>
          <w:shd w:val="clear" w:color="auto" w:fill="FFFFFF"/>
        </w:rPr>
        <w:t>记录重放</w:t>
      </w:r>
      <w:r w:rsidR="00FF40D6" w:rsidRPr="00A45500">
        <w:rPr>
          <w:rFonts w:hint="eastAsia"/>
          <w:shd w:val="clear" w:color="auto" w:fill="FFFFFF"/>
        </w:rPr>
        <w:t>工具</w:t>
      </w:r>
      <w:r w:rsidR="00883F01" w:rsidRPr="00A45500">
        <w:rPr>
          <w:rFonts w:hint="eastAsia"/>
          <w:shd w:val="clear" w:color="auto" w:fill="FFFFFF"/>
        </w:rPr>
        <w:t>。</w:t>
      </w:r>
      <w:r w:rsidR="004C4F7D" w:rsidRPr="00A45500">
        <w:rPr>
          <w:rFonts w:hint="eastAsia"/>
          <w:shd w:val="clear" w:color="auto" w:fill="FFFFFF"/>
        </w:rPr>
        <w:t>另外</w:t>
      </w:r>
      <w:r w:rsidR="005A3DF1" w:rsidRPr="00A45500">
        <w:rPr>
          <w:rFonts w:hint="eastAsia"/>
          <w:shd w:val="clear" w:color="auto" w:fill="FFFFFF"/>
        </w:rPr>
        <w:t>一种</w:t>
      </w:r>
      <w:r w:rsidR="00A12C01" w:rsidRPr="00A45500">
        <w:rPr>
          <w:rFonts w:hint="eastAsia"/>
          <w:shd w:val="clear" w:color="auto" w:fill="FFFFFF"/>
        </w:rPr>
        <w:t>可重现性研究是</w:t>
      </w:r>
      <w:r w:rsidR="00170CAB" w:rsidRPr="00A45500">
        <w:rPr>
          <w:rFonts w:hint="eastAsia"/>
          <w:shd w:val="clear" w:color="auto" w:fill="FFFFFF"/>
        </w:rPr>
        <w:t>确定性执行，即通过消除程序执行中的不确定性因素，</w:t>
      </w:r>
      <w:r w:rsidR="00832AEB" w:rsidRPr="00A45500">
        <w:rPr>
          <w:rFonts w:hint="eastAsia"/>
          <w:shd w:val="clear" w:color="auto" w:fill="FFFFFF"/>
        </w:rPr>
        <w:t>强制保证</w:t>
      </w:r>
      <w:r w:rsidR="00072A72" w:rsidRPr="00A45500">
        <w:rPr>
          <w:rFonts w:hint="eastAsia"/>
          <w:shd w:val="clear" w:color="auto" w:fill="FFFFFF"/>
        </w:rPr>
        <w:t>程序执行期间的确定性</w:t>
      </w:r>
      <w:r w:rsidR="00B7408A" w:rsidRPr="00A45500">
        <w:rPr>
          <w:rFonts w:hint="eastAsia"/>
          <w:shd w:val="clear" w:color="auto" w:fill="FFFFFF"/>
        </w:rPr>
        <w:t>。</w:t>
      </w:r>
      <w:r w:rsidR="00114C69" w:rsidRPr="00A45500">
        <w:rPr>
          <w:rFonts w:hint="eastAsia"/>
          <w:shd w:val="clear" w:color="auto" w:fill="FFFFFF"/>
        </w:rPr>
        <w:t>确定性执行</w:t>
      </w:r>
      <w:r w:rsidR="000A1B32" w:rsidRPr="00A45500">
        <w:rPr>
          <w:rFonts w:hint="eastAsia"/>
          <w:shd w:val="clear" w:color="auto" w:fill="FFFFFF"/>
        </w:rPr>
        <w:t>主要面向操作系统</w:t>
      </w:r>
      <w:r w:rsidR="00385409" w:rsidRPr="00A45500">
        <w:rPr>
          <w:rFonts w:hint="eastAsia"/>
          <w:shd w:val="clear" w:color="auto" w:fill="FFFFFF"/>
        </w:rPr>
        <w:t>中的进程、线程</w:t>
      </w:r>
      <w:r w:rsidR="00B07E41" w:rsidRPr="00A45500">
        <w:rPr>
          <w:rFonts w:hint="eastAsia"/>
          <w:shd w:val="clear" w:color="auto" w:fill="FFFFFF"/>
        </w:rPr>
        <w:t>等组件进行修改，提供确定性的操作系统抽象。</w:t>
      </w:r>
    </w:p>
    <w:p w14:paraId="399E316F" w14:textId="6FB3D869" w:rsidR="006771FF" w:rsidRPr="00A45500" w:rsidRDefault="002346AB" w:rsidP="00150732">
      <w:pPr>
        <w:ind w:firstLine="480"/>
        <w:rPr>
          <w:shd w:val="clear" w:color="auto" w:fill="FFFFFF"/>
        </w:rPr>
      </w:pPr>
      <w:r w:rsidRPr="00A45500">
        <w:rPr>
          <w:rFonts w:hint="eastAsia"/>
          <w:shd w:val="clear" w:color="auto" w:fill="FFFFFF"/>
        </w:rPr>
        <w:t>学术界和工业界</w:t>
      </w:r>
      <w:r w:rsidR="00C23CB0" w:rsidRPr="00A45500">
        <w:rPr>
          <w:rFonts w:hint="eastAsia"/>
          <w:shd w:val="clear" w:color="auto" w:fill="FFFFFF"/>
        </w:rPr>
        <w:t>都提出了许多</w:t>
      </w:r>
      <w:r w:rsidR="003E0A92" w:rsidRPr="00A45500">
        <w:rPr>
          <w:rFonts w:hint="eastAsia"/>
          <w:shd w:val="clear" w:color="auto" w:fill="FFFFFF"/>
        </w:rPr>
        <w:t>确定性执行</w:t>
      </w:r>
      <w:r w:rsidR="00954513" w:rsidRPr="00A45500">
        <w:rPr>
          <w:rFonts w:hint="eastAsia"/>
          <w:shd w:val="clear" w:color="auto" w:fill="FFFFFF"/>
        </w:rPr>
        <w:t>系统</w:t>
      </w:r>
      <w:r w:rsidR="0015239E" w:rsidRPr="00A45500">
        <w:rPr>
          <w:rFonts w:hint="eastAsia"/>
          <w:shd w:val="clear" w:color="auto" w:fill="FFFFFF"/>
        </w:rPr>
        <w:t>，</w:t>
      </w:r>
      <w:r w:rsidR="005D5C66" w:rsidRPr="00A45500">
        <w:rPr>
          <w:rFonts w:hint="eastAsia"/>
          <w:shd w:val="clear" w:color="auto" w:fill="FFFFFF"/>
        </w:rPr>
        <w:t>如</w:t>
      </w:r>
      <w:r w:rsidR="002B384F" w:rsidRPr="00A45500">
        <w:rPr>
          <w:rFonts w:hint="eastAsia"/>
          <w:shd w:val="clear" w:color="auto" w:fill="FFFFFF"/>
        </w:rPr>
        <w:t>通过修改操作系统内核等方式</w:t>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w:instrText>
      </w:r>
      <w:r w:rsidR="00866242" w:rsidRPr="00A45500">
        <w:rPr>
          <w:rFonts w:hint="eastAsia"/>
          <w:shd w:val="clear" w:color="auto" w:fill="FFFFFF"/>
          <w:vertAlign w:val="superscript"/>
        </w:rPr>
        <w:instrText>REF _Ref99208122 \r \h</w:instrText>
      </w:r>
      <w:r w:rsidR="00866242" w:rsidRPr="00A45500">
        <w:rPr>
          <w:shd w:val="clear" w:color="auto" w:fill="FFFFFF"/>
          <w:vertAlign w:val="superscript"/>
        </w:rPr>
        <w:instrText xml:space="preserve">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A55661" w:rsidRPr="00A45500">
        <w:rPr>
          <w:shd w:val="clear" w:color="auto" w:fill="FFFFFF"/>
          <w:vertAlign w:val="superscript"/>
        </w:rPr>
        <w:t>[11]</w:t>
      </w:r>
      <w:r w:rsidR="00866242" w:rsidRPr="00A45500">
        <w:rPr>
          <w:shd w:val="clear" w:color="auto" w:fill="FFFFFF"/>
          <w:vertAlign w:val="superscript"/>
        </w:rPr>
        <w:fldChar w:fldCharType="end"/>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REF _Ref99208132 \r \h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A55661" w:rsidRPr="00A45500">
        <w:rPr>
          <w:shd w:val="clear" w:color="auto" w:fill="FFFFFF"/>
          <w:vertAlign w:val="superscript"/>
        </w:rPr>
        <w:t>[12]</w:t>
      </w:r>
      <w:r w:rsidR="00866242" w:rsidRPr="00A45500">
        <w:rPr>
          <w:shd w:val="clear" w:color="auto" w:fill="FFFFFF"/>
          <w:vertAlign w:val="superscript"/>
        </w:rPr>
        <w:fldChar w:fldCharType="end"/>
      </w:r>
      <w:r w:rsidR="00CA15BB" w:rsidRPr="00A45500">
        <w:rPr>
          <w:rFonts w:hint="eastAsia"/>
          <w:shd w:val="clear" w:color="auto" w:fill="FFFFFF"/>
        </w:rPr>
        <w:t>实现全系统的</w:t>
      </w:r>
      <w:r w:rsidR="008A7F6A" w:rsidRPr="00A45500">
        <w:rPr>
          <w:rFonts w:hint="eastAsia"/>
          <w:shd w:val="clear" w:color="auto" w:fill="FFFFFF"/>
        </w:rPr>
        <w:t>确定性重放工作</w:t>
      </w:r>
      <w:r w:rsidR="00EB0E33" w:rsidRPr="00A45500">
        <w:rPr>
          <w:rFonts w:hint="eastAsia"/>
          <w:shd w:val="clear" w:color="auto" w:fill="FFFFFF"/>
        </w:rPr>
        <w:t>。</w:t>
      </w:r>
      <w:r w:rsidR="00EA3DD0" w:rsidRPr="00A45500">
        <w:rPr>
          <w:shd w:val="clear" w:color="auto" w:fill="FFFFFF"/>
        </w:rPr>
        <w:t>1999</w:t>
      </w:r>
      <w:r w:rsidR="00EA3DD0" w:rsidRPr="00A45500">
        <w:rPr>
          <w:rFonts w:hint="eastAsia"/>
          <w:shd w:val="clear" w:color="auto" w:fill="FFFFFF"/>
        </w:rPr>
        <w:t>年，</w:t>
      </w:r>
      <w:proofErr w:type="spellStart"/>
      <w:r w:rsidR="006771FF" w:rsidRPr="00A45500">
        <w:rPr>
          <w:rFonts w:hint="eastAsia"/>
          <w:shd w:val="clear" w:color="auto" w:fill="FFFFFF"/>
        </w:rPr>
        <w:t>R</w:t>
      </w:r>
      <w:r w:rsidR="006771FF" w:rsidRPr="00A45500">
        <w:rPr>
          <w:shd w:val="clear" w:color="auto" w:fill="FFFFFF"/>
        </w:rPr>
        <w:t>osse</w:t>
      </w:r>
      <w:proofErr w:type="spellEnd"/>
      <w:r w:rsidR="006771FF" w:rsidRPr="00A45500">
        <w:rPr>
          <w:rFonts w:hint="eastAsia"/>
          <w:shd w:val="clear" w:color="auto" w:fill="FFFFFF"/>
        </w:rPr>
        <w:t>等人</w:t>
      </w:r>
      <w:r w:rsidR="00D704DF" w:rsidRPr="00A45500">
        <w:rPr>
          <w:rFonts w:hint="eastAsia"/>
          <w:shd w:val="clear" w:color="auto" w:fill="FFFFFF"/>
        </w:rPr>
        <w:t>在</w:t>
      </w:r>
      <w:r w:rsidR="00E84D07" w:rsidRPr="00A45500">
        <w:rPr>
          <w:rFonts w:hint="eastAsia"/>
          <w:shd w:val="clear" w:color="auto" w:fill="FFFFFF"/>
        </w:rPr>
        <w:t>早期</w:t>
      </w:r>
      <w:r w:rsidR="00F34AF6" w:rsidRPr="00A45500">
        <w:rPr>
          <w:rFonts w:hint="eastAsia"/>
          <w:shd w:val="clear" w:color="auto" w:fill="FFFFFF"/>
        </w:rPr>
        <w:t>确定性执行方案的基础上，提出了一项</w:t>
      </w:r>
      <w:r w:rsidR="000807AB" w:rsidRPr="00A45500">
        <w:rPr>
          <w:rFonts w:hint="eastAsia"/>
          <w:shd w:val="clear" w:color="auto" w:fill="FFFFFF"/>
        </w:rPr>
        <w:t>确定性可执行框架</w:t>
      </w:r>
      <w:proofErr w:type="spellStart"/>
      <w:r w:rsidR="000B4DAE" w:rsidRPr="00A45500">
        <w:rPr>
          <w:rFonts w:hint="eastAsia"/>
          <w:shd w:val="clear" w:color="auto" w:fill="FFFFFF"/>
        </w:rPr>
        <w:t>R</w:t>
      </w:r>
      <w:r w:rsidR="000B4DAE" w:rsidRPr="00A45500">
        <w:rPr>
          <w:shd w:val="clear" w:color="auto" w:fill="FFFFFF"/>
        </w:rPr>
        <w:t>ecPlay</w:t>
      </w:r>
      <w:proofErr w:type="spellEnd"/>
      <w:r w:rsidR="00045BD1" w:rsidRPr="00A45500">
        <w:rPr>
          <w:shd w:val="clear" w:color="auto" w:fill="FFFFFF"/>
          <w:vertAlign w:val="superscript"/>
        </w:rPr>
        <w:fldChar w:fldCharType="begin"/>
      </w:r>
      <w:r w:rsidR="00045BD1" w:rsidRPr="00A45500">
        <w:rPr>
          <w:shd w:val="clear" w:color="auto" w:fill="FFFFFF"/>
          <w:vertAlign w:val="superscript"/>
        </w:rPr>
        <w:instrText xml:space="preserve"> REF _Ref99292862 \r \h  \* MERGEFORMAT </w:instrText>
      </w:r>
      <w:r w:rsidR="00045BD1" w:rsidRPr="00A45500">
        <w:rPr>
          <w:shd w:val="clear" w:color="auto" w:fill="FFFFFF"/>
          <w:vertAlign w:val="superscript"/>
        </w:rPr>
      </w:r>
      <w:r w:rsidR="00045BD1" w:rsidRPr="00A45500">
        <w:rPr>
          <w:shd w:val="clear" w:color="auto" w:fill="FFFFFF"/>
          <w:vertAlign w:val="superscript"/>
        </w:rPr>
        <w:fldChar w:fldCharType="separate"/>
      </w:r>
      <w:r w:rsidR="00A55661" w:rsidRPr="00A45500">
        <w:rPr>
          <w:shd w:val="clear" w:color="auto" w:fill="FFFFFF"/>
          <w:vertAlign w:val="superscript"/>
        </w:rPr>
        <w:t>[44]</w:t>
      </w:r>
      <w:r w:rsidR="00045BD1" w:rsidRPr="00A45500">
        <w:rPr>
          <w:shd w:val="clear" w:color="auto" w:fill="FFFFFF"/>
          <w:vertAlign w:val="superscript"/>
        </w:rPr>
        <w:fldChar w:fldCharType="end"/>
      </w:r>
      <w:r w:rsidR="00327E75" w:rsidRPr="00A45500">
        <w:rPr>
          <w:rFonts w:hint="eastAsia"/>
          <w:shd w:val="clear" w:color="auto" w:fill="FFFFFF"/>
        </w:rPr>
        <w:t>。</w:t>
      </w:r>
      <w:r w:rsidR="00733FE0" w:rsidRPr="00A45500">
        <w:rPr>
          <w:rFonts w:hint="eastAsia"/>
          <w:shd w:val="clear" w:color="auto" w:fill="FFFFFF"/>
        </w:rPr>
        <w:t>通过</w:t>
      </w:r>
      <w:r w:rsidR="00B42262" w:rsidRPr="00A45500">
        <w:rPr>
          <w:rFonts w:hint="eastAsia"/>
          <w:shd w:val="clear" w:color="auto" w:fill="FFFFFF"/>
        </w:rPr>
        <w:t>使用标量时钟</w:t>
      </w:r>
      <w:r w:rsidR="00343111" w:rsidRPr="00A45500">
        <w:rPr>
          <w:rFonts w:hint="eastAsia"/>
          <w:shd w:val="clear" w:color="auto" w:fill="FFFFFF"/>
        </w:rPr>
        <w:t>记录同步事件顺序，使用矩阵时钟</w:t>
      </w:r>
      <w:r w:rsidR="002825D9" w:rsidRPr="00A45500">
        <w:rPr>
          <w:rFonts w:hint="eastAsia"/>
          <w:shd w:val="clear" w:color="auto" w:fill="FFFFFF"/>
        </w:rPr>
        <w:t>在重放期间进行资源竞争检测</w:t>
      </w:r>
      <w:r w:rsidR="00AB02CB" w:rsidRPr="00A45500">
        <w:rPr>
          <w:rFonts w:hint="eastAsia"/>
          <w:shd w:val="clear" w:color="auto" w:fill="FFFFFF"/>
        </w:rPr>
        <w:t>。</w:t>
      </w:r>
      <w:r w:rsidR="000B4DAE" w:rsidRPr="00A45500">
        <w:rPr>
          <w:rFonts w:hint="eastAsia"/>
          <w:shd w:val="clear" w:color="auto" w:fill="FFFFFF"/>
        </w:rPr>
        <w:t>性能评估显示</w:t>
      </w:r>
      <w:proofErr w:type="spellStart"/>
      <w:r w:rsidR="000B4DAE" w:rsidRPr="00A45500">
        <w:rPr>
          <w:rFonts w:hint="eastAsia"/>
          <w:shd w:val="clear" w:color="auto" w:fill="FFFFFF"/>
        </w:rPr>
        <w:t>R</w:t>
      </w:r>
      <w:r w:rsidR="000B4DAE" w:rsidRPr="00A45500">
        <w:rPr>
          <w:shd w:val="clear" w:color="auto" w:fill="FFFFFF"/>
        </w:rPr>
        <w:t>ecPlay</w:t>
      </w:r>
      <w:proofErr w:type="spellEnd"/>
      <w:r w:rsidR="00522CD2" w:rsidRPr="00A45500">
        <w:rPr>
          <w:rFonts w:hint="eastAsia"/>
          <w:shd w:val="clear" w:color="auto" w:fill="FFFFFF"/>
        </w:rPr>
        <w:t>的最坏情况执行时间开销为</w:t>
      </w:r>
      <w:r w:rsidR="00522CD2" w:rsidRPr="00A45500">
        <w:rPr>
          <w:rFonts w:hint="eastAsia"/>
          <w:shd w:val="clear" w:color="auto" w:fill="FFFFFF"/>
        </w:rPr>
        <w:t>2</w:t>
      </w:r>
      <w:r w:rsidR="00522CD2" w:rsidRPr="00A45500">
        <w:rPr>
          <w:shd w:val="clear" w:color="auto" w:fill="FFFFFF"/>
        </w:rPr>
        <w:t>5.9%</w:t>
      </w:r>
      <w:r w:rsidR="00522CD2" w:rsidRPr="00A45500">
        <w:rPr>
          <w:rFonts w:hint="eastAsia"/>
          <w:shd w:val="clear" w:color="auto" w:fill="FFFFFF"/>
        </w:rPr>
        <w:t>。</w:t>
      </w:r>
      <w:r w:rsidR="009D2FDC" w:rsidRPr="00A45500">
        <w:rPr>
          <w:rFonts w:hint="eastAsia"/>
          <w:shd w:val="clear" w:color="auto" w:fill="FFFFFF"/>
        </w:rPr>
        <w:t>之后的大部分</w:t>
      </w:r>
      <w:r w:rsidR="003F1986" w:rsidRPr="00A45500">
        <w:rPr>
          <w:rFonts w:hint="eastAsia"/>
          <w:shd w:val="clear" w:color="auto" w:fill="FFFFFF"/>
        </w:rPr>
        <w:t>全系统重放</w:t>
      </w:r>
      <w:r w:rsidR="009D2FDC" w:rsidRPr="00A45500">
        <w:rPr>
          <w:rFonts w:hint="eastAsia"/>
          <w:shd w:val="clear" w:color="auto" w:fill="FFFFFF"/>
        </w:rPr>
        <w:t>工作中</w:t>
      </w:r>
      <w:r w:rsidR="00696A52" w:rsidRPr="00A45500">
        <w:rPr>
          <w:rFonts w:hint="eastAsia"/>
          <w:shd w:val="clear" w:color="auto" w:fill="FFFFFF"/>
        </w:rPr>
        <w:t>都采用了逻辑时钟的方式增强可重现性</w:t>
      </w:r>
      <w:r w:rsidR="0099387F" w:rsidRPr="00A45500">
        <w:rPr>
          <w:rFonts w:hint="eastAsia"/>
          <w:shd w:val="clear" w:color="auto" w:fill="FFFFFF"/>
        </w:rPr>
        <w:t>。</w:t>
      </w:r>
    </w:p>
    <w:p w14:paraId="6CBE6C34" w14:textId="2585F317" w:rsidR="00CB64B9" w:rsidRPr="00A45500" w:rsidRDefault="00DF3BC0" w:rsidP="00150732">
      <w:pPr>
        <w:ind w:firstLine="480"/>
      </w:pPr>
      <w:r w:rsidRPr="00A45500">
        <w:rPr>
          <w:rFonts w:hint="eastAsia"/>
        </w:rPr>
        <w:t>一部分研究人员设计</w:t>
      </w:r>
      <w:r w:rsidR="0024025D" w:rsidRPr="00A45500">
        <w:rPr>
          <w:rFonts w:hint="eastAsia"/>
        </w:rPr>
        <w:t>了完全</w:t>
      </w:r>
      <w:r w:rsidR="00A53303" w:rsidRPr="00A45500">
        <w:rPr>
          <w:rFonts w:hint="eastAsia"/>
        </w:rPr>
        <w:t>确定性的计算机系统</w:t>
      </w:r>
      <w:r w:rsidR="00E85B70" w:rsidRPr="00A45500">
        <w:rPr>
          <w:rFonts w:hint="eastAsia"/>
        </w:rPr>
        <w:t>。</w:t>
      </w:r>
      <w:proofErr w:type="spellStart"/>
      <w:r w:rsidR="00663C64" w:rsidRPr="00A45500">
        <w:t>Devecsery</w:t>
      </w:r>
      <w:proofErr w:type="spellEnd"/>
      <w:r w:rsidR="00AE0C5D" w:rsidRPr="00A45500">
        <w:rPr>
          <w:rFonts w:hint="eastAsia"/>
        </w:rPr>
        <w:t>等人</w:t>
      </w:r>
      <w:r w:rsidR="00A976C2" w:rsidRPr="00A45500">
        <w:rPr>
          <w:rFonts w:hint="eastAsia"/>
        </w:rPr>
        <w:t>提出了</w:t>
      </w:r>
      <w:r w:rsidR="00663C64" w:rsidRPr="00A45500">
        <w:t xml:space="preserve">Eidetic </w:t>
      </w:r>
      <w:r w:rsidR="00C12E26" w:rsidRPr="00A45500">
        <w:rPr>
          <w:rFonts w:hint="eastAsia"/>
        </w:rPr>
        <w:t>S</w:t>
      </w:r>
      <w:r w:rsidR="00663C64" w:rsidRPr="00A45500">
        <w:t>ystems</w:t>
      </w:r>
      <w:r w:rsidR="001F60DF" w:rsidRPr="00A45500">
        <w:rPr>
          <w:vertAlign w:val="superscript"/>
        </w:rPr>
        <w:fldChar w:fldCharType="begin"/>
      </w:r>
      <w:r w:rsidR="001F60DF" w:rsidRPr="00A45500">
        <w:rPr>
          <w:vertAlign w:val="superscript"/>
        </w:rPr>
        <w:instrText xml:space="preserve"> REF _Ref99295301 \r \h  \* MERGEFORMAT </w:instrText>
      </w:r>
      <w:r w:rsidR="001F60DF" w:rsidRPr="00A45500">
        <w:rPr>
          <w:vertAlign w:val="superscript"/>
        </w:rPr>
      </w:r>
      <w:r w:rsidR="001F60DF" w:rsidRPr="00A45500">
        <w:rPr>
          <w:vertAlign w:val="superscript"/>
        </w:rPr>
        <w:fldChar w:fldCharType="separate"/>
      </w:r>
      <w:r w:rsidR="00A55661" w:rsidRPr="00A45500">
        <w:rPr>
          <w:vertAlign w:val="superscript"/>
        </w:rPr>
        <w:t>[45]</w:t>
      </w:r>
      <w:r w:rsidR="001F60DF" w:rsidRPr="00A45500">
        <w:rPr>
          <w:vertAlign w:val="superscript"/>
        </w:rPr>
        <w:fldChar w:fldCharType="end"/>
      </w:r>
      <w:r w:rsidR="001F60DF" w:rsidRPr="00A45500">
        <w:rPr>
          <w:rFonts w:hint="eastAsia"/>
        </w:rPr>
        <w:t>，</w:t>
      </w:r>
      <w:r w:rsidR="00FD5C71" w:rsidRPr="00A45500">
        <w:rPr>
          <w:rFonts w:hint="eastAsia"/>
        </w:rPr>
        <w:t>设计并实现了</w:t>
      </w:r>
      <w:r w:rsidR="00641AAC" w:rsidRPr="00A45500">
        <w:rPr>
          <w:rFonts w:hint="eastAsia"/>
        </w:rPr>
        <w:t>一个确定性的计算机系统</w:t>
      </w:r>
      <w:r w:rsidR="007C2A5F" w:rsidRPr="00A45500">
        <w:rPr>
          <w:rFonts w:hint="eastAsia"/>
        </w:rPr>
        <w:t>，</w:t>
      </w:r>
      <w:r w:rsidR="00D01947" w:rsidRPr="00A45500">
        <w:rPr>
          <w:rFonts w:hint="eastAsia"/>
        </w:rPr>
        <w:t>通过将系统分成重放进程</w:t>
      </w:r>
      <w:r w:rsidR="0035253A" w:rsidRPr="00A45500">
        <w:rPr>
          <w:rFonts w:hint="eastAsia"/>
        </w:rPr>
        <w:t>组</w:t>
      </w:r>
      <w:r w:rsidR="00D01947" w:rsidRPr="00A45500">
        <w:rPr>
          <w:rFonts w:hint="eastAsia"/>
        </w:rPr>
        <w:t>和跟踪</w:t>
      </w:r>
      <w:r w:rsidR="00752F62" w:rsidRPr="00A45500">
        <w:rPr>
          <w:rFonts w:hint="eastAsia"/>
        </w:rPr>
        <w:t>进程</w:t>
      </w:r>
      <w:r w:rsidR="00D01947" w:rsidRPr="00A45500">
        <w:rPr>
          <w:rFonts w:hint="eastAsia"/>
        </w:rPr>
        <w:t>组，分析组之间的信息流，使得</w:t>
      </w:r>
      <w:r w:rsidR="00C67C5C" w:rsidRPr="00A45500">
        <w:rPr>
          <w:rFonts w:hint="eastAsia"/>
        </w:rPr>
        <w:t>跟踪</w:t>
      </w:r>
      <w:r w:rsidR="00D01947" w:rsidRPr="00A45500">
        <w:rPr>
          <w:rFonts w:hint="eastAsia"/>
        </w:rPr>
        <w:t>组可以</w:t>
      </w:r>
      <w:r w:rsidR="00447AD3" w:rsidRPr="00A45500">
        <w:rPr>
          <w:rFonts w:hint="eastAsia"/>
        </w:rPr>
        <w:t>重放</w:t>
      </w:r>
      <w:r w:rsidR="00D01947" w:rsidRPr="00A45500">
        <w:rPr>
          <w:rFonts w:hint="eastAsia"/>
        </w:rPr>
        <w:t>另一个</w:t>
      </w:r>
      <w:r w:rsidR="00C67C5C" w:rsidRPr="00A45500">
        <w:rPr>
          <w:rFonts w:hint="eastAsia"/>
        </w:rPr>
        <w:t>进程</w:t>
      </w:r>
      <w:r w:rsidR="000236E7" w:rsidRPr="00A45500">
        <w:rPr>
          <w:rFonts w:hint="eastAsia"/>
        </w:rPr>
        <w:t>组</w:t>
      </w:r>
      <w:r w:rsidR="001F406F" w:rsidRPr="00A45500">
        <w:rPr>
          <w:rFonts w:hint="eastAsia"/>
        </w:rPr>
        <w:t>执行</w:t>
      </w:r>
      <w:r w:rsidR="00D01947" w:rsidRPr="00A45500">
        <w:rPr>
          <w:rFonts w:hint="eastAsia"/>
        </w:rPr>
        <w:t>所需的数据。</w:t>
      </w:r>
      <w:r w:rsidR="000F22C6" w:rsidRPr="00A45500">
        <w:rPr>
          <w:rFonts w:hint="eastAsia"/>
        </w:rPr>
        <w:t>同时</w:t>
      </w:r>
      <w:r w:rsidR="00C4209E" w:rsidRPr="00A45500">
        <w:t>Eidetic Systems</w:t>
      </w:r>
      <w:r w:rsidR="00632440" w:rsidRPr="00A45500">
        <w:rPr>
          <w:rFonts w:hint="eastAsia"/>
        </w:rPr>
        <w:t>通过</w:t>
      </w:r>
      <w:r w:rsidR="00D01947" w:rsidRPr="00A45500">
        <w:rPr>
          <w:rFonts w:hint="eastAsia"/>
        </w:rPr>
        <w:t>压缩文件</w:t>
      </w:r>
      <w:r w:rsidR="0035399B" w:rsidRPr="00A45500">
        <w:rPr>
          <w:rFonts w:hint="eastAsia"/>
        </w:rPr>
        <w:t>记录信息</w:t>
      </w:r>
      <w:r w:rsidR="00D01947" w:rsidRPr="00A45500">
        <w:rPr>
          <w:rFonts w:hint="eastAsia"/>
        </w:rPr>
        <w:t>来减少确定性重放的空间开销</w:t>
      </w:r>
      <w:r w:rsidR="0029212F" w:rsidRPr="00A45500">
        <w:rPr>
          <w:rFonts w:hint="eastAsia"/>
        </w:rPr>
        <w:t>。</w:t>
      </w:r>
      <w:r w:rsidR="00B312FA" w:rsidRPr="00A45500">
        <w:t>Lee</w:t>
      </w:r>
      <w:r w:rsidR="0014415D" w:rsidRPr="00A45500">
        <w:rPr>
          <w:rFonts w:hint="eastAsia"/>
        </w:rPr>
        <w:t>等人</w:t>
      </w:r>
      <w:r w:rsidR="00493FAC" w:rsidRPr="00A45500">
        <w:rPr>
          <w:rFonts w:hint="eastAsia"/>
        </w:rPr>
        <w:t>提出了</w:t>
      </w:r>
      <w:proofErr w:type="spellStart"/>
      <w:r w:rsidR="00B312FA" w:rsidRPr="00A45500">
        <w:t>Respec</w:t>
      </w:r>
      <w:proofErr w:type="spellEnd"/>
      <w:r w:rsidR="000270A9" w:rsidRPr="00A45500">
        <w:rPr>
          <w:vertAlign w:val="superscript"/>
        </w:rPr>
        <w:fldChar w:fldCharType="begin"/>
      </w:r>
      <w:r w:rsidR="000270A9" w:rsidRPr="00A45500">
        <w:rPr>
          <w:vertAlign w:val="superscript"/>
        </w:rPr>
        <w:instrText xml:space="preserve"> REF _Ref99299144 \r \h  \* MERGEFORMAT </w:instrText>
      </w:r>
      <w:r w:rsidR="000270A9" w:rsidRPr="00A45500">
        <w:rPr>
          <w:vertAlign w:val="superscript"/>
        </w:rPr>
      </w:r>
      <w:r w:rsidR="000270A9" w:rsidRPr="00A45500">
        <w:rPr>
          <w:vertAlign w:val="superscript"/>
        </w:rPr>
        <w:fldChar w:fldCharType="separate"/>
      </w:r>
      <w:r w:rsidR="00A55661" w:rsidRPr="00A45500">
        <w:rPr>
          <w:vertAlign w:val="superscript"/>
        </w:rPr>
        <w:t>[46]</w:t>
      </w:r>
      <w:r w:rsidR="000270A9" w:rsidRPr="00A45500">
        <w:rPr>
          <w:vertAlign w:val="superscript"/>
        </w:rPr>
        <w:fldChar w:fldCharType="end"/>
      </w:r>
      <w:r w:rsidR="00563480" w:rsidRPr="00A45500">
        <w:rPr>
          <w:rFonts w:hint="eastAsia"/>
        </w:rPr>
        <w:t>通过修改</w:t>
      </w:r>
      <w:r w:rsidR="00316415" w:rsidRPr="00A45500">
        <w:rPr>
          <w:rFonts w:hint="eastAsia"/>
        </w:rPr>
        <w:t>L</w:t>
      </w:r>
      <w:r w:rsidR="00316415" w:rsidRPr="00A45500">
        <w:t>inux</w:t>
      </w:r>
      <w:r w:rsidR="00316415" w:rsidRPr="00A45500">
        <w:rPr>
          <w:rFonts w:hint="eastAsia"/>
        </w:rPr>
        <w:t>内核</w:t>
      </w:r>
      <w:r w:rsidR="00B24A5C" w:rsidRPr="00A45500">
        <w:rPr>
          <w:rFonts w:hint="eastAsia"/>
        </w:rPr>
        <w:t>，</w:t>
      </w:r>
      <w:r w:rsidR="006C604F" w:rsidRPr="00A45500">
        <w:rPr>
          <w:rFonts w:hint="eastAsia"/>
        </w:rPr>
        <w:t>在</w:t>
      </w:r>
      <w:r w:rsidR="00574B9D" w:rsidRPr="00A45500">
        <w:rPr>
          <w:rFonts w:hint="eastAsia"/>
        </w:rPr>
        <w:t>商用</w:t>
      </w:r>
      <w:r w:rsidR="006C604F" w:rsidRPr="00A45500">
        <w:rPr>
          <w:rFonts w:hint="eastAsia"/>
        </w:rPr>
        <w:t>多核处理器上</w:t>
      </w:r>
      <w:r w:rsidR="00034B9E" w:rsidRPr="00A45500">
        <w:rPr>
          <w:rFonts w:hint="eastAsia"/>
        </w:rPr>
        <w:t>实现</w:t>
      </w:r>
      <w:r w:rsidR="00155616" w:rsidRPr="00A45500">
        <w:rPr>
          <w:rFonts w:hint="eastAsia"/>
        </w:rPr>
        <w:t>了一个确定性的</w:t>
      </w:r>
      <w:r w:rsidR="00E809B2" w:rsidRPr="00A45500">
        <w:rPr>
          <w:rFonts w:hint="eastAsia"/>
        </w:rPr>
        <w:t>操作</w:t>
      </w:r>
      <w:r w:rsidR="002D072F" w:rsidRPr="00A45500">
        <w:rPr>
          <w:rFonts w:hint="eastAsia"/>
        </w:rPr>
        <w:t>系统</w:t>
      </w:r>
      <w:r w:rsidR="002A0434" w:rsidRPr="00A45500">
        <w:rPr>
          <w:rFonts w:hint="eastAsia"/>
        </w:rPr>
        <w:t>，并且设计</w:t>
      </w:r>
      <w:r w:rsidR="00C5789B" w:rsidRPr="00A45500">
        <w:rPr>
          <w:rFonts w:hint="eastAsia"/>
        </w:rPr>
        <w:t>实现</w:t>
      </w:r>
      <w:r w:rsidR="002A0434" w:rsidRPr="00A45500">
        <w:rPr>
          <w:rFonts w:hint="eastAsia"/>
        </w:rPr>
        <w:t>了</w:t>
      </w:r>
      <w:r w:rsidR="009B735B" w:rsidRPr="00A45500">
        <w:rPr>
          <w:rFonts w:hint="eastAsia"/>
        </w:rPr>
        <w:t>并发执行</w:t>
      </w:r>
      <w:r w:rsidR="00FD2833" w:rsidRPr="00A45500">
        <w:rPr>
          <w:rFonts w:hint="eastAsia"/>
        </w:rPr>
        <w:t>记录和重放过程</w:t>
      </w:r>
      <w:r w:rsidR="009B735B" w:rsidRPr="00A45500">
        <w:rPr>
          <w:rFonts w:hint="eastAsia"/>
        </w:rPr>
        <w:t>的机制。</w:t>
      </w:r>
      <w:proofErr w:type="spellStart"/>
      <w:r w:rsidR="00187CCF" w:rsidRPr="00A45500">
        <w:t>Mashtizadeh</w:t>
      </w:r>
      <w:proofErr w:type="spellEnd"/>
      <w:r w:rsidR="00D35B3B" w:rsidRPr="00A45500">
        <w:rPr>
          <w:rFonts w:hint="eastAsia"/>
        </w:rPr>
        <w:t>等人</w:t>
      </w:r>
      <w:r w:rsidR="004035D9" w:rsidRPr="00A45500">
        <w:rPr>
          <w:rFonts w:hint="eastAsia"/>
        </w:rPr>
        <w:t>提出了</w:t>
      </w:r>
      <w:r w:rsidR="004035D9" w:rsidRPr="00A45500">
        <w:rPr>
          <w:rFonts w:hint="eastAsia"/>
        </w:rPr>
        <w:t>C</w:t>
      </w:r>
      <w:r w:rsidR="004035D9" w:rsidRPr="00A45500">
        <w:t>astor</w:t>
      </w:r>
      <w:r w:rsidR="004035D9" w:rsidRPr="00A45500">
        <w:fldChar w:fldCharType="begin"/>
      </w:r>
      <w:r w:rsidR="004035D9" w:rsidRPr="00A45500">
        <w:instrText xml:space="preserve"> REF _Ref99299403 \r \h </w:instrText>
      </w:r>
      <w:r w:rsidR="00A45500" w:rsidRPr="00A45500">
        <w:instrText xml:space="preserve"> \* MERGEFORMAT </w:instrText>
      </w:r>
      <w:r w:rsidR="004035D9" w:rsidRPr="00A45500">
        <w:fldChar w:fldCharType="separate"/>
      </w:r>
      <w:r w:rsidR="00A55661" w:rsidRPr="00A45500">
        <w:t>[47]</w:t>
      </w:r>
      <w:r w:rsidR="004035D9" w:rsidRPr="00A45500">
        <w:fldChar w:fldCharType="end"/>
      </w:r>
      <w:r w:rsidR="004035D9" w:rsidRPr="00A45500">
        <w:rPr>
          <w:rFonts w:hint="eastAsia"/>
        </w:rPr>
        <w:t>，</w:t>
      </w:r>
      <w:r w:rsidR="00E90662" w:rsidRPr="00A45500">
        <w:rPr>
          <w:rFonts w:hint="eastAsia"/>
        </w:rPr>
        <w:t>一个</w:t>
      </w:r>
      <w:r w:rsidR="009D2D65" w:rsidRPr="00A45500">
        <w:rPr>
          <w:rFonts w:hint="eastAsia"/>
        </w:rPr>
        <w:t>多核处理器应用设计的</w:t>
      </w:r>
      <w:r w:rsidR="00DD2E46" w:rsidRPr="00A45500">
        <w:rPr>
          <w:rFonts w:hint="eastAsia"/>
        </w:rPr>
        <w:t>记录重放系统</w:t>
      </w:r>
      <w:r w:rsidR="00FC690E" w:rsidRPr="00A45500">
        <w:rPr>
          <w:rFonts w:hint="eastAsia"/>
        </w:rPr>
        <w:t>。</w:t>
      </w:r>
    </w:p>
    <w:p w14:paraId="31AD6472" w14:textId="2FC21CAD" w:rsidR="00150732" w:rsidRPr="00A45500" w:rsidRDefault="00CA23EE" w:rsidP="00150732">
      <w:pPr>
        <w:ind w:firstLine="480"/>
      </w:pPr>
      <w:r w:rsidRPr="00A45500">
        <w:rPr>
          <w:rFonts w:hint="eastAsia"/>
        </w:rPr>
        <w:t>此外，</w:t>
      </w:r>
      <w:r w:rsidRPr="00A45500">
        <w:t>Aviram</w:t>
      </w:r>
      <w:r w:rsidRPr="00A45500">
        <w:rPr>
          <w:rFonts w:hint="eastAsia"/>
        </w:rPr>
        <w:t>等人</w:t>
      </w:r>
      <w:r w:rsidR="007C797B" w:rsidRPr="00A45500">
        <w:rPr>
          <w:vertAlign w:val="superscript"/>
        </w:rPr>
        <w:fldChar w:fldCharType="begin"/>
      </w:r>
      <w:r w:rsidR="007C797B" w:rsidRPr="00A45500">
        <w:rPr>
          <w:vertAlign w:val="superscript"/>
        </w:rPr>
        <w:instrText xml:space="preserve"> </w:instrText>
      </w:r>
      <w:r w:rsidR="007C797B" w:rsidRPr="00A45500">
        <w:rPr>
          <w:rFonts w:hint="eastAsia"/>
          <w:vertAlign w:val="superscript"/>
        </w:rPr>
        <w:instrText>REF _Ref99298233 \r \h</w:instrText>
      </w:r>
      <w:r w:rsidR="007C797B" w:rsidRPr="00A45500">
        <w:rPr>
          <w:vertAlign w:val="superscript"/>
        </w:rPr>
        <w:instrText xml:space="preserve">  \* MERGEFORMAT </w:instrText>
      </w:r>
      <w:r w:rsidR="007C797B" w:rsidRPr="00A45500">
        <w:rPr>
          <w:vertAlign w:val="superscript"/>
        </w:rPr>
      </w:r>
      <w:r w:rsidR="007C797B" w:rsidRPr="00A45500">
        <w:rPr>
          <w:vertAlign w:val="superscript"/>
        </w:rPr>
        <w:fldChar w:fldCharType="separate"/>
      </w:r>
      <w:r w:rsidR="00A55661" w:rsidRPr="00A45500">
        <w:rPr>
          <w:vertAlign w:val="superscript"/>
        </w:rPr>
        <w:t>[48]</w:t>
      </w:r>
      <w:r w:rsidR="007C797B" w:rsidRPr="00A45500">
        <w:rPr>
          <w:vertAlign w:val="superscript"/>
        </w:rPr>
        <w:fldChar w:fldCharType="end"/>
      </w:r>
      <w:r w:rsidRPr="00A45500">
        <w:rPr>
          <w:rFonts w:hint="eastAsia"/>
        </w:rPr>
        <w:t>、</w:t>
      </w:r>
      <w:r w:rsidRPr="00A45500">
        <w:t>Hunt</w:t>
      </w:r>
      <w:r w:rsidRPr="00A45500">
        <w:rPr>
          <w:rFonts w:hint="eastAsia"/>
        </w:rPr>
        <w:t>等人</w:t>
      </w:r>
      <w:r w:rsidR="00DE2893" w:rsidRPr="00A45500">
        <w:rPr>
          <w:vertAlign w:val="superscript"/>
        </w:rPr>
        <w:fldChar w:fldCharType="begin"/>
      </w:r>
      <w:r w:rsidR="00DE2893" w:rsidRPr="00A45500">
        <w:rPr>
          <w:vertAlign w:val="superscript"/>
        </w:rPr>
        <w:instrText xml:space="preserve"> </w:instrText>
      </w:r>
      <w:r w:rsidR="00DE2893" w:rsidRPr="00A45500">
        <w:rPr>
          <w:rFonts w:hint="eastAsia"/>
          <w:vertAlign w:val="superscript"/>
        </w:rPr>
        <w:instrText>REF _Ref99299736 \r \h</w:instrText>
      </w:r>
      <w:r w:rsidR="00DE2893" w:rsidRPr="00A45500">
        <w:rPr>
          <w:vertAlign w:val="superscript"/>
        </w:rPr>
        <w:instrText xml:space="preserve">  \* MERGEFORMAT </w:instrText>
      </w:r>
      <w:r w:rsidR="00DE2893" w:rsidRPr="00A45500">
        <w:rPr>
          <w:vertAlign w:val="superscript"/>
        </w:rPr>
      </w:r>
      <w:r w:rsidR="00DE2893" w:rsidRPr="00A45500">
        <w:rPr>
          <w:vertAlign w:val="superscript"/>
        </w:rPr>
        <w:fldChar w:fldCharType="separate"/>
      </w:r>
      <w:r w:rsidR="00A55661" w:rsidRPr="00A45500">
        <w:rPr>
          <w:vertAlign w:val="superscript"/>
        </w:rPr>
        <w:t>[49]</w:t>
      </w:r>
      <w:r w:rsidR="00DE2893" w:rsidRPr="00A45500">
        <w:rPr>
          <w:vertAlign w:val="superscript"/>
        </w:rPr>
        <w:fldChar w:fldCharType="end"/>
      </w:r>
      <w:r w:rsidRPr="00A45500">
        <w:rPr>
          <w:rFonts w:hint="eastAsia"/>
        </w:rPr>
        <w:t>、</w:t>
      </w:r>
      <w:r w:rsidRPr="00A45500">
        <w:t>Bergan</w:t>
      </w:r>
      <w:r w:rsidR="006E0315" w:rsidRPr="00A45500">
        <w:rPr>
          <w:vertAlign w:val="superscript"/>
        </w:rPr>
        <w:fldChar w:fldCharType="begin"/>
      </w:r>
      <w:r w:rsidR="006E0315" w:rsidRPr="00A45500">
        <w:rPr>
          <w:vertAlign w:val="superscript"/>
        </w:rPr>
        <w:instrText xml:space="preserve"> REF _Ref99300319 \r \h </w:instrText>
      </w:r>
      <w:r w:rsidR="00CD4156"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A55661" w:rsidRPr="00A45500">
        <w:rPr>
          <w:vertAlign w:val="superscript"/>
        </w:rPr>
        <w:t>[50]</w:t>
      </w:r>
      <w:r w:rsidR="006E0315" w:rsidRPr="00A45500">
        <w:rPr>
          <w:vertAlign w:val="superscript"/>
        </w:rPr>
        <w:fldChar w:fldCharType="end"/>
      </w:r>
      <w:r w:rsidRPr="00A45500">
        <w:rPr>
          <w:rFonts w:hint="eastAsia"/>
        </w:rPr>
        <w:t>等人均提出了操作系统级别的可重现抽象。</w:t>
      </w:r>
      <w:r w:rsidR="00451418" w:rsidRPr="00A45500">
        <w:rPr>
          <w:rFonts w:hint="eastAsia"/>
        </w:rPr>
        <w:t xml:space="preserve">Aviram </w:t>
      </w:r>
      <w:r w:rsidR="00451418" w:rsidRPr="00A45500">
        <w:rPr>
          <w:rFonts w:hint="eastAsia"/>
        </w:rPr>
        <w:t>等人</w:t>
      </w:r>
      <w:r w:rsidR="00451418" w:rsidRPr="00A45500">
        <w:rPr>
          <w:rFonts w:hint="eastAsia"/>
        </w:rPr>
        <w:t>2010</w:t>
      </w:r>
      <w:r w:rsidR="00451418" w:rsidRPr="00A45500">
        <w:rPr>
          <w:rFonts w:hint="eastAsia"/>
        </w:rPr>
        <w:t>年提出了</w:t>
      </w:r>
      <w:r w:rsidR="00451418" w:rsidRPr="00A45500">
        <w:rPr>
          <w:rFonts w:hint="eastAsia"/>
        </w:rPr>
        <w:t>Determinator</w:t>
      </w:r>
      <w:r w:rsidR="0056273B" w:rsidRPr="00A45500">
        <w:rPr>
          <w:vertAlign w:val="superscript"/>
        </w:rPr>
        <w:fldChar w:fldCharType="begin"/>
      </w:r>
      <w:r w:rsidR="0056273B" w:rsidRPr="00A45500">
        <w:rPr>
          <w:vertAlign w:val="superscript"/>
        </w:rPr>
        <w:instrText xml:space="preserve"> </w:instrText>
      </w:r>
      <w:r w:rsidR="0056273B" w:rsidRPr="00A45500">
        <w:rPr>
          <w:rFonts w:hint="eastAsia"/>
          <w:vertAlign w:val="superscript"/>
        </w:rPr>
        <w:instrText>REF _Ref99298233 \r \h</w:instrText>
      </w:r>
      <w:r w:rsidR="0056273B" w:rsidRPr="00A45500">
        <w:rPr>
          <w:vertAlign w:val="superscript"/>
        </w:rPr>
        <w:instrText xml:space="preserve">  \* MERGEFORMAT </w:instrText>
      </w:r>
      <w:r w:rsidR="0056273B" w:rsidRPr="00A45500">
        <w:rPr>
          <w:vertAlign w:val="superscript"/>
        </w:rPr>
      </w:r>
      <w:r w:rsidR="0056273B" w:rsidRPr="00A45500">
        <w:rPr>
          <w:vertAlign w:val="superscript"/>
        </w:rPr>
        <w:fldChar w:fldCharType="separate"/>
      </w:r>
      <w:r w:rsidR="00A55661" w:rsidRPr="00A45500">
        <w:rPr>
          <w:vertAlign w:val="superscript"/>
        </w:rPr>
        <w:t>[48]</w:t>
      </w:r>
      <w:r w:rsidR="0056273B" w:rsidRPr="00A45500">
        <w:rPr>
          <w:vertAlign w:val="superscript"/>
        </w:rPr>
        <w:fldChar w:fldCharType="end"/>
      </w:r>
      <w:r w:rsidR="00451418" w:rsidRPr="00A45500">
        <w:rPr>
          <w:rFonts w:hint="eastAsia"/>
        </w:rPr>
        <w:t>，这是一个围绕确定性设计的操作系统抽象</w:t>
      </w:r>
      <w:r w:rsidR="00832FC7" w:rsidRPr="00A45500">
        <w:rPr>
          <w:rFonts w:hint="eastAsia"/>
        </w:rPr>
        <w:t>，</w:t>
      </w:r>
      <w:r w:rsidR="003351E5" w:rsidRPr="00A45500">
        <w:rPr>
          <w:rFonts w:hint="eastAsia"/>
        </w:rPr>
        <w:t>强制单个进程甚至进程组确定性执行</w:t>
      </w:r>
      <w:r w:rsidR="00EE6BC3" w:rsidRPr="00A45500">
        <w:rPr>
          <w:rFonts w:hint="eastAsia"/>
        </w:rPr>
        <w:t>，</w:t>
      </w:r>
      <w:r w:rsidR="00451418" w:rsidRPr="00A45500">
        <w:rPr>
          <w:rFonts w:hint="eastAsia"/>
        </w:rPr>
        <w:t>实现了操作系统级别的确定性</w:t>
      </w:r>
      <w:r w:rsidR="00110D49" w:rsidRPr="00A45500">
        <w:rPr>
          <w:rFonts w:hint="eastAsia"/>
        </w:rPr>
        <w:t>。</w:t>
      </w:r>
      <w:r w:rsidR="00451418" w:rsidRPr="00A45500">
        <w:rPr>
          <w:rFonts w:hint="eastAsia"/>
        </w:rPr>
        <w:t>Determinator</w:t>
      </w:r>
      <w:r w:rsidR="00451418" w:rsidRPr="00A45500">
        <w:rPr>
          <w:rFonts w:hint="eastAsia"/>
        </w:rPr>
        <w:t>拒绝用户</w:t>
      </w:r>
      <w:r w:rsidR="00ED0955" w:rsidRPr="00A45500">
        <w:rPr>
          <w:rFonts w:hint="eastAsia"/>
        </w:rPr>
        <w:t>程序</w:t>
      </w:r>
      <w:r w:rsidR="00451418" w:rsidRPr="00A45500">
        <w:rPr>
          <w:rFonts w:hint="eastAsia"/>
        </w:rPr>
        <w:t>直接访问硬件资源，包括实时时钟、周期计数器和可写共享内存等</w:t>
      </w:r>
      <w:r w:rsidR="003D5D59" w:rsidRPr="00A45500">
        <w:rPr>
          <w:rFonts w:hint="eastAsia"/>
        </w:rPr>
        <w:t>，来强制执行确定性</w:t>
      </w:r>
      <w:r w:rsidR="00451418" w:rsidRPr="00A45500">
        <w:rPr>
          <w:rFonts w:hint="eastAsia"/>
        </w:rPr>
        <w:t>。</w:t>
      </w:r>
      <w:r w:rsidR="00C93888" w:rsidRPr="00A45500">
        <w:rPr>
          <w:rFonts w:hint="eastAsia"/>
        </w:rPr>
        <w:t>Hunt</w:t>
      </w:r>
      <w:r w:rsidR="00C93888" w:rsidRPr="00A45500">
        <w:rPr>
          <w:rFonts w:hint="eastAsia"/>
        </w:rPr>
        <w:t>等人</w:t>
      </w:r>
      <w:r w:rsidR="00E3588B" w:rsidRPr="00A45500">
        <w:rPr>
          <w:rFonts w:hint="eastAsia"/>
        </w:rPr>
        <w:t>提出的</w:t>
      </w:r>
      <w:r w:rsidR="00E3588B" w:rsidRPr="00A45500">
        <w:rPr>
          <w:rFonts w:hint="eastAsia"/>
        </w:rPr>
        <w:t>D</w:t>
      </w:r>
      <w:r w:rsidR="00E3588B" w:rsidRPr="00A45500">
        <w:t>DOS</w:t>
      </w:r>
      <w:r w:rsidR="0067558B" w:rsidRPr="00A45500">
        <w:rPr>
          <w:vertAlign w:val="superscript"/>
        </w:rPr>
        <w:fldChar w:fldCharType="begin"/>
      </w:r>
      <w:r w:rsidR="0067558B" w:rsidRPr="00A45500">
        <w:rPr>
          <w:vertAlign w:val="superscript"/>
        </w:rPr>
        <w:instrText xml:space="preserve"> REF _Ref99299736 \r \h  \* MERGEFORMAT </w:instrText>
      </w:r>
      <w:r w:rsidR="0067558B" w:rsidRPr="00A45500">
        <w:rPr>
          <w:vertAlign w:val="superscript"/>
        </w:rPr>
      </w:r>
      <w:r w:rsidR="0067558B" w:rsidRPr="00A45500">
        <w:rPr>
          <w:vertAlign w:val="superscript"/>
        </w:rPr>
        <w:fldChar w:fldCharType="separate"/>
      </w:r>
      <w:r w:rsidR="00A55661" w:rsidRPr="00A45500">
        <w:rPr>
          <w:vertAlign w:val="superscript"/>
        </w:rPr>
        <w:t>[49]</w:t>
      </w:r>
      <w:r w:rsidR="0067558B" w:rsidRPr="00A45500">
        <w:rPr>
          <w:vertAlign w:val="superscript"/>
        </w:rPr>
        <w:fldChar w:fldCharType="end"/>
      </w:r>
      <w:r w:rsidR="00401B42" w:rsidRPr="00A45500">
        <w:rPr>
          <w:rFonts w:hint="eastAsia"/>
        </w:rPr>
        <w:t>利用</w:t>
      </w:r>
      <w:r w:rsidR="00F82200" w:rsidRPr="00A45500">
        <w:rPr>
          <w:rFonts w:hint="eastAsia"/>
        </w:rPr>
        <w:t>先前的工作</w:t>
      </w:r>
      <w:r w:rsidR="00E42FE3" w:rsidRPr="00A45500">
        <w:rPr>
          <w:rFonts w:hint="eastAsia"/>
        </w:rPr>
        <w:t>提供了分布式系统的确定性</w:t>
      </w:r>
      <w:r w:rsidR="0019427A" w:rsidRPr="00A45500">
        <w:rPr>
          <w:rFonts w:hint="eastAsia"/>
        </w:rPr>
        <w:t>执行</w:t>
      </w:r>
      <w:r w:rsidR="00000ECE" w:rsidRPr="00A45500">
        <w:rPr>
          <w:rFonts w:hint="eastAsia"/>
        </w:rPr>
        <w:t>工作，</w:t>
      </w:r>
      <w:r w:rsidR="0070001C" w:rsidRPr="00A45500">
        <w:rPr>
          <w:rFonts w:hint="eastAsia"/>
        </w:rPr>
        <w:t>通过</w:t>
      </w:r>
      <w:r w:rsidR="00A45CDB" w:rsidRPr="00A45500">
        <w:rPr>
          <w:rFonts w:hint="eastAsia"/>
        </w:rPr>
        <w:t>在</w:t>
      </w:r>
      <w:r w:rsidR="004E74BE" w:rsidRPr="00A45500">
        <w:rPr>
          <w:rFonts w:hint="eastAsia"/>
        </w:rPr>
        <w:t>每个节点</w:t>
      </w:r>
      <w:r w:rsidR="00D550DA" w:rsidRPr="00A45500">
        <w:rPr>
          <w:rFonts w:hint="eastAsia"/>
        </w:rPr>
        <w:t>上</w:t>
      </w:r>
      <w:r w:rsidR="00005DE6" w:rsidRPr="00A45500">
        <w:rPr>
          <w:rFonts w:hint="eastAsia"/>
        </w:rPr>
        <w:t>实现</w:t>
      </w:r>
      <w:r w:rsidR="008F543B" w:rsidRPr="00A45500">
        <w:rPr>
          <w:rFonts w:hint="eastAsia"/>
        </w:rPr>
        <w:t>确定性</w:t>
      </w:r>
      <w:r w:rsidR="004A4CB7" w:rsidRPr="00A45500">
        <w:rPr>
          <w:rFonts w:hint="eastAsia"/>
        </w:rPr>
        <w:t>，</w:t>
      </w:r>
      <w:r w:rsidR="002E7831" w:rsidRPr="00A45500">
        <w:rPr>
          <w:rFonts w:hint="eastAsia"/>
        </w:rPr>
        <w:t>保证</w:t>
      </w:r>
      <w:r w:rsidR="004A4CB7" w:rsidRPr="00A45500">
        <w:rPr>
          <w:rFonts w:hint="eastAsia"/>
        </w:rPr>
        <w:t>输出是输入的</w:t>
      </w:r>
      <w:r w:rsidR="00583357" w:rsidRPr="00A45500">
        <w:rPr>
          <w:rFonts w:hint="eastAsia"/>
        </w:rPr>
        <w:t>函数</w:t>
      </w:r>
      <w:r w:rsidR="002E7831" w:rsidRPr="00A45500">
        <w:rPr>
          <w:rFonts w:hint="eastAsia"/>
        </w:rPr>
        <w:t>。</w:t>
      </w:r>
      <w:proofErr w:type="spellStart"/>
      <w:r w:rsidR="00CD594B" w:rsidRPr="00A45500">
        <w:rPr>
          <w:rFonts w:hint="eastAsia"/>
        </w:rPr>
        <w:t>dOS</w:t>
      </w:r>
      <w:proofErr w:type="spellEnd"/>
      <w:r w:rsidR="006E0315" w:rsidRPr="00A45500">
        <w:rPr>
          <w:vertAlign w:val="superscript"/>
        </w:rPr>
        <w:fldChar w:fldCharType="begin"/>
      </w:r>
      <w:r w:rsidR="006E0315" w:rsidRPr="00A45500">
        <w:rPr>
          <w:vertAlign w:val="superscript"/>
        </w:rPr>
        <w:instrText xml:space="preserve"> </w:instrText>
      </w:r>
      <w:r w:rsidR="006E0315" w:rsidRPr="00A45500">
        <w:rPr>
          <w:rFonts w:hint="eastAsia"/>
          <w:vertAlign w:val="superscript"/>
        </w:rPr>
        <w:instrText>REF _Ref99300319 \r \h</w:instrText>
      </w:r>
      <w:r w:rsidR="006E0315" w:rsidRPr="00A45500">
        <w:rPr>
          <w:vertAlign w:val="superscript"/>
        </w:rPr>
        <w:instrText xml:space="preserve"> </w:instrText>
      </w:r>
      <w:r w:rsidR="006E55E0"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A55661" w:rsidRPr="00A45500">
        <w:rPr>
          <w:vertAlign w:val="superscript"/>
        </w:rPr>
        <w:t>[50]</w:t>
      </w:r>
      <w:r w:rsidR="006E0315" w:rsidRPr="00A45500">
        <w:rPr>
          <w:vertAlign w:val="superscript"/>
        </w:rPr>
        <w:fldChar w:fldCharType="end"/>
      </w:r>
      <w:r w:rsidR="00D03951" w:rsidRPr="00A45500">
        <w:rPr>
          <w:rFonts w:hint="eastAsia"/>
        </w:rPr>
        <w:t>提出了一个新的系统抽象</w:t>
      </w:r>
      <w:r w:rsidR="007153D2" w:rsidRPr="00A45500">
        <w:rPr>
          <w:rFonts w:hint="eastAsia"/>
        </w:rPr>
        <w:t>，</w:t>
      </w:r>
      <w:r w:rsidR="00DC2CE1" w:rsidRPr="00A45500">
        <w:rPr>
          <w:rFonts w:hint="eastAsia"/>
        </w:rPr>
        <w:t>其中</w:t>
      </w:r>
      <w:r w:rsidR="00CD594B" w:rsidRPr="00A45500">
        <w:rPr>
          <w:rFonts w:hint="eastAsia"/>
        </w:rPr>
        <w:t>的</w:t>
      </w:r>
      <w:r w:rsidR="00CD594B" w:rsidRPr="00A45500">
        <w:rPr>
          <w:rFonts w:hint="eastAsia"/>
        </w:rPr>
        <w:t>shim</w:t>
      </w:r>
      <w:r w:rsidR="00CD594B" w:rsidRPr="00A45500">
        <w:rPr>
          <w:rFonts w:hint="eastAsia"/>
        </w:rPr>
        <w:lastRenderedPageBreak/>
        <w:t>抽象与</w:t>
      </w:r>
      <w:r w:rsidR="00CD594B" w:rsidRPr="00A45500">
        <w:rPr>
          <w:rFonts w:hint="eastAsia"/>
        </w:rPr>
        <w:t>Linux</w:t>
      </w:r>
      <w:r w:rsidR="00D14699" w:rsidRPr="00A45500">
        <w:rPr>
          <w:rFonts w:hint="eastAsia"/>
        </w:rPr>
        <w:t>内核</w:t>
      </w:r>
      <w:r w:rsidR="009B3F8D" w:rsidRPr="00A45500">
        <w:rPr>
          <w:rFonts w:hint="eastAsia"/>
        </w:rPr>
        <w:t>系统调用</w:t>
      </w:r>
      <m:oMath>
        <m:r>
          <w:rPr>
            <w:rFonts w:ascii="Cambria Math" w:hAnsi="Cambria Math" w:hint="eastAsia"/>
          </w:rPr>
          <m:t>ptrace</m:t>
        </m:r>
      </m:oMath>
      <w:r w:rsidR="00CD594B" w:rsidRPr="00A45500">
        <w:rPr>
          <w:rFonts w:hint="eastAsia"/>
        </w:rPr>
        <w:t xml:space="preserve"> </w:t>
      </w:r>
      <w:r w:rsidR="00E548DA" w:rsidRPr="00A45500">
        <w:rPr>
          <w:rFonts w:hint="eastAsia"/>
        </w:rPr>
        <w:t>类似</w:t>
      </w:r>
      <w:r w:rsidR="00040326" w:rsidRPr="00A45500">
        <w:rPr>
          <w:rFonts w:hint="eastAsia"/>
        </w:rPr>
        <w:t>，能够</w:t>
      </w:r>
      <w:r w:rsidR="00020D76" w:rsidRPr="00A45500">
        <w:rPr>
          <w:rFonts w:hint="eastAsia"/>
        </w:rPr>
        <w:t>追踪并拦截</w:t>
      </w:r>
      <w:r w:rsidR="00045ADC" w:rsidRPr="00A45500">
        <w:rPr>
          <w:rFonts w:hint="eastAsia"/>
        </w:rPr>
        <w:t>进程中的不确定因素</w:t>
      </w:r>
      <w:r w:rsidR="00CD594B" w:rsidRPr="00A45500">
        <w:rPr>
          <w:rFonts w:hint="eastAsia"/>
        </w:rPr>
        <w:t>。</w:t>
      </w:r>
      <w:proofErr w:type="spellStart"/>
      <w:r w:rsidR="001C0915" w:rsidRPr="00A45500">
        <w:rPr>
          <w:rFonts w:hint="eastAsia"/>
        </w:rPr>
        <w:t>d</w:t>
      </w:r>
      <w:r w:rsidR="001C0915" w:rsidRPr="00A45500">
        <w:t>OS</w:t>
      </w:r>
      <w:proofErr w:type="spellEnd"/>
      <w:r w:rsidR="001C0915" w:rsidRPr="00A45500">
        <w:rPr>
          <w:rFonts w:hint="eastAsia"/>
        </w:rPr>
        <w:t>支持</w:t>
      </w:r>
      <w:r w:rsidR="00D635CD" w:rsidRPr="00A45500">
        <w:rPr>
          <w:rFonts w:hint="eastAsia"/>
        </w:rPr>
        <w:t>进程和线程</w:t>
      </w:r>
      <w:r w:rsidR="00B66EB5" w:rsidRPr="00A45500">
        <w:rPr>
          <w:rFonts w:hint="eastAsia"/>
        </w:rPr>
        <w:t>的</w:t>
      </w:r>
      <w:r w:rsidR="005866F8" w:rsidRPr="00A45500">
        <w:rPr>
          <w:rFonts w:hint="eastAsia"/>
        </w:rPr>
        <w:t>并行</w:t>
      </w:r>
      <w:r w:rsidR="00B66EB5" w:rsidRPr="00A45500">
        <w:rPr>
          <w:rFonts w:hint="eastAsia"/>
        </w:rPr>
        <w:t>执行，</w:t>
      </w:r>
      <w:r w:rsidR="00890458" w:rsidRPr="00A45500">
        <w:rPr>
          <w:rFonts w:hint="eastAsia"/>
        </w:rPr>
        <w:t>但是</w:t>
      </w:r>
      <w:proofErr w:type="spellStart"/>
      <w:r w:rsidR="005C6371" w:rsidRPr="00A45500">
        <w:rPr>
          <w:rFonts w:hint="eastAsia"/>
        </w:rPr>
        <w:t>d</w:t>
      </w:r>
      <w:r w:rsidR="005C6371" w:rsidRPr="00A45500">
        <w:t>OS</w:t>
      </w:r>
      <w:proofErr w:type="spellEnd"/>
      <w:r w:rsidR="00D668F3" w:rsidRPr="00A45500">
        <w:rPr>
          <w:rFonts w:hint="eastAsia"/>
        </w:rPr>
        <w:t>依旧</w:t>
      </w:r>
      <w:r w:rsidR="00B94584" w:rsidRPr="00A45500">
        <w:rPr>
          <w:rFonts w:hint="eastAsia"/>
        </w:rPr>
        <w:t>使用</w:t>
      </w:r>
      <w:r w:rsidR="00030776" w:rsidRPr="00A45500">
        <w:rPr>
          <w:rFonts w:hint="eastAsia"/>
        </w:rPr>
        <w:t>记录重放工具</w:t>
      </w:r>
      <w:r w:rsidR="00CB4F05" w:rsidRPr="00A45500">
        <w:rPr>
          <w:rFonts w:hint="eastAsia"/>
        </w:rPr>
        <w:t>实现文件系统交互中的</w:t>
      </w:r>
      <w:r w:rsidR="003C7202" w:rsidRPr="00A45500">
        <w:rPr>
          <w:rFonts w:hint="eastAsia"/>
        </w:rPr>
        <w:t>确定性</w:t>
      </w:r>
      <w:r w:rsidR="00B57A2B" w:rsidRPr="00A45500">
        <w:rPr>
          <w:rFonts w:hint="eastAsia"/>
        </w:rPr>
        <w:t>。</w:t>
      </w:r>
    </w:p>
    <w:p w14:paraId="3A74F2C7" w14:textId="4A19AA35" w:rsidR="008E740E" w:rsidRPr="00A45500" w:rsidRDefault="002E0262" w:rsidP="00150732">
      <w:pPr>
        <w:ind w:firstLine="480"/>
      </w:pPr>
      <w:r w:rsidRPr="00A45500">
        <w:rPr>
          <w:rFonts w:hint="eastAsia"/>
        </w:rPr>
        <w:t>上述</w:t>
      </w:r>
      <w:r w:rsidR="007836F3" w:rsidRPr="00A45500">
        <w:rPr>
          <w:rFonts w:hint="eastAsia"/>
        </w:rPr>
        <w:t>基于确定性执行的可重现性研究</w:t>
      </w:r>
      <w:r w:rsidR="00161E5D" w:rsidRPr="00A45500">
        <w:rPr>
          <w:rFonts w:hint="eastAsia"/>
        </w:rPr>
        <w:t>依旧存在</w:t>
      </w:r>
      <w:r w:rsidR="00BC786B" w:rsidRPr="00A45500">
        <w:rPr>
          <w:rFonts w:hint="eastAsia"/>
        </w:rPr>
        <w:t>一些</w:t>
      </w:r>
      <w:r w:rsidR="0017415F" w:rsidRPr="00A45500">
        <w:rPr>
          <w:rFonts w:hint="eastAsia"/>
        </w:rPr>
        <w:t>问题</w:t>
      </w:r>
      <w:r w:rsidR="0091087B" w:rsidRPr="00A45500">
        <w:rPr>
          <w:rFonts w:hint="eastAsia"/>
        </w:rPr>
        <w:t>，如</w:t>
      </w:r>
      <w:r w:rsidR="007418B5" w:rsidRPr="00A45500">
        <w:rPr>
          <w:rFonts w:hint="eastAsia"/>
        </w:rPr>
        <w:t>通过</w:t>
      </w:r>
      <w:r w:rsidR="00483B0C" w:rsidRPr="00A45500">
        <w:rPr>
          <w:rFonts w:hint="eastAsia"/>
        </w:rPr>
        <w:t>更改操作</w:t>
      </w:r>
      <w:r w:rsidR="00A96B07" w:rsidRPr="00A45500">
        <w:rPr>
          <w:rFonts w:hint="eastAsia"/>
        </w:rPr>
        <w:t>系统</w:t>
      </w:r>
      <w:r w:rsidR="008E740E" w:rsidRPr="00A45500">
        <w:rPr>
          <w:rFonts w:hint="eastAsia"/>
        </w:rPr>
        <w:t>内核</w:t>
      </w:r>
      <w:r w:rsidR="008743D9" w:rsidRPr="00A45500">
        <w:rPr>
          <w:rFonts w:hint="eastAsia"/>
        </w:rPr>
        <w:t>保证可重现性</w:t>
      </w:r>
      <w:r w:rsidR="00555CC4" w:rsidRPr="00A45500">
        <w:rPr>
          <w:rFonts w:hint="eastAsia"/>
        </w:rPr>
        <w:t>的</w:t>
      </w:r>
      <w:r w:rsidR="00131122" w:rsidRPr="00A45500">
        <w:rPr>
          <w:rFonts w:hint="eastAsia"/>
        </w:rPr>
        <w:t>方法，</w:t>
      </w:r>
      <w:r w:rsidR="008E740E" w:rsidRPr="00A45500">
        <w:rPr>
          <w:rFonts w:hint="eastAsia"/>
        </w:rPr>
        <w:t>使</w:t>
      </w:r>
      <w:r w:rsidR="000551A3" w:rsidRPr="00A45500">
        <w:rPr>
          <w:rFonts w:hint="eastAsia"/>
        </w:rPr>
        <w:t>确定性的</w:t>
      </w:r>
      <w:r w:rsidR="008E740E" w:rsidRPr="00A45500">
        <w:rPr>
          <w:rFonts w:hint="eastAsia"/>
        </w:rPr>
        <w:t>维护和部署更加困难</w:t>
      </w:r>
      <w:r w:rsidR="00E2411B" w:rsidRPr="00A45500">
        <w:rPr>
          <w:rFonts w:hint="eastAsia"/>
        </w:rPr>
        <w:t>；</w:t>
      </w:r>
      <w:r w:rsidR="008E740E" w:rsidRPr="00A45500">
        <w:rPr>
          <w:rFonts w:hint="eastAsia"/>
        </w:rPr>
        <w:t>除非将</w:t>
      </w:r>
      <w:r w:rsidR="00617121" w:rsidRPr="00A45500">
        <w:rPr>
          <w:rFonts w:hint="eastAsia"/>
        </w:rPr>
        <w:t>确定性重放</w:t>
      </w:r>
      <w:r w:rsidR="00FB175F" w:rsidRPr="00A45500">
        <w:rPr>
          <w:rFonts w:hint="eastAsia"/>
        </w:rPr>
        <w:t>组件</w:t>
      </w:r>
      <w:r w:rsidR="008E740E" w:rsidRPr="00A45500">
        <w:rPr>
          <w:rFonts w:hint="eastAsia"/>
        </w:rPr>
        <w:t>集成到基本操作系统中</w:t>
      </w:r>
      <w:r w:rsidR="001D058D" w:rsidRPr="00A45500">
        <w:rPr>
          <w:rFonts w:hint="eastAsia"/>
        </w:rPr>
        <w:t>，</w:t>
      </w:r>
      <w:r w:rsidR="008E740E" w:rsidRPr="00A45500">
        <w:rPr>
          <w:rFonts w:hint="eastAsia"/>
        </w:rPr>
        <w:t>但是向</w:t>
      </w:r>
      <w:r w:rsidR="006D7CE8" w:rsidRPr="00A45500">
        <w:rPr>
          <w:rFonts w:hint="eastAsia"/>
        </w:rPr>
        <w:t>操作系统</w:t>
      </w:r>
      <w:r w:rsidR="008E740E" w:rsidRPr="00A45500">
        <w:rPr>
          <w:rFonts w:hint="eastAsia"/>
        </w:rPr>
        <w:t>内核添加</w:t>
      </w:r>
      <w:r w:rsidR="00751DD0" w:rsidRPr="00A45500">
        <w:rPr>
          <w:rFonts w:hint="eastAsia"/>
        </w:rPr>
        <w:t>具有</w:t>
      </w:r>
      <w:r w:rsidR="008E740E" w:rsidRPr="00A45500">
        <w:rPr>
          <w:rFonts w:hint="eastAsia"/>
        </w:rPr>
        <w:t>侵入性的新特性是有风险的</w:t>
      </w:r>
      <w:r w:rsidR="00EB29A8" w:rsidRPr="00A45500">
        <w:rPr>
          <w:rFonts w:hint="eastAsia"/>
        </w:rPr>
        <w:t>；</w:t>
      </w:r>
      <w:r w:rsidR="009E0B5F" w:rsidRPr="00A45500">
        <w:rPr>
          <w:rFonts w:hint="eastAsia"/>
        </w:rPr>
        <w:t>主要</w:t>
      </w:r>
      <w:r w:rsidR="00393626" w:rsidRPr="00A45500">
        <w:rPr>
          <w:rFonts w:hint="eastAsia"/>
        </w:rPr>
        <w:t>消除</w:t>
      </w:r>
      <w:r w:rsidR="009E0B5F" w:rsidRPr="00A45500">
        <w:rPr>
          <w:rFonts w:hint="eastAsia"/>
        </w:rPr>
        <w:t>了线程</w:t>
      </w:r>
      <w:r w:rsidR="00393626" w:rsidRPr="00A45500">
        <w:rPr>
          <w:rFonts w:hint="eastAsia"/>
        </w:rPr>
        <w:t>调度</w:t>
      </w:r>
      <w:r w:rsidR="009E0B5F" w:rsidRPr="00A45500">
        <w:rPr>
          <w:rFonts w:hint="eastAsia"/>
        </w:rPr>
        <w:t>中</w:t>
      </w:r>
      <w:r w:rsidR="00222059" w:rsidRPr="00A45500">
        <w:rPr>
          <w:rFonts w:hint="eastAsia"/>
        </w:rPr>
        <w:t>不</w:t>
      </w:r>
      <w:r w:rsidR="009E0B5F" w:rsidRPr="00A45500">
        <w:rPr>
          <w:rFonts w:hint="eastAsia"/>
        </w:rPr>
        <w:t>确定性</w:t>
      </w:r>
      <w:r w:rsidR="00222059" w:rsidRPr="00A45500">
        <w:rPr>
          <w:rFonts w:hint="eastAsia"/>
        </w:rPr>
        <w:t>的影响</w:t>
      </w:r>
      <w:r w:rsidR="009E0B5F" w:rsidRPr="00A45500">
        <w:rPr>
          <w:rFonts w:hint="eastAsia"/>
        </w:rPr>
        <w:t>，</w:t>
      </w:r>
      <w:r w:rsidR="00E362C9" w:rsidRPr="00A45500">
        <w:rPr>
          <w:rFonts w:hint="eastAsia"/>
        </w:rPr>
        <w:t>但是</w:t>
      </w:r>
      <w:r w:rsidR="00935E8A" w:rsidRPr="00A45500">
        <w:rPr>
          <w:rFonts w:hint="eastAsia"/>
        </w:rPr>
        <w:t>对</w:t>
      </w:r>
      <w:r w:rsidR="00E45F0C" w:rsidRPr="00A45500">
        <w:rPr>
          <w:rFonts w:hint="eastAsia"/>
        </w:rPr>
        <w:t>确定性抽象的边界定义</w:t>
      </w:r>
      <w:r w:rsidR="002C2C92" w:rsidRPr="00A45500">
        <w:rPr>
          <w:rFonts w:hint="eastAsia"/>
        </w:rPr>
        <w:t>过窄，</w:t>
      </w:r>
      <w:r w:rsidR="0014322E" w:rsidRPr="00A45500">
        <w:rPr>
          <w:rFonts w:hint="eastAsia"/>
        </w:rPr>
        <w:t>无法</w:t>
      </w:r>
      <w:r w:rsidR="005117EE" w:rsidRPr="00A45500">
        <w:rPr>
          <w:rFonts w:hint="eastAsia"/>
        </w:rPr>
        <w:t>使用</w:t>
      </w:r>
      <w:r w:rsidR="0035328A" w:rsidRPr="00A45500">
        <w:rPr>
          <w:rFonts w:hint="eastAsia"/>
        </w:rPr>
        <w:t>于对</w:t>
      </w:r>
      <w:r w:rsidR="003158C6" w:rsidRPr="00A45500">
        <w:rPr>
          <w:rFonts w:hint="eastAsia"/>
        </w:rPr>
        <w:t>I</w:t>
      </w:r>
      <w:r w:rsidR="003158C6" w:rsidRPr="00A45500">
        <w:t>/O</w:t>
      </w:r>
      <w:r w:rsidR="003158C6" w:rsidRPr="00A45500">
        <w:rPr>
          <w:rFonts w:hint="eastAsia"/>
        </w:rPr>
        <w:t>操作、</w:t>
      </w:r>
      <w:r w:rsidR="0014322E" w:rsidRPr="00A45500">
        <w:rPr>
          <w:rFonts w:hint="eastAsia"/>
        </w:rPr>
        <w:t>文件系统、信号等</w:t>
      </w:r>
      <w:r w:rsidR="0008444C" w:rsidRPr="00A45500">
        <w:rPr>
          <w:rFonts w:hint="eastAsia"/>
        </w:rPr>
        <w:t>操作</w:t>
      </w:r>
      <w:r w:rsidR="006867DD" w:rsidRPr="00A45500">
        <w:rPr>
          <w:rFonts w:hint="eastAsia"/>
        </w:rPr>
        <w:t>有要求的</w:t>
      </w:r>
      <w:r w:rsidR="00FE4A86" w:rsidRPr="00A45500">
        <w:rPr>
          <w:rFonts w:hint="eastAsia"/>
        </w:rPr>
        <w:t>应用</w:t>
      </w:r>
      <w:r w:rsidR="00E363D8" w:rsidRPr="00A45500">
        <w:rPr>
          <w:rFonts w:hint="eastAsia"/>
        </w:rPr>
        <w:t>；针对特定的处理器和操作系统</w:t>
      </w:r>
      <w:r w:rsidR="00B2425E" w:rsidRPr="00A45500">
        <w:rPr>
          <w:rFonts w:hint="eastAsia"/>
        </w:rPr>
        <w:t>设计，难以在不同的微架构之间移植</w:t>
      </w:r>
      <w:r w:rsidR="00FE4A86" w:rsidRPr="00A45500">
        <w:rPr>
          <w:rFonts w:hint="eastAsia"/>
        </w:rPr>
        <w:t>。</w:t>
      </w:r>
    </w:p>
    <w:p w14:paraId="03B04596" w14:textId="658704F8" w:rsidR="00150732" w:rsidRPr="00A45500" w:rsidRDefault="00E01167" w:rsidP="00E01167">
      <w:pPr>
        <w:pStyle w:val="22"/>
      </w:pPr>
      <w:bookmarkStart w:id="107" w:name="_Toc99905737"/>
      <w:r w:rsidRPr="00A45500">
        <w:rPr>
          <w:rFonts w:hint="eastAsia"/>
        </w:rPr>
        <w:t>1</w:t>
      </w:r>
      <w:r w:rsidRPr="00A45500">
        <w:t>.2.</w:t>
      </w:r>
      <w:r w:rsidR="00C71BCC" w:rsidRPr="00A45500">
        <w:t>4</w:t>
      </w:r>
      <w:r w:rsidRPr="00A45500">
        <w:t xml:space="preserve"> </w:t>
      </w:r>
      <w:r w:rsidR="00D464AD" w:rsidRPr="00A45500">
        <w:rPr>
          <w:rFonts w:hint="eastAsia"/>
        </w:rPr>
        <w:t>基于</w:t>
      </w:r>
      <w:r w:rsidR="00711175" w:rsidRPr="00A45500">
        <w:rPr>
          <w:rFonts w:hint="eastAsia"/>
        </w:rPr>
        <w:t>虚拟机</w:t>
      </w:r>
      <w:r w:rsidR="00402C0D" w:rsidRPr="00A45500">
        <w:rPr>
          <w:rFonts w:hint="eastAsia"/>
        </w:rPr>
        <w:t>和</w:t>
      </w:r>
      <w:r w:rsidR="00072707" w:rsidRPr="00A45500">
        <w:rPr>
          <w:rFonts w:hint="eastAsia"/>
        </w:rPr>
        <w:t>容器</w:t>
      </w:r>
      <w:r w:rsidR="00340C0F" w:rsidRPr="00A45500">
        <w:rPr>
          <w:rFonts w:hint="eastAsia"/>
        </w:rPr>
        <w:t>的</w:t>
      </w:r>
      <w:r w:rsidR="000E3709" w:rsidRPr="00A45500">
        <w:rPr>
          <w:rFonts w:hint="eastAsia"/>
        </w:rPr>
        <w:t>可重现性</w:t>
      </w:r>
      <w:r w:rsidR="00B23329" w:rsidRPr="00A45500">
        <w:rPr>
          <w:rFonts w:hint="eastAsia"/>
        </w:rPr>
        <w:t>研究</w:t>
      </w:r>
      <w:bookmarkEnd w:id="107"/>
    </w:p>
    <w:p w14:paraId="2A1B572B" w14:textId="6B5306FF" w:rsidR="008C4250" w:rsidRPr="00A45500" w:rsidRDefault="00EF44D2" w:rsidP="00EF44D2">
      <w:pPr>
        <w:ind w:firstLine="480"/>
        <w:rPr>
          <w:noProof/>
        </w:rPr>
      </w:pPr>
      <w:r w:rsidRPr="00A45500">
        <w:rPr>
          <w:rFonts w:hint="eastAsia"/>
          <w:kern w:val="0"/>
        </w:rPr>
        <w:t>虚拟化技术</w:t>
      </w:r>
      <w:r w:rsidR="00F541F0" w:rsidRPr="00A45500">
        <w:rPr>
          <w:rFonts w:hint="eastAsia"/>
          <w:kern w:val="0"/>
        </w:rPr>
        <w:t>（</w:t>
      </w:r>
      <w:r w:rsidR="005C66C6" w:rsidRPr="00A45500">
        <w:rPr>
          <w:kern w:val="0"/>
        </w:rPr>
        <w:t>Virtualization</w:t>
      </w:r>
      <w:r w:rsidR="00F541F0" w:rsidRPr="00A45500">
        <w:rPr>
          <w:rFonts w:hint="eastAsia"/>
          <w:kern w:val="0"/>
        </w:rPr>
        <w:t>）</w:t>
      </w:r>
      <w:r w:rsidRPr="00A45500">
        <w:rPr>
          <w:rFonts w:hint="eastAsia"/>
          <w:kern w:val="0"/>
        </w:rPr>
        <w:t>是在主机上将硬件抽象为虚拟</w:t>
      </w:r>
      <w:r w:rsidR="0034575C" w:rsidRPr="00A45500">
        <w:rPr>
          <w:rFonts w:hint="eastAsia"/>
          <w:kern w:val="0"/>
        </w:rPr>
        <w:t>对象</w:t>
      </w:r>
      <w:r w:rsidR="008E48E8" w:rsidRPr="00A45500">
        <w:rPr>
          <w:rFonts w:hint="eastAsia"/>
          <w:kern w:val="0"/>
        </w:rPr>
        <w:t>环境</w:t>
      </w:r>
      <w:r w:rsidRPr="00A45500">
        <w:rPr>
          <w:rFonts w:hint="eastAsia"/>
          <w:kern w:val="0"/>
        </w:rPr>
        <w:t>的技术，</w:t>
      </w:r>
      <w:r w:rsidR="00C2644A" w:rsidRPr="00A45500">
        <w:rPr>
          <w:rFonts w:hint="eastAsia"/>
          <w:kern w:val="0"/>
        </w:rPr>
        <w:t>能够</w:t>
      </w:r>
      <w:r w:rsidR="00FA232B" w:rsidRPr="00A45500">
        <w:rPr>
          <w:rFonts w:hint="eastAsia"/>
          <w:kern w:val="0"/>
        </w:rPr>
        <w:t>模拟</w:t>
      </w:r>
      <w:r w:rsidRPr="00A45500">
        <w:rPr>
          <w:rFonts w:hint="eastAsia"/>
          <w:kern w:val="0"/>
        </w:rPr>
        <w:t>计算机的</w:t>
      </w:r>
      <w:r w:rsidR="00FD69F4" w:rsidRPr="00A45500">
        <w:rPr>
          <w:rFonts w:hint="eastAsia"/>
          <w:kern w:val="0"/>
        </w:rPr>
        <w:t>C</w:t>
      </w:r>
      <w:r w:rsidR="00FD69F4" w:rsidRPr="00A45500">
        <w:rPr>
          <w:kern w:val="0"/>
        </w:rPr>
        <w:t>PU</w:t>
      </w:r>
      <w:r w:rsidRPr="00A45500">
        <w:rPr>
          <w:rFonts w:hint="eastAsia"/>
          <w:kern w:val="0"/>
        </w:rPr>
        <w:t>、</w:t>
      </w:r>
      <w:r w:rsidR="00DF67E5" w:rsidRPr="00A45500">
        <w:rPr>
          <w:rFonts w:hint="eastAsia"/>
          <w:kern w:val="0"/>
        </w:rPr>
        <w:t>内存</w:t>
      </w:r>
      <w:r w:rsidR="00464C07" w:rsidRPr="00A45500">
        <w:rPr>
          <w:rFonts w:hint="eastAsia"/>
          <w:kern w:val="0"/>
        </w:rPr>
        <w:t>、</w:t>
      </w:r>
      <w:r w:rsidR="008E1864" w:rsidRPr="00A45500">
        <w:rPr>
          <w:rFonts w:hint="eastAsia"/>
          <w:kern w:val="0"/>
        </w:rPr>
        <w:t>I</w:t>
      </w:r>
      <w:r w:rsidR="008E1864" w:rsidRPr="00A45500">
        <w:rPr>
          <w:kern w:val="0"/>
        </w:rPr>
        <w:t>/O</w:t>
      </w:r>
      <w:r w:rsidR="008E1864" w:rsidRPr="00A45500">
        <w:rPr>
          <w:rFonts w:hint="eastAsia"/>
          <w:kern w:val="0"/>
        </w:rPr>
        <w:t>设备</w:t>
      </w:r>
      <w:r w:rsidR="00C37641" w:rsidRPr="00A45500">
        <w:rPr>
          <w:rFonts w:hint="eastAsia"/>
          <w:kern w:val="0"/>
        </w:rPr>
        <w:t>、网络</w:t>
      </w:r>
      <w:r w:rsidR="004C6452" w:rsidRPr="00A45500">
        <w:rPr>
          <w:rFonts w:hint="eastAsia"/>
          <w:kern w:val="0"/>
        </w:rPr>
        <w:t>设备</w:t>
      </w:r>
      <w:r w:rsidR="0057340E" w:rsidRPr="00A45500">
        <w:rPr>
          <w:rFonts w:hint="eastAsia"/>
          <w:kern w:val="0"/>
        </w:rPr>
        <w:t>等</w:t>
      </w:r>
      <w:r w:rsidR="004C6452" w:rsidRPr="00A45500">
        <w:rPr>
          <w:rFonts w:hint="eastAsia"/>
          <w:kern w:val="0"/>
        </w:rPr>
        <w:t>各种物理</w:t>
      </w:r>
      <w:r w:rsidRPr="00A45500">
        <w:rPr>
          <w:rFonts w:hint="eastAsia"/>
          <w:kern w:val="0"/>
        </w:rPr>
        <w:t>资源</w:t>
      </w:r>
      <w:r w:rsidR="00744665" w:rsidRPr="00A45500">
        <w:rPr>
          <w:kern w:val="0"/>
          <w:vertAlign w:val="superscript"/>
        </w:rPr>
        <w:fldChar w:fldCharType="begin"/>
      </w:r>
      <w:r w:rsidR="00744665" w:rsidRPr="00A45500">
        <w:rPr>
          <w:kern w:val="0"/>
          <w:vertAlign w:val="superscript"/>
        </w:rPr>
        <w:instrText xml:space="preserve"> </w:instrText>
      </w:r>
      <w:r w:rsidR="00744665" w:rsidRPr="00A45500">
        <w:rPr>
          <w:rFonts w:hint="eastAsia"/>
          <w:kern w:val="0"/>
          <w:vertAlign w:val="superscript"/>
        </w:rPr>
        <w:instrText>REF _Ref99300941 \r \h</w:instrText>
      </w:r>
      <w:r w:rsidR="00744665" w:rsidRPr="00A45500">
        <w:rPr>
          <w:kern w:val="0"/>
          <w:vertAlign w:val="superscript"/>
        </w:rPr>
        <w:instrText xml:space="preserve"> </w:instrText>
      </w:r>
      <w:r w:rsidR="007029EF" w:rsidRPr="00A45500">
        <w:rPr>
          <w:kern w:val="0"/>
          <w:vertAlign w:val="superscript"/>
        </w:rPr>
        <w:instrText xml:space="preserve"> \* MERGEFORMAT </w:instrText>
      </w:r>
      <w:r w:rsidR="00744665" w:rsidRPr="00A45500">
        <w:rPr>
          <w:kern w:val="0"/>
          <w:vertAlign w:val="superscript"/>
        </w:rPr>
      </w:r>
      <w:r w:rsidR="00744665" w:rsidRPr="00A45500">
        <w:rPr>
          <w:kern w:val="0"/>
          <w:vertAlign w:val="superscript"/>
        </w:rPr>
        <w:fldChar w:fldCharType="separate"/>
      </w:r>
      <w:r w:rsidR="00A55661" w:rsidRPr="00A45500">
        <w:rPr>
          <w:kern w:val="0"/>
          <w:vertAlign w:val="superscript"/>
        </w:rPr>
        <w:t>[51]</w:t>
      </w:r>
      <w:r w:rsidR="00744665" w:rsidRPr="00A45500">
        <w:rPr>
          <w:kern w:val="0"/>
          <w:vertAlign w:val="superscript"/>
        </w:rPr>
        <w:fldChar w:fldCharType="end"/>
      </w:r>
      <w:r w:rsidR="002F3F48" w:rsidRPr="00A45500">
        <w:rPr>
          <w:rFonts w:hint="eastAsia"/>
          <w:kern w:val="0"/>
        </w:rPr>
        <w:t>，</w:t>
      </w:r>
      <w:r w:rsidR="00E75CFC" w:rsidRPr="00A45500">
        <w:rPr>
          <w:rFonts w:hint="eastAsia"/>
          <w:kern w:val="0"/>
        </w:rPr>
        <w:t>创建多个</w:t>
      </w:r>
      <w:r w:rsidR="00092A8F" w:rsidRPr="00A45500">
        <w:rPr>
          <w:rFonts w:hint="eastAsia"/>
          <w:kern w:val="0"/>
        </w:rPr>
        <w:t>模拟环境</w:t>
      </w:r>
      <w:r w:rsidR="00BF6601" w:rsidRPr="00A45500">
        <w:rPr>
          <w:rFonts w:hint="eastAsia"/>
          <w:kern w:val="0"/>
        </w:rPr>
        <w:t>，即虚拟机</w:t>
      </w:r>
      <w:r w:rsidR="0069276B" w:rsidRPr="00A45500">
        <w:rPr>
          <w:rFonts w:hint="eastAsia"/>
          <w:kern w:val="0"/>
        </w:rPr>
        <w:t>。</w:t>
      </w:r>
      <w:r w:rsidRPr="00A45500">
        <w:rPr>
          <w:rFonts w:hint="eastAsia"/>
          <w:kern w:val="0"/>
        </w:rPr>
        <w:t>虚拟化技术</w:t>
      </w:r>
      <w:r w:rsidR="00DD57ED" w:rsidRPr="00A45500">
        <w:rPr>
          <w:rFonts w:hint="eastAsia"/>
          <w:kern w:val="0"/>
        </w:rPr>
        <w:t>能够</w:t>
      </w:r>
      <w:r w:rsidRPr="00A45500">
        <w:rPr>
          <w:rFonts w:hint="eastAsia"/>
          <w:kern w:val="0"/>
        </w:rPr>
        <w:t>在</w:t>
      </w:r>
      <w:r w:rsidR="00077F54" w:rsidRPr="00A45500">
        <w:rPr>
          <w:rFonts w:hint="eastAsia"/>
          <w:kern w:val="0"/>
        </w:rPr>
        <w:t>计算机</w:t>
      </w:r>
      <w:r w:rsidRPr="00A45500">
        <w:rPr>
          <w:rFonts w:hint="eastAsia"/>
          <w:kern w:val="0"/>
        </w:rPr>
        <w:t>设备中运行多个异构的体系结构应用，通过虚拟机</w:t>
      </w:r>
      <w:r w:rsidR="002F00C9" w:rsidRPr="00A45500">
        <w:rPr>
          <w:rFonts w:hint="eastAsia"/>
          <w:kern w:val="0"/>
        </w:rPr>
        <w:t>管理程序</w:t>
      </w:r>
      <w:r w:rsidRPr="00A45500">
        <w:rPr>
          <w:rFonts w:hint="eastAsia"/>
          <w:kern w:val="0"/>
        </w:rPr>
        <w:t>（</w:t>
      </w:r>
      <w:r w:rsidRPr="00A45500">
        <w:rPr>
          <w:rFonts w:hint="eastAsia"/>
          <w:kern w:val="0"/>
        </w:rPr>
        <w:t>Virtual Machine Monitor</w:t>
      </w:r>
      <w:r w:rsidRPr="00A45500">
        <w:rPr>
          <w:rFonts w:hint="eastAsia"/>
          <w:kern w:val="0"/>
        </w:rPr>
        <w:t>，</w:t>
      </w:r>
      <w:r w:rsidRPr="00A45500">
        <w:rPr>
          <w:rFonts w:hint="eastAsia"/>
          <w:kern w:val="0"/>
        </w:rPr>
        <w:t>VMM</w:t>
      </w:r>
      <w:r w:rsidRPr="00A45500">
        <w:rPr>
          <w:rFonts w:hint="eastAsia"/>
          <w:kern w:val="0"/>
        </w:rPr>
        <w:t>，或称为</w:t>
      </w:r>
      <w:r w:rsidRPr="00A45500">
        <w:rPr>
          <w:rFonts w:hint="eastAsia"/>
          <w:kern w:val="0"/>
        </w:rPr>
        <w:t>Hypervisor</w:t>
      </w:r>
      <w:r w:rsidRPr="00A45500">
        <w:rPr>
          <w:rFonts w:hint="eastAsia"/>
          <w:kern w:val="0"/>
        </w:rPr>
        <w:t>）为用户提供抽象、虚拟的硬件环境</w:t>
      </w:r>
      <w:r w:rsidR="00077F54" w:rsidRPr="00A45500">
        <w:rPr>
          <w:rFonts w:hint="eastAsia"/>
          <w:kern w:val="0"/>
        </w:rPr>
        <w:t>，</w:t>
      </w:r>
      <w:r w:rsidR="005B6C45" w:rsidRPr="00A45500">
        <w:rPr>
          <w:rFonts w:hint="eastAsia"/>
          <w:kern w:val="0"/>
        </w:rPr>
        <w:t>运行虚拟机管理程序的硬件称作</w:t>
      </w:r>
      <w:r w:rsidR="00390C1F" w:rsidRPr="00A45500">
        <w:rPr>
          <w:rFonts w:hint="eastAsia"/>
          <w:kern w:val="0"/>
        </w:rPr>
        <w:t>主机，</w:t>
      </w:r>
      <w:r w:rsidR="00EB22B4" w:rsidRPr="00A45500">
        <w:rPr>
          <w:rFonts w:hint="eastAsia"/>
          <w:kern w:val="0"/>
        </w:rPr>
        <w:t>使用主机</w:t>
      </w:r>
      <w:r w:rsidR="00946983" w:rsidRPr="00A45500">
        <w:rPr>
          <w:rFonts w:hint="eastAsia"/>
          <w:kern w:val="0"/>
        </w:rPr>
        <w:t>资源</w:t>
      </w:r>
      <w:r w:rsidR="000A5AAB" w:rsidRPr="00A45500">
        <w:rPr>
          <w:rFonts w:hint="eastAsia"/>
          <w:kern w:val="0"/>
        </w:rPr>
        <w:t>运行的虚拟机成为客户</w:t>
      </w:r>
      <w:r w:rsidR="00A017A2" w:rsidRPr="00A45500">
        <w:rPr>
          <w:rFonts w:hint="eastAsia"/>
          <w:kern w:val="0"/>
        </w:rPr>
        <w:t>虚拟机</w:t>
      </w:r>
      <w:r w:rsidRPr="00A45500">
        <w:rPr>
          <w:rFonts w:hint="eastAsia"/>
          <w:kern w:val="0"/>
        </w:rPr>
        <w:t>。</w:t>
      </w:r>
      <w:r w:rsidR="00800E4E" w:rsidRPr="00A45500">
        <w:rPr>
          <w:rFonts w:hint="eastAsia"/>
          <w:kern w:val="0"/>
        </w:rPr>
        <w:t>图</w:t>
      </w:r>
      <w:r w:rsidR="00C24CDA" w:rsidRPr="00A45500">
        <w:rPr>
          <w:rFonts w:hint="eastAsia"/>
          <w:kern w:val="0"/>
        </w:rPr>
        <w:t>1</w:t>
      </w:r>
      <w:r w:rsidR="00C24CDA" w:rsidRPr="00A45500">
        <w:rPr>
          <w:kern w:val="0"/>
        </w:rPr>
        <w:t>.1</w:t>
      </w:r>
      <w:r w:rsidR="00C24CDA" w:rsidRPr="00A45500">
        <w:rPr>
          <w:rFonts w:hint="eastAsia"/>
          <w:kern w:val="0"/>
        </w:rPr>
        <w:t>（</w:t>
      </w:r>
      <w:r w:rsidR="00C24CDA" w:rsidRPr="00A45500">
        <w:rPr>
          <w:rFonts w:hint="eastAsia"/>
          <w:kern w:val="0"/>
        </w:rPr>
        <w:t>a</w:t>
      </w:r>
      <w:r w:rsidR="00C24CDA" w:rsidRPr="00A45500">
        <w:rPr>
          <w:rFonts w:hint="eastAsia"/>
          <w:kern w:val="0"/>
        </w:rPr>
        <w:t>）展示了</w:t>
      </w:r>
      <w:r w:rsidR="002C1443" w:rsidRPr="00A45500">
        <w:rPr>
          <w:rFonts w:hint="eastAsia"/>
          <w:kern w:val="0"/>
        </w:rPr>
        <w:t>虚拟机</w:t>
      </w:r>
      <w:r w:rsidR="00B967C2" w:rsidRPr="00A45500">
        <w:rPr>
          <w:rFonts w:hint="eastAsia"/>
          <w:kern w:val="0"/>
        </w:rPr>
        <w:t>层次</w:t>
      </w:r>
      <w:r w:rsidR="009A5CE0" w:rsidRPr="00A45500">
        <w:rPr>
          <w:rFonts w:hint="eastAsia"/>
          <w:kern w:val="0"/>
        </w:rPr>
        <w:t>架构</w:t>
      </w:r>
      <w:r w:rsidR="001B4ACE" w:rsidRPr="00A45500">
        <w:rPr>
          <w:rFonts w:hint="eastAsia"/>
          <w:kern w:val="0"/>
        </w:rPr>
        <w:t>，</w:t>
      </w:r>
      <w:r w:rsidR="001D6B2D" w:rsidRPr="00A45500">
        <w:rPr>
          <w:kern w:val="0"/>
        </w:rPr>
        <w:t>Hypervisor</w:t>
      </w:r>
      <w:r w:rsidRPr="00A45500">
        <w:rPr>
          <w:rFonts w:hint="eastAsia"/>
          <w:kern w:val="0"/>
        </w:rPr>
        <w:t>在宿主机和虚拟机之间添加一层中间层，将宿主机</w:t>
      </w:r>
      <w:r w:rsidR="00973C32" w:rsidRPr="00A45500">
        <w:rPr>
          <w:rFonts w:hint="eastAsia"/>
          <w:kern w:val="0"/>
        </w:rPr>
        <w:t>的</w:t>
      </w:r>
      <w:r w:rsidR="009E4CD8" w:rsidRPr="00A45500">
        <w:rPr>
          <w:rFonts w:hint="eastAsia"/>
          <w:kern w:val="0"/>
        </w:rPr>
        <w:t>底层</w:t>
      </w:r>
      <w:r w:rsidR="00777541" w:rsidRPr="00A45500">
        <w:rPr>
          <w:rFonts w:hint="eastAsia"/>
          <w:kern w:val="0"/>
        </w:rPr>
        <w:t>硬件</w:t>
      </w:r>
      <w:r w:rsidR="007B1E6A" w:rsidRPr="00A45500">
        <w:rPr>
          <w:rFonts w:hint="eastAsia"/>
          <w:kern w:val="0"/>
        </w:rPr>
        <w:t>和</w:t>
      </w:r>
      <w:r w:rsidR="009E4CD8" w:rsidRPr="00A45500">
        <w:rPr>
          <w:rFonts w:hint="eastAsia"/>
          <w:kern w:val="0"/>
        </w:rPr>
        <w:t>上层</w:t>
      </w:r>
      <w:r w:rsidR="00957D44" w:rsidRPr="00A45500">
        <w:rPr>
          <w:rFonts w:hint="eastAsia"/>
          <w:kern w:val="0"/>
        </w:rPr>
        <w:t>应用程序</w:t>
      </w:r>
      <w:r w:rsidR="004D0E37" w:rsidRPr="00A45500">
        <w:rPr>
          <w:rFonts w:hint="eastAsia"/>
          <w:kern w:val="0"/>
        </w:rPr>
        <w:t>分离，并提供</w:t>
      </w:r>
      <w:r w:rsidR="00C01EA8" w:rsidRPr="00A45500">
        <w:rPr>
          <w:rFonts w:hint="eastAsia"/>
          <w:kern w:val="0"/>
        </w:rPr>
        <w:t>资源的分配管理</w:t>
      </w:r>
      <w:r w:rsidR="00A378E3" w:rsidRPr="00A45500">
        <w:rPr>
          <w:kern w:val="0"/>
          <w:vertAlign w:val="superscript"/>
        </w:rPr>
        <w:fldChar w:fldCharType="begin"/>
      </w:r>
      <w:r w:rsidR="00A378E3" w:rsidRPr="00A45500">
        <w:rPr>
          <w:kern w:val="0"/>
          <w:vertAlign w:val="superscript"/>
        </w:rPr>
        <w:instrText xml:space="preserve"> </w:instrText>
      </w:r>
      <w:r w:rsidR="00A378E3" w:rsidRPr="00A45500">
        <w:rPr>
          <w:rFonts w:hint="eastAsia"/>
          <w:kern w:val="0"/>
          <w:vertAlign w:val="superscript"/>
        </w:rPr>
        <w:instrText>REF _Ref99301287 \r \h</w:instrText>
      </w:r>
      <w:r w:rsidR="00A378E3" w:rsidRPr="00A45500">
        <w:rPr>
          <w:kern w:val="0"/>
          <w:vertAlign w:val="superscript"/>
        </w:rPr>
        <w:instrText xml:space="preserve">  \* MERGEFORMAT </w:instrText>
      </w:r>
      <w:r w:rsidR="00A378E3" w:rsidRPr="00A45500">
        <w:rPr>
          <w:kern w:val="0"/>
          <w:vertAlign w:val="superscript"/>
        </w:rPr>
      </w:r>
      <w:r w:rsidR="00A378E3" w:rsidRPr="00A45500">
        <w:rPr>
          <w:kern w:val="0"/>
          <w:vertAlign w:val="superscript"/>
        </w:rPr>
        <w:fldChar w:fldCharType="separate"/>
      </w:r>
      <w:r w:rsidR="00A55661" w:rsidRPr="00A45500">
        <w:rPr>
          <w:kern w:val="0"/>
          <w:vertAlign w:val="superscript"/>
        </w:rPr>
        <w:t>[52]</w:t>
      </w:r>
      <w:r w:rsidR="00A378E3" w:rsidRPr="00A45500">
        <w:rPr>
          <w:kern w:val="0"/>
          <w:vertAlign w:val="superscript"/>
        </w:rPr>
        <w:fldChar w:fldCharType="end"/>
      </w:r>
      <w:r w:rsidRPr="00A45500">
        <w:rPr>
          <w:rFonts w:hint="eastAsia"/>
          <w:kern w:val="0"/>
        </w:rPr>
        <w:t>。</w:t>
      </w:r>
      <w:r w:rsidRPr="00A45500">
        <w:rPr>
          <w:rFonts w:hint="eastAsia"/>
          <w:kern w:val="0"/>
        </w:rPr>
        <w:t>VMware</w:t>
      </w:r>
      <w:r w:rsidRPr="00A45500">
        <w:rPr>
          <w:rFonts w:hint="eastAsia"/>
          <w:kern w:val="0"/>
        </w:rPr>
        <w:t>、</w:t>
      </w:r>
      <w:r w:rsidRPr="00A45500">
        <w:rPr>
          <w:rFonts w:hint="eastAsia"/>
          <w:kern w:val="0"/>
        </w:rPr>
        <w:t>QEMU</w:t>
      </w:r>
      <w:r w:rsidR="0038676A" w:rsidRPr="00A45500">
        <w:rPr>
          <w:kern w:val="0"/>
          <w:vertAlign w:val="superscript"/>
        </w:rPr>
        <w:fldChar w:fldCharType="begin"/>
      </w:r>
      <w:r w:rsidR="0038676A" w:rsidRPr="00A45500">
        <w:rPr>
          <w:kern w:val="0"/>
          <w:vertAlign w:val="superscript"/>
        </w:rPr>
        <w:instrText xml:space="preserve"> </w:instrText>
      </w:r>
      <w:r w:rsidR="0038676A" w:rsidRPr="00A45500">
        <w:rPr>
          <w:rFonts w:hint="eastAsia"/>
          <w:kern w:val="0"/>
          <w:vertAlign w:val="superscript"/>
        </w:rPr>
        <w:instrText>REF _Ref99301731 \r \h</w:instrText>
      </w:r>
      <w:r w:rsidR="0038676A" w:rsidRPr="00A45500">
        <w:rPr>
          <w:kern w:val="0"/>
          <w:vertAlign w:val="superscript"/>
        </w:rPr>
        <w:instrText xml:space="preserve">  \* MERGEFORMAT </w:instrText>
      </w:r>
      <w:r w:rsidR="0038676A" w:rsidRPr="00A45500">
        <w:rPr>
          <w:kern w:val="0"/>
          <w:vertAlign w:val="superscript"/>
        </w:rPr>
      </w:r>
      <w:r w:rsidR="0038676A" w:rsidRPr="00A45500">
        <w:rPr>
          <w:kern w:val="0"/>
          <w:vertAlign w:val="superscript"/>
        </w:rPr>
        <w:fldChar w:fldCharType="separate"/>
      </w:r>
      <w:r w:rsidR="00A55661" w:rsidRPr="00A45500">
        <w:rPr>
          <w:kern w:val="0"/>
          <w:vertAlign w:val="superscript"/>
        </w:rPr>
        <w:t>[53]</w:t>
      </w:r>
      <w:r w:rsidR="0038676A" w:rsidRPr="00A45500">
        <w:rPr>
          <w:kern w:val="0"/>
          <w:vertAlign w:val="superscript"/>
        </w:rPr>
        <w:fldChar w:fldCharType="end"/>
      </w:r>
      <w:r w:rsidRPr="00A45500">
        <w:rPr>
          <w:rFonts w:hint="eastAsia"/>
          <w:kern w:val="0"/>
        </w:rPr>
        <w:t>等</w:t>
      </w:r>
      <w:r w:rsidR="004E4723" w:rsidRPr="00A45500">
        <w:rPr>
          <w:rFonts w:hint="eastAsia"/>
          <w:kern w:val="0"/>
        </w:rPr>
        <w:t>虚拟机</w:t>
      </w:r>
      <w:r w:rsidR="000F5A14" w:rsidRPr="00A45500">
        <w:rPr>
          <w:rFonts w:hint="eastAsia"/>
          <w:kern w:val="0"/>
        </w:rPr>
        <w:t>软件</w:t>
      </w:r>
      <w:r w:rsidRPr="00A45500">
        <w:rPr>
          <w:rFonts w:hint="eastAsia"/>
          <w:kern w:val="0"/>
        </w:rPr>
        <w:t>均是采用这种方法实现硬件的虚拟化。</w:t>
      </w:r>
    </w:p>
    <w:p w14:paraId="72C0594C" w14:textId="44972456" w:rsidR="007E5EC5" w:rsidRPr="00A45500" w:rsidRDefault="008C4250" w:rsidP="00712DC6">
      <w:pPr>
        <w:keepNext/>
        <w:spacing w:line="240" w:lineRule="auto"/>
        <w:ind w:firstLineChars="0" w:firstLine="0"/>
        <w:jc w:val="center"/>
      </w:pPr>
      <w:r w:rsidRPr="00A45500">
        <w:rPr>
          <w:noProof/>
        </w:rPr>
        <w:drawing>
          <wp:inline distT="0" distB="0" distL="0" distR="0" wp14:anchorId="2001E3E5" wp14:editId="03907D05">
            <wp:extent cx="5225143" cy="19021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3756" cy="1919806"/>
                    </a:xfrm>
                    <a:prstGeom prst="rect">
                      <a:avLst/>
                    </a:prstGeom>
                    <a:noFill/>
                  </pic:spPr>
                </pic:pic>
              </a:graphicData>
            </a:graphic>
          </wp:inline>
        </w:drawing>
      </w:r>
    </w:p>
    <w:p w14:paraId="5E7CB412" w14:textId="0E4F0DA6" w:rsidR="007E5EC5" w:rsidRPr="00A45500" w:rsidRDefault="007E5EC5" w:rsidP="007E5EC5">
      <w:pPr>
        <w:pStyle w:val="afa"/>
      </w:pPr>
      <w:r w:rsidRPr="00A45500">
        <w:rPr>
          <w:rFonts w:hint="eastAsia"/>
        </w:rPr>
        <w:t>图</w:t>
      </w:r>
      <w:r w:rsidRPr="00A45500">
        <w:t xml:space="preserve">1.1 </w:t>
      </w:r>
      <w:r w:rsidRPr="00A45500">
        <w:rPr>
          <w:rFonts w:hint="eastAsia"/>
        </w:rPr>
        <w:t>（</w:t>
      </w:r>
      <w:r w:rsidRPr="00A45500">
        <w:t>a</w:t>
      </w:r>
      <w:r w:rsidRPr="00A45500">
        <w:rPr>
          <w:rFonts w:hint="eastAsia"/>
        </w:rPr>
        <w:t>）虚拟机和（</w:t>
      </w:r>
      <w:r w:rsidRPr="00A45500">
        <w:t>b</w:t>
      </w:r>
      <w:r w:rsidRPr="00A45500">
        <w:rPr>
          <w:rFonts w:hint="eastAsia"/>
        </w:rPr>
        <w:t>）容器的架构比较</w:t>
      </w:r>
    </w:p>
    <w:p w14:paraId="09721D32" w14:textId="3D4E06C7" w:rsidR="00877295" w:rsidRPr="00A45500" w:rsidRDefault="00864C85" w:rsidP="007E5EC5">
      <w:pPr>
        <w:ind w:firstLine="480"/>
      </w:pPr>
      <w:r w:rsidRPr="00A45500">
        <w:rPr>
          <w:rFonts w:hint="eastAsia"/>
          <w:kern w:val="0"/>
        </w:rPr>
        <w:t>由于虚拟机可以隔离</w:t>
      </w:r>
      <w:r w:rsidR="007A7852" w:rsidRPr="00A45500">
        <w:rPr>
          <w:rFonts w:hint="eastAsia"/>
          <w:kern w:val="0"/>
        </w:rPr>
        <w:t>主机操作系统，</w:t>
      </w:r>
      <w:r w:rsidR="00E91DF9" w:rsidRPr="00A45500">
        <w:rPr>
          <w:rFonts w:hint="eastAsia"/>
          <w:kern w:val="0"/>
        </w:rPr>
        <w:t>消除</w:t>
      </w:r>
      <w:r w:rsidR="001736B5" w:rsidRPr="00A45500">
        <w:rPr>
          <w:rFonts w:hint="eastAsia"/>
          <w:kern w:val="0"/>
        </w:rPr>
        <w:t>程序对操作系统</w:t>
      </w:r>
      <w:r w:rsidR="00A565BC" w:rsidRPr="00A45500">
        <w:rPr>
          <w:rFonts w:hint="eastAsia"/>
          <w:kern w:val="0"/>
        </w:rPr>
        <w:t>的依赖关系</w:t>
      </w:r>
      <w:r w:rsidR="00FF304C" w:rsidRPr="00A45500">
        <w:rPr>
          <w:rFonts w:hint="eastAsia"/>
          <w:kern w:val="0"/>
        </w:rPr>
        <w:t>，</w:t>
      </w:r>
      <w:r w:rsidR="00C5591D" w:rsidRPr="00A45500">
        <w:rPr>
          <w:rFonts w:hint="eastAsia"/>
          <w:kern w:val="0"/>
        </w:rPr>
        <w:t>许多</w:t>
      </w:r>
      <w:r w:rsidR="003C56AE" w:rsidRPr="00A45500">
        <w:rPr>
          <w:rFonts w:hint="eastAsia"/>
          <w:kern w:val="0"/>
        </w:rPr>
        <w:lastRenderedPageBreak/>
        <w:t>研究人员</w:t>
      </w:r>
      <w:r w:rsidR="004F0F2F" w:rsidRPr="00A45500">
        <w:rPr>
          <w:rFonts w:hint="eastAsia"/>
          <w:kern w:val="0"/>
        </w:rPr>
        <w:t>提出了</w:t>
      </w:r>
      <w:r w:rsidR="00FF304C" w:rsidRPr="00A45500">
        <w:rPr>
          <w:rFonts w:hint="eastAsia"/>
          <w:kern w:val="0"/>
        </w:rPr>
        <w:t>多种在</w:t>
      </w:r>
      <w:r w:rsidR="00722F68" w:rsidRPr="00A45500">
        <w:rPr>
          <w:rFonts w:hint="eastAsia"/>
          <w:kern w:val="0"/>
        </w:rPr>
        <w:t>虚拟机上的可重现方案</w:t>
      </w:r>
      <w:r w:rsidR="002B05E7" w:rsidRPr="00A45500">
        <w:rPr>
          <w:rFonts w:hint="eastAsia"/>
          <w:kern w:val="0"/>
        </w:rPr>
        <w:t>。</w:t>
      </w:r>
      <w:proofErr w:type="spellStart"/>
      <w:r w:rsidR="00BF7735" w:rsidRPr="00A45500">
        <w:t>ReVirt</w:t>
      </w:r>
      <w:proofErr w:type="spellEnd"/>
      <w:r w:rsidR="003A4FB9" w:rsidRPr="00A45500">
        <w:rPr>
          <w:vertAlign w:val="superscript"/>
        </w:rPr>
        <w:fldChar w:fldCharType="begin"/>
      </w:r>
      <w:r w:rsidR="003A4FB9" w:rsidRPr="00A45500">
        <w:rPr>
          <w:vertAlign w:val="superscript"/>
        </w:rPr>
        <w:instrText xml:space="preserve"> REF _Ref99208122 \r \h  \* MERGEFORMAT </w:instrText>
      </w:r>
      <w:r w:rsidR="003A4FB9" w:rsidRPr="00A45500">
        <w:rPr>
          <w:vertAlign w:val="superscript"/>
        </w:rPr>
      </w:r>
      <w:r w:rsidR="003A4FB9" w:rsidRPr="00A45500">
        <w:rPr>
          <w:vertAlign w:val="superscript"/>
        </w:rPr>
        <w:fldChar w:fldCharType="separate"/>
      </w:r>
      <w:r w:rsidR="00A55661" w:rsidRPr="00A45500">
        <w:rPr>
          <w:vertAlign w:val="superscript"/>
        </w:rPr>
        <w:t>[11]</w:t>
      </w:r>
      <w:r w:rsidR="003A4FB9" w:rsidRPr="00A45500">
        <w:rPr>
          <w:vertAlign w:val="superscript"/>
        </w:rPr>
        <w:fldChar w:fldCharType="end"/>
      </w:r>
      <w:r w:rsidR="001F5D00" w:rsidRPr="00A45500">
        <w:rPr>
          <w:rFonts w:hint="eastAsia"/>
        </w:rPr>
        <w:t>记录</w:t>
      </w:r>
      <w:r w:rsidR="002B5D4D" w:rsidRPr="00A45500">
        <w:rPr>
          <w:rFonts w:hint="eastAsia"/>
        </w:rPr>
        <w:t>并重放了</w:t>
      </w:r>
      <w:r w:rsidR="002D74E2" w:rsidRPr="00A45500">
        <w:rPr>
          <w:rFonts w:hint="eastAsia"/>
        </w:rPr>
        <w:t>整个虚拟机的执行</w:t>
      </w:r>
      <w:r w:rsidR="00AF798C" w:rsidRPr="00A45500">
        <w:rPr>
          <w:rFonts w:hint="eastAsia"/>
        </w:rPr>
        <w:t>，</w:t>
      </w:r>
      <w:r w:rsidR="00270213" w:rsidRPr="00A45500">
        <w:rPr>
          <w:rFonts w:hint="eastAsia"/>
        </w:rPr>
        <w:t>它通过将记录日志的</w:t>
      </w:r>
      <w:r w:rsidR="00A35D58" w:rsidRPr="00A45500">
        <w:rPr>
          <w:rFonts w:hint="eastAsia"/>
        </w:rPr>
        <w:t>操作转移到虚拟机中</w:t>
      </w:r>
      <w:r w:rsidR="00395102" w:rsidRPr="00A45500">
        <w:rPr>
          <w:rFonts w:hint="eastAsia"/>
        </w:rPr>
        <w:t>，</w:t>
      </w:r>
      <w:r w:rsidR="008230F0" w:rsidRPr="00A45500">
        <w:rPr>
          <w:rFonts w:hint="eastAsia"/>
        </w:rPr>
        <w:t>逐个重放</w:t>
      </w:r>
      <w:r w:rsidR="00102377" w:rsidRPr="00A45500">
        <w:rPr>
          <w:rFonts w:hint="eastAsia"/>
        </w:rPr>
        <w:t>虚拟机</w:t>
      </w:r>
      <w:r w:rsidR="00864596" w:rsidRPr="00A45500">
        <w:rPr>
          <w:rFonts w:hint="eastAsia"/>
        </w:rPr>
        <w:t>的指令</w:t>
      </w:r>
      <w:r w:rsidR="008F6E37" w:rsidRPr="00A45500">
        <w:rPr>
          <w:rFonts w:hint="eastAsia"/>
        </w:rPr>
        <w:t>。</w:t>
      </w:r>
      <w:r w:rsidR="00D24646" w:rsidRPr="00A45500">
        <w:rPr>
          <w:rFonts w:hint="eastAsia"/>
        </w:rPr>
        <w:t>SMP-</w:t>
      </w:r>
      <w:proofErr w:type="spellStart"/>
      <w:r w:rsidR="00D24646" w:rsidRPr="00A45500">
        <w:rPr>
          <w:rFonts w:hint="eastAsia"/>
        </w:rPr>
        <w:t>ReVirt</w:t>
      </w:r>
      <w:proofErr w:type="spellEnd"/>
      <w:r w:rsidR="00DF3FD2" w:rsidRPr="00A45500">
        <w:rPr>
          <w:vertAlign w:val="superscript"/>
        </w:rPr>
        <w:fldChar w:fldCharType="begin"/>
      </w:r>
      <w:r w:rsidR="00DF3FD2" w:rsidRPr="00A45500">
        <w:rPr>
          <w:vertAlign w:val="superscript"/>
        </w:rPr>
        <w:instrText xml:space="preserve"> </w:instrText>
      </w:r>
      <w:r w:rsidR="00DF3FD2" w:rsidRPr="00A45500">
        <w:rPr>
          <w:rFonts w:hint="eastAsia"/>
          <w:vertAlign w:val="superscript"/>
        </w:rPr>
        <w:instrText>REF _Ref99322177 \r \h</w:instrText>
      </w:r>
      <w:r w:rsidR="00DF3FD2" w:rsidRPr="00A45500">
        <w:rPr>
          <w:vertAlign w:val="superscript"/>
        </w:rPr>
        <w:instrText xml:space="preserve">  \* MERGEFORMAT </w:instrText>
      </w:r>
      <w:r w:rsidR="00DF3FD2" w:rsidRPr="00A45500">
        <w:rPr>
          <w:vertAlign w:val="superscript"/>
        </w:rPr>
      </w:r>
      <w:r w:rsidR="00DF3FD2" w:rsidRPr="00A45500">
        <w:rPr>
          <w:vertAlign w:val="superscript"/>
        </w:rPr>
        <w:fldChar w:fldCharType="separate"/>
      </w:r>
      <w:r w:rsidR="00A55661" w:rsidRPr="00A45500">
        <w:rPr>
          <w:vertAlign w:val="superscript"/>
        </w:rPr>
        <w:t>[55]</w:t>
      </w:r>
      <w:r w:rsidR="00DF3FD2" w:rsidRPr="00A45500">
        <w:rPr>
          <w:vertAlign w:val="superscript"/>
        </w:rPr>
        <w:fldChar w:fldCharType="end"/>
      </w:r>
      <w:r w:rsidR="00D24646" w:rsidRPr="00A45500">
        <w:rPr>
          <w:rFonts w:hint="eastAsia"/>
        </w:rPr>
        <w:t>实现了</w:t>
      </w:r>
      <w:r w:rsidR="006351C9" w:rsidRPr="00A45500">
        <w:rPr>
          <w:rFonts w:hint="eastAsia"/>
        </w:rPr>
        <w:t>对</w:t>
      </w:r>
      <w:r w:rsidR="008F6275" w:rsidRPr="00A45500">
        <w:rPr>
          <w:rFonts w:hint="eastAsia"/>
        </w:rPr>
        <w:t>多核</w:t>
      </w:r>
      <w:r w:rsidR="006351C9" w:rsidRPr="00A45500">
        <w:rPr>
          <w:rFonts w:hint="eastAsia"/>
        </w:rPr>
        <w:t>处理器</w:t>
      </w:r>
      <w:r w:rsidR="00DE03EB" w:rsidRPr="00A45500">
        <w:rPr>
          <w:rFonts w:hint="eastAsia"/>
        </w:rPr>
        <w:t>虚拟机的</w:t>
      </w:r>
      <w:r w:rsidR="00782147" w:rsidRPr="00A45500">
        <w:rPr>
          <w:rFonts w:hint="eastAsia"/>
        </w:rPr>
        <w:t>记录和重放</w:t>
      </w:r>
      <w:r w:rsidR="00784C88" w:rsidRPr="00A45500">
        <w:rPr>
          <w:rFonts w:hint="eastAsia"/>
        </w:rPr>
        <w:t>，</w:t>
      </w:r>
      <w:r w:rsidR="00D24646" w:rsidRPr="00A45500">
        <w:rPr>
          <w:rFonts w:hint="eastAsia"/>
        </w:rPr>
        <w:t>使用硬件页面保护</w:t>
      </w:r>
      <w:r w:rsidR="00BB78D8" w:rsidRPr="00A45500">
        <w:rPr>
          <w:rFonts w:hint="eastAsia"/>
        </w:rPr>
        <w:t>来检测</w:t>
      </w:r>
      <w:r w:rsidR="00D70B5D" w:rsidRPr="00A45500">
        <w:rPr>
          <w:rFonts w:hint="eastAsia"/>
        </w:rPr>
        <w:t>和准确地</w:t>
      </w:r>
      <w:r w:rsidR="00841C4C" w:rsidRPr="00A45500">
        <w:rPr>
          <w:rFonts w:hint="eastAsia"/>
        </w:rPr>
        <w:t>重放</w:t>
      </w:r>
      <w:r w:rsidR="00433E45" w:rsidRPr="00A45500">
        <w:rPr>
          <w:rFonts w:hint="eastAsia"/>
        </w:rPr>
        <w:t>多核</w:t>
      </w:r>
      <w:r w:rsidR="004C3BF2" w:rsidRPr="00A45500">
        <w:rPr>
          <w:rFonts w:hint="eastAsia"/>
        </w:rPr>
        <w:t>处理器</w:t>
      </w:r>
      <w:r w:rsidR="000D2565" w:rsidRPr="00A45500">
        <w:rPr>
          <w:rFonts w:hint="eastAsia"/>
        </w:rPr>
        <w:t>虚拟机</w:t>
      </w:r>
      <w:r w:rsidR="004D0E36" w:rsidRPr="00A45500">
        <w:rPr>
          <w:rFonts w:hint="eastAsia"/>
        </w:rPr>
        <w:t>中</w:t>
      </w:r>
      <w:r w:rsidR="000D2565" w:rsidRPr="00A45500">
        <w:rPr>
          <w:rFonts w:hint="eastAsia"/>
        </w:rPr>
        <w:t>CPU</w:t>
      </w:r>
      <w:r w:rsidR="000D2565" w:rsidRPr="00A45500">
        <w:rPr>
          <w:rFonts w:hint="eastAsia"/>
        </w:rPr>
        <w:t>之间的共享</w:t>
      </w:r>
      <w:r w:rsidR="00D24646" w:rsidRPr="00A45500">
        <w:rPr>
          <w:rFonts w:hint="eastAsia"/>
        </w:rPr>
        <w:t>，</w:t>
      </w:r>
      <w:r w:rsidR="0093137B" w:rsidRPr="00A45500">
        <w:rPr>
          <w:rFonts w:hint="eastAsia"/>
        </w:rPr>
        <w:t>同时允许</w:t>
      </w:r>
      <w:r w:rsidR="00C95D6D" w:rsidRPr="00A45500">
        <w:rPr>
          <w:rFonts w:hint="eastAsia"/>
        </w:rPr>
        <w:t>重放整个</w:t>
      </w:r>
      <w:r w:rsidR="00177C6C" w:rsidRPr="00A45500">
        <w:rPr>
          <w:rFonts w:hint="eastAsia"/>
        </w:rPr>
        <w:t>操作系统</w:t>
      </w:r>
      <w:r w:rsidR="00F6124E" w:rsidRPr="00A45500">
        <w:rPr>
          <w:rFonts w:hint="eastAsia"/>
        </w:rPr>
        <w:t>和所有应用程序</w:t>
      </w:r>
      <w:r w:rsidR="00303EB4" w:rsidRPr="00A45500">
        <w:rPr>
          <w:rFonts w:hint="eastAsia"/>
        </w:rPr>
        <w:t>。但是</w:t>
      </w:r>
      <w:r w:rsidR="0085065C" w:rsidRPr="00A45500">
        <w:t>SMP-</w:t>
      </w:r>
      <w:proofErr w:type="spellStart"/>
      <w:r w:rsidR="0085065C" w:rsidRPr="00A45500">
        <w:t>ReVirt</w:t>
      </w:r>
      <w:proofErr w:type="spellEnd"/>
      <w:r w:rsidR="00ED48A5" w:rsidRPr="00A45500">
        <w:rPr>
          <w:rFonts w:hint="eastAsia"/>
        </w:rPr>
        <w:t>的</w:t>
      </w:r>
      <w:r w:rsidR="008827F2" w:rsidRPr="00A45500">
        <w:rPr>
          <w:rFonts w:hint="eastAsia"/>
        </w:rPr>
        <w:t>高额开销</w:t>
      </w:r>
      <w:r w:rsidR="00973C29" w:rsidRPr="00A45500">
        <w:rPr>
          <w:rFonts w:hint="eastAsia"/>
        </w:rPr>
        <w:t>是大部分工作负载</w:t>
      </w:r>
      <w:r w:rsidR="00CD7256" w:rsidRPr="00A45500">
        <w:rPr>
          <w:rFonts w:hint="eastAsia"/>
        </w:rPr>
        <w:t>和应用程序无法承受的</w:t>
      </w:r>
      <w:r w:rsidR="007A38B2" w:rsidRPr="00A45500">
        <w:rPr>
          <w:rFonts w:hint="eastAsia"/>
        </w:rPr>
        <w:t>。</w:t>
      </w:r>
      <w:r w:rsidR="001C26BB" w:rsidRPr="00A45500">
        <w:t xml:space="preserve">VMware </w:t>
      </w:r>
      <w:r w:rsidR="00524527" w:rsidRPr="00A45500">
        <w:rPr>
          <w:rFonts w:hint="eastAsia"/>
        </w:rPr>
        <w:t>曾经</w:t>
      </w:r>
      <w:r w:rsidR="0095547D" w:rsidRPr="00A45500">
        <w:rPr>
          <w:rFonts w:hint="eastAsia"/>
        </w:rPr>
        <w:t>使用</w:t>
      </w:r>
      <w:proofErr w:type="spellStart"/>
      <w:r w:rsidR="0009373D" w:rsidRPr="00A45500">
        <w:rPr>
          <w:rFonts w:hint="eastAsia"/>
        </w:rPr>
        <w:t>R</w:t>
      </w:r>
      <w:r w:rsidR="0009373D" w:rsidRPr="00A45500">
        <w:t>eVirt</w:t>
      </w:r>
      <w:proofErr w:type="spellEnd"/>
      <w:r w:rsidR="0009373D" w:rsidRPr="00A45500">
        <w:rPr>
          <w:rFonts w:hint="eastAsia"/>
        </w:rPr>
        <w:t>的</w:t>
      </w:r>
      <w:r w:rsidR="00541571" w:rsidRPr="00A45500">
        <w:rPr>
          <w:rFonts w:hint="eastAsia"/>
        </w:rPr>
        <w:t>技术</w:t>
      </w:r>
      <w:r w:rsidR="00DF25F7" w:rsidRPr="00A45500">
        <w:rPr>
          <w:rFonts w:hint="eastAsia"/>
        </w:rPr>
        <w:t>实现</w:t>
      </w:r>
      <w:r w:rsidR="00DF25F7" w:rsidRPr="00A45500">
        <w:rPr>
          <w:rFonts w:hint="eastAsia"/>
        </w:rPr>
        <w:t>V</w:t>
      </w:r>
      <w:r w:rsidR="00DF25F7" w:rsidRPr="00A45500">
        <w:t>M</w:t>
      </w:r>
      <w:r w:rsidR="00DF25F7" w:rsidRPr="00A45500">
        <w:rPr>
          <w:rFonts w:hint="eastAsia"/>
        </w:rPr>
        <w:t>ware</w:t>
      </w:r>
      <w:r w:rsidR="00DF25F7" w:rsidRPr="00A45500">
        <w:t xml:space="preserve"> </w:t>
      </w:r>
      <w:r w:rsidR="00DF25F7" w:rsidRPr="00A45500">
        <w:rPr>
          <w:rFonts w:hint="eastAsia"/>
        </w:rPr>
        <w:t>Wor</w:t>
      </w:r>
      <w:r w:rsidR="00DF25F7" w:rsidRPr="00A45500">
        <w:t>kstation</w:t>
      </w:r>
      <w:r w:rsidR="00DF25F7" w:rsidRPr="00A45500">
        <w:rPr>
          <w:rFonts w:hint="eastAsia"/>
        </w:rPr>
        <w:t>中的</w:t>
      </w:r>
      <w:r w:rsidR="00B82E32" w:rsidRPr="00A45500">
        <w:rPr>
          <w:rFonts w:hint="eastAsia"/>
        </w:rPr>
        <w:t>可重现性</w:t>
      </w:r>
      <w:r w:rsidR="00D71ACD" w:rsidRPr="00A45500">
        <w:rPr>
          <w:rFonts w:hint="eastAsia"/>
        </w:rPr>
        <w:t>调试</w:t>
      </w:r>
      <w:r w:rsidR="003E5EE4" w:rsidRPr="00A45500">
        <w:rPr>
          <w:vertAlign w:val="superscript"/>
        </w:rPr>
        <w:fldChar w:fldCharType="begin"/>
      </w:r>
      <w:r w:rsidR="003E5EE4" w:rsidRPr="00A45500">
        <w:rPr>
          <w:vertAlign w:val="superscript"/>
        </w:rPr>
        <w:instrText xml:space="preserve"> </w:instrText>
      </w:r>
      <w:r w:rsidR="003E5EE4" w:rsidRPr="00A45500">
        <w:rPr>
          <w:rFonts w:hint="eastAsia"/>
          <w:vertAlign w:val="superscript"/>
        </w:rPr>
        <w:instrText>REF _Ref99322886 \r \h</w:instrText>
      </w:r>
      <w:r w:rsidR="003E5EE4" w:rsidRPr="00A45500">
        <w:rPr>
          <w:vertAlign w:val="superscript"/>
        </w:rPr>
        <w:instrText xml:space="preserve">  \* MERGEFORMAT </w:instrText>
      </w:r>
      <w:r w:rsidR="003E5EE4" w:rsidRPr="00A45500">
        <w:rPr>
          <w:vertAlign w:val="superscript"/>
        </w:rPr>
      </w:r>
      <w:r w:rsidR="003E5EE4" w:rsidRPr="00A45500">
        <w:rPr>
          <w:vertAlign w:val="superscript"/>
        </w:rPr>
        <w:fldChar w:fldCharType="separate"/>
      </w:r>
      <w:r w:rsidR="00A55661" w:rsidRPr="00A45500">
        <w:rPr>
          <w:vertAlign w:val="superscript"/>
        </w:rPr>
        <w:t>[56]</w:t>
      </w:r>
      <w:r w:rsidR="003E5EE4" w:rsidRPr="00A45500">
        <w:rPr>
          <w:vertAlign w:val="superscript"/>
        </w:rPr>
        <w:fldChar w:fldCharType="end"/>
      </w:r>
      <w:r w:rsidR="00A50177" w:rsidRPr="00A45500">
        <w:rPr>
          <w:rFonts w:hint="eastAsia"/>
        </w:rPr>
        <w:t>，</w:t>
      </w:r>
      <w:r w:rsidR="00BD3D92" w:rsidRPr="00A45500">
        <w:rPr>
          <w:rFonts w:hint="eastAsia"/>
        </w:rPr>
        <w:t>但是在后续的版本中舍弃了</w:t>
      </w:r>
      <w:r w:rsidR="006807B7" w:rsidRPr="00A45500">
        <w:rPr>
          <w:rFonts w:hint="eastAsia"/>
        </w:rPr>
        <w:t>该功能</w:t>
      </w:r>
      <w:r w:rsidR="004B15F4" w:rsidRPr="00A45500">
        <w:rPr>
          <w:rFonts w:hint="eastAsia"/>
        </w:rPr>
        <w:t>。</w:t>
      </w:r>
      <w:r w:rsidR="00947E2F" w:rsidRPr="00A45500">
        <w:rPr>
          <w:rFonts w:hint="eastAsia"/>
        </w:rPr>
        <w:t>此外</w:t>
      </w:r>
      <w:r w:rsidR="00CB4815" w:rsidRPr="00A45500">
        <w:rPr>
          <w:rFonts w:hint="eastAsia"/>
        </w:rPr>
        <w:t>，</w:t>
      </w:r>
      <w:r w:rsidR="00CB4815" w:rsidRPr="00A45500">
        <w:rPr>
          <w:rFonts w:hint="eastAsia"/>
        </w:rPr>
        <w:t>Q</w:t>
      </w:r>
      <w:r w:rsidR="00CB4815" w:rsidRPr="00A45500">
        <w:t>EMU</w:t>
      </w:r>
      <w:r w:rsidR="00270126" w:rsidRPr="00A45500">
        <w:rPr>
          <w:vertAlign w:val="superscript"/>
        </w:rPr>
        <w:fldChar w:fldCharType="begin"/>
      </w:r>
      <w:r w:rsidR="00270126" w:rsidRPr="00A45500">
        <w:rPr>
          <w:vertAlign w:val="superscript"/>
        </w:rPr>
        <w:instrText xml:space="preserve"> REF _Ref99323139 \r \h  \* MERGEFORMAT </w:instrText>
      </w:r>
      <w:r w:rsidR="00270126" w:rsidRPr="00A45500">
        <w:rPr>
          <w:vertAlign w:val="superscript"/>
        </w:rPr>
      </w:r>
      <w:r w:rsidR="00270126" w:rsidRPr="00A45500">
        <w:rPr>
          <w:vertAlign w:val="superscript"/>
        </w:rPr>
        <w:fldChar w:fldCharType="separate"/>
      </w:r>
      <w:r w:rsidR="00A55661" w:rsidRPr="00A45500">
        <w:rPr>
          <w:vertAlign w:val="superscript"/>
        </w:rPr>
        <w:t>[57</w:t>
      </w:r>
      <w:r w:rsidR="00A55661" w:rsidRPr="00A45500">
        <w:rPr>
          <w:vanish/>
          <w:vertAlign w:val="superscript"/>
        </w:rPr>
        <w:t>]</w:t>
      </w:r>
      <w:r w:rsidR="00270126" w:rsidRPr="00A45500">
        <w:rPr>
          <w:vertAlign w:val="superscript"/>
        </w:rPr>
        <w:fldChar w:fldCharType="end"/>
      </w:r>
      <w:r w:rsidR="00270126" w:rsidRPr="00A45500">
        <w:rPr>
          <w:vertAlign w:val="superscript"/>
        </w:rPr>
        <w:t>-</w:t>
      </w:r>
      <w:r w:rsidR="00270126" w:rsidRPr="00A45500">
        <w:rPr>
          <w:vanish/>
          <w:vertAlign w:val="superscript"/>
        </w:rPr>
        <w:fldChar w:fldCharType="begin"/>
      </w:r>
      <w:r w:rsidR="00270126" w:rsidRPr="00A45500">
        <w:rPr>
          <w:vanish/>
          <w:vertAlign w:val="superscript"/>
        </w:rPr>
        <w:instrText xml:space="preserve"> REF _Ref99323141 \r \h  \* MERGEFORMAT </w:instrText>
      </w:r>
      <w:r w:rsidR="00270126" w:rsidRPr="00A45500">
        <w:rPr>
          <w:vanish/>
          <w:vertAlign w:val="superscript"/>
        </w:rPr>
      </w:r>
      <w:r w:rsidR="00270126" w:rsidRPr="00A45500">
        <w:rPr>
          <w:vanish/>
          <w:vertAlign w:val="superscript"/>
        </w:rPr>
        <w:fldChar w:fldCharType="separate"/>
      </w:r>
      <w:r w:rsidR="00A55661" w:rsidRPr="00A45500">
        <w:rPr>
          <w:vanish/>
          <w:vertAlign w:val="superscript"/>
        </w:rPr>
        <w:t>[58]</w:t>
      </w:r>
      <w:r w:rsidR="00270126" w:rsidRPr="00A45500">
        <w:rPr>
          <w:vanish/>
          <w:vertAlign w:val="superscript"/>
        </w:rPr>
        <w:fldChar w:fldCharType="end"/>
      </w:r>
      <w:r w:rsidR="00270126" w:rsidRPr="00A45500">
        <w:rPr>
          <w:vertAlign w:val="superscript"/>
        </w:rPr>
        <w:fldChar w:fldCharType="begin"/>
      </w:r>
      <w:r w:rsidR="00270126" w:rsidRPr="00A45500">
        <w:rPr>
          <w:vertAlign w:val="superscript"/>
        </w:rPr>
        <w:instrText xml:space="preserve"> REF _Ref99323144 \r \h  \* MERGEFORMAT </w:instrText>
      </w:r>
      <w:r w:rsidR="00270126" w:rsidRPr="00A45500">
        <w:rPr>
          <w:vertAlign w:val="superscript"/>
        </w:rPr>
      </w:r>
      <w:r w:rsidR="00270126" w:rsidRPr="00A45500">
        <w:rPr>
          <w:vertAlign w:val="superscript"/>
        </w:rPr>
        <w:fldChar w:fldCharType="separate"/>
      </w:r>
      <w:r w:rsidR="00A55661" w:rsidRPr="00A45500">
        <w:rPr>
          <w:vanish/>
          <w:vertAlign w:val="superscript"/>
        </w:rPr>
        <w:t>[</w:t>
      </w:r>
      <w:r w:rsidR="00A55661" w:rsidRPr="00A45500">
        <w:rPr>
          <w:vertAlign w:val="superscript"/>
        </w:rPr>
        <w:t>59]</w:t>
      </w:r>
      <w:r w:rsidR="00270126" w:rsidRPr="00A45500">
        <w:rPr>
          <w:vertAlign w:val="superscript"/>
        </w:rPr>
        <w:fldChar w:fldCharType="end"/>
      </w:r>
      <w:r w:rsidR="00CB4815" w:rsidRPr="00A45500">
        <w:rPr>
          <w:rFonts w:hint="eastAsia"/>
        </w:rPr>
        <w:t>和</w:t>
      </w:r>
      <w:r w:rsidR="0050106B" w:rsidRPr="00A45500">
        <w:rPr>
          <w:rFonts w:hint="eastAsia"/>
        </w:rPr>
        <w:t>X</w:t>
      </w:r>
      <w:r w:rsidR="0050106B" w:rsidRPr="00A45500">
        <w:t>en</w:t>
      </w:r>
      <w:r w:rsidR="005A687A" w:rsidRPr="00A45500">
        <w:rPr>
          <w:vertAlign w:val="superscript"/>
        </w:rPr>
        <w:fldChar w:fldCharType="begin"/>
      </w:r>
      <w:r w:rsidR="005A687A" w:rsidRPr="00A45500">
        <w:rPr>
          <w:vertAlign w:val="superscript"/>
        </w:rPr>
        <w:instrText xml:space="preserve"> REF _Ref99322177 \r \h  \* MERGEFORMAT </w:instrText>
      </w:r>
      <w:r w:rsidR="005A687A" w:rsidRPr="00A45500">
        <w:rPr>
          <w:vertAlign w:val="superscript"/>
        </w:rPr>
      </w:r>
      <w:r w:rsidR="005A687A" w:rsidRPr="00A45500">
        <w:rPr>
          <w:vertAlign w:val="superscript"/>
        </w:rPr>
        <w:fldChar w:fldCharType="separate"/>
      </w:r>
      <w:r w:rsidR="00A55661" w:rsidRPr="00A45500">
        <w:rPr>
          <w:vertAlign w:val="superscript"/>
        </w:rPr>
        <w:t>[55]</w:t>
      </w:r>
      <w:r w:rsidR="005A687A" w:rsidRPr="00A45500">
        <w:rPr>
          <w:vertAlign w:val="superscript"/>
        </w:rPr>
        <w:fldChar w:fldCharType="end"/>
      </w:r>
      <w:r w:rsidR="005A687A" w:rsidRPr="00A45500">
        <w:rPr>
          <w:vertAlign w:val="superscript"/>
        </w:rPr>
        <w:fldChar w:fldCharType="begin"/>
      </w:r>
      <w:r w:rsidR="005A687A" w:rsidRPr="00A45500">
        <w:rPr>
          <w:vertAlign w:val="superscript"/>
        </w:rPr>
        <w:instrText xml:space="preserve"> REF _Ref99323410 \r \h  \* MERGEFORMAT </w:instrText>
      </w:r>
      <w:r w:rsidR="005A687A" w:rsidRPr="00A45500">
        <w:rPr>
          <w:vertAlign w:val="superscript"/>
        </w:rPr>
      </w:r>
      <w:r w:rsidR="005A687A" w:rsidRPr="00A45500">
        <w:rPr>
          <w:vertAlign w:val="superscript"/>
        </w:rPr>
        <w:fldChar w:fldCharType="separate"/>
      </w:r>
      <w:r w:rsidR="00A55661" w:rsidRPr="00A45500">
        <w:rPr>
          <w:vertAlign w:val="superscript"/>
        </w:rPr>
        <w:t>[60]</w:t>
      </w:r>
      <w:r w:rsidR="005A687A" w:rsidRPr="00A45500">
        <w:rPr>
          <w:vertAlign w:val="superscript"/>
        </w:rPr>
        <w:fldChar w:fldCharType="end"/>
      </w:r>
      <w:r w:rsidR="005A687A" w:rsidRPr="00A45500">
        <w:rPr>
          <w:rFonts w:hint="eastAsia"/>
        </w:rPr>
        <w:t>等</w:t>
      </w:r>
      <w:r w:rsidR="00B105C5" w:rsidRPr="00A45500">
        <w:rPr>
          <w:rFonts w:hint="eastAsia"/>
        </w:rPr>
        <w:t>虚拟机管理程序</w:t>
      </w:r>
      <w:r w:rsidR="00B81903" w:rsidRPr="00A45500">
        <w:rPr>
          <w:rFonts w:hint="eastAsia"/>
        </w:rPr>
        <w:t>也</w:t>
      </w:r>
      <w:r w:rsidR="00A5206A" w:rsidRPr="00A45500">
        <w:rPr>
          <w:rFonts w:hint="eastAsia"/>
        </w:rPr>
        <w:t>设计了</w:t>
      </w:r>
      <w:r w:rsidR="00A026B1" w:rsidRPr="00A45500">
        <w:rPr>
          <w:rFonts w:hint="eastAsia"/>
        </w:rPr>
        <w:t>一系列可重现</w:t>
      </w:r>
      <w:r w:rsidR="00EC667D" w:rsidRPr="00A45500">
        <w:rPr>
          <w:rFonts w:hint="eastAsia"/>
        </w:rPr>
        <w:t>方案</w:t>
      </w:r>
      <w:r w:rsidR="00592C4C" w:rsidRPr="00A45500">
        <w:rPr>
          <w:rFonts w:hint="eastAsia"/>
        </w:rPr>
        <w:t>。</w:t>
      </w:r>
      <w:r w:rsidR="005A3968" w:rsidRPr="00A45500">
        <w:rPr>
          <w:rFonts w:hint="eastAsia"/>
        </w:rPr>
        <w:t>但是</w:t>
      </w:r>
      <w:r w:rsidR="00060783" w:rsidRPr="00A45500">
        <w:rPr>
          <w:rFonts w:hint="eastAsia"/>
        </w:rPr>
        <w:t>在</w:t>
      </w:r>
      <w:r w:rsidR="00C952F6" w:rsidRPr="00A45500">
        <w:rPr>
          <w:rFonts w:hint="eastAsia"/>
        </w:rPr>
        <w:t>虚拟机</w:t>
      </w:r>
      <w:r w:rsidR="00A90C91" w:rsidRPr="00A45500">
        <w:rPr>
          <w:rFonts w:hint="eastAsia"/>
        </w:rPr>
        <w:t>设置</w:t>
      </w:r>
      <w:r w:rsidR="00945930" w:rsidRPr="00A45500">
        <w:rPr>
          <w:rFonts w:hint="eastAsia"/>
        </w:rPr>
        <w:t>回访的</w:t>
      </w:r>
      <w:r w:rsidR="00A90C91" w:rsidRPr="00A45500">
        <w:rPr>
          <w:rFonts w:hint="eastAsia"/>
        </w:rPr>
        <w:t>检查点</w:t>
      </w:r>
      <w:r w:rsidR="0067264F" w:rsidRPr="00A45500">
        <w:rPr>
          <w:rFonts w:hint="eastAsia"/>
        </w:rPr>
        <w:t>的</w:t>
      </w:r>
      <w:r w:rsidR="00CD55FB" w:rsidRPr="00A45500">
        <w:rPr>
          <w:rFonts w:hint="eastAsia"/>
        </w:rPr>
        <w:t>会增加</w:t>
      </w:r>
      <w:r w:rsidR="00966E6A" w:rsidRPr="00A45500">
        <w:rPr>
          <w:rFonts w:hint="eastAsia"/>
        </w:rPr>
        <w:t>更多的</w:t>
      </w:r>
      <w:r w:rsidR="0067264F" w:rsidRPr="00A45500">
        <w:rPr>
          <w:rFonts w:hint="eastAsia"/>
        </w:rPr>
        <w:t>开销</w:t>
      </w:r>
      <w:r w:rsidR="005A3968" w:rsidRPr="00A45500">
        <w:rPr>
          <w:rFonts w:hint="eastAsia"/>
        </w:rPr>
        <w:t>，</w:t>
      </w:r>
      <w:r w:rsidR="00E44C6C" w:rsidRPr="00A45500">
        <w:rPr>
          <w:rFonts w:hint="eastAsia"/>
        </w:rPr>
        <w:t>并且</w:t>
      </w:r>
      <w:r w:rsidR="001F6CCE" w:rsidRPr="00A45500">
        <w:rPr>
          <w:rFonts w:hint="eastAsia"/>
        </w:rPr>
        <w:t>将应用程序</w:t>
      </w:r>
      <w:r w:rsidR="000B6EB2" w:rsidRPr="00A45500">
        <w:rPr>
          <w:rFonts w:hint="eastAsia"/>
        </w:rPr>
        <w:t>部署到</w:t>
      </w:r>
      <w:r w:rsidR="00A47ED7" w:rsidRPr="00A45500">
        <w:rPr>
          <w:rFonts w:hint="eastAsia"/>
        </w:rPr>
        <w:t>虚拟机中也并不方便</w:t>
      </w:r>
      <w:r w:rsidR="00110F8D" w:rsidRPr="00A45500">
        <w:rPr>
          <w:rFonts w:hint="eastAsia"/>
        </w:rPr>
        <w:t>，所以</w:t>
      </w:r>
      <w:r w:rsidR="00457A8D" w:rsidRPr="00A45500">
        <w:rPr>
          <w:rFonts w:hint="eastAsia"/>
        </w:rPr>
        <w:t>需要</w:t>
      </w:r>
      <w:r w:rsidR="004B2E1C" w:rsidRPr="00A45500">
        <w:rPr>
          <w:rFonts w:hint="eastAsia"/>
        </w:rPr>
        <w:t>基于更轻量级的</w:t>
      </w:r>
      <w:r w:rsidR="00295A75" w:rsidRPr="00A45500">
        <w:rPr>
          <w:rFonts w:hint="eastAsia"/>
        </w:rPr>
        <w:t>容器技术</w:t>
      </w:r>
      <w:r w:rsidR="00A135BE" w:rsidRPr="00A45500">
        <w:rPr>
          <w:rFonts w:hint="eastAsia"/>
        </w:rPr>
        <w:t>设计可重现性方案</w:t>
      </w:r>
      <w:r w:rsidR="001532C5" w:rsidRPr="00A45500">
        <w:rPr>
          <w:rFonts w:hint="eastAsia"/>
        </w:rPr>
        <w:t>。</w:t>
      </w:r>
    </w:p>
    <w:p w14:paraId="2BBFBDD0" w14:textId="1768C035" w:rsidR="00E24B38" w:rsidRPr="00A45500" w:rsidRDefault="00216074" w:rsidP="00E24B38">
      <w:pPr>
        <w:ind w:firstLine="480"/>
      </w:pPr>
      <w:r w:rsidRPr="00A45500">
        <w:rPr>
          <w:rFonts w:hint="eastAsia"/>
        </w:rPr>
        <w:t>容器</w:t>
      </w:r>
      <w:r w:rsidR="003413A0" w:rsidRPr="00A45500">
        <w:rPr>
          <w:rFonts w:hint="eastAsia"/>
        </w:rPr>
        <w:t>技术</w:t>
      </w:r>
      <w:r w:rsidR="009073BE" w:rsidRPr="00A45500">
        <w:rPr>
          <w:rFonts w:hint="eastAsia"/>
        </w:rPr>
        <w:t>架构</w:t>
      </w:r>
      <w:r w:rsidR="00CB1963" w:rsidRPr="00A45500">
        <w:rPr>
          <w:rFonts w:hint="eastAsia"/>
        </w:rPr>
        <w:t>如图</w:t>
      </w:r>
      <w:r w:rsidR="00CB1963" w:rsidRPr="00A45500">
        <w:rPr>
          <w:rFonts w:hint="eastAsia"/>
        </w:rPr>
        <w:t>1</w:t>
      </w:r>
      <w:r w:rsidR="00CB1963" w:rsidRPr="00A45500">
        <w:t>.1</w:t>
      </w:r>
      <w:r w:rsidR="00CB1963" w:rsidRPr="00A45500">
        <w:rPr>
          <w:rFonts w:hint="eastAsia"/>
        </w:rPr>
        <w:t>（</w:t>
      </w:r>
      <w:r w:rsidR="00CB1963" w:rsidRPr="00A45500">
        <w:rPr>
          <w:rFonts w:hint="eastAsia"/>
        </w:rPr>
        <w:t>b</w:t>
      </w:r>
      <w:r w:rsidR="00CB1963" w:rsidRPr="00A45500">
        <w:rPr>
          <w:rFonts w:hint="eastAsia"/>
        </w:rPr>
        <w:t>）所示</w:t>
      </w:r>
      <w:r w:rsidR="00914803" w:rsidRPr="00A45500">
        <w:rPr>
          <w:rFonts w:hint="eastAsia"/>
        </w:rPr>
        <w:t>，</w:t>
      </w:r>
      <w:r w:rsidR="00477D12" w:rsidRPr="00A45500">
        <w:rPr>
          <w:rFonts w:hint="eastAsia"/>
        </w:rPr>
        <w:t>与</w:t>
      </w:r>
      <w:r w:rsidR="002E0812" w:rsidRPr="00A45500">
        <w:rPr>
          <w:rFonts w:hint="eastAsia"/>
        </w:rPr>
        <w:t>虚拟机</w:t>
      </w:r>
      <w:r w:rsidR="00477D12" w:rsidRPr="00A45500">
        <w:rPr>
          <w:rFonts w:hint="eastAsia"/>
        </w:rPr>
        <w:t>相比较</w:t>
      </w:r>
      <w:r w:rsidR="00602537" w:rsidRPr="00A45500">
        <w:rPr>
          <w:rFonts w:hint="eastAsia"/>
        </w:rPr>
        <w:t>，容器</w:t>
      </w:r>
      <w:r w:rsidR="00E877B9" w:rsidRPr="00A45500">
        <w:rPr>
          <w:rFonts w:hint="eastAsia"/>
        </w:rPr>
        <w:t>共享主机</w:t>
      </w:r>
      <w:r w:rsidR="004332D8" w:rsidRPr="00A45500">
        <w:rPr>
          <w:rFonts w:hint="eastAsia"/>
        </w:rPr>
        <w:t>操作系统内核</w:t>
      </w:r>
      <w:r w:rsidR="00370222" w:rsidRPr="00A45500">
        <w:rPr>
          <w:rFonts w:hint="eastAsia"/>
        </w:rPr>
        <w:t>，只隔离开</w:t>
      </w:r>
      <w:r w:rsidR="00B03149" w:rsidRPr="00A45500">
        <w:rPr>
          <w:rFonts w:hint="eastAsia"/>
        </w:rPr>
        <w:t>应用程序</w:t>
      </w:r>
      <w:r w:rsidR="000B1424" w:rsidRPr="00A45500">
        <w:rPr>
          <w:rFonts w:hint="eastAsia"/>
        </w:rPr>
        <w:t>和系统其它</w:t>
      </w:r>
      <w:r w:rsidR="00D21ED5" w:rsidRPr="00A45500">
        <w:rPr>
          <w:rFonts w:hint="eastAsia"/>
        </w:rPr>
        <w:t>部分</w:t>
      </w:r>
      <w:r w:rsidR="00E9616A" w:rsidRPr="00A45500">
        <w:rPr>
          <w:rFonts w:hint="eastAsia"/>
        </w:rPr>
        <w:t>，是一种</w:t>
      </w:r>
      <w:r w:rsidR="004A4032" w:rsidRPr="00A45500">
        <w:rPr>
          <w:rFonts w:hint="eastAsia"/>
        </w:rPr>
        <w:t>更加轻量级的</w:t>
      </w:r>
      <w:r w:rsidR="000D0F8B" w:rsidRPr="00A45500">
        <w:rPr>
          <w:rFonts w:hint="eastAsia"/>
        </w:rPr>
        <w:t>虚拟化技术</w:t>
      </w:r>
      <w:r w:rsidR="00780C20" w:rsidRPr="00A45500">
        <w:rPr>
          <w:rFonts w:hint="eastAsia"/>
        </w:rPr>
        <w:t>。</w:t>
      </w:r>
      <w:r w:rsidR="00E71B95" w:rsidRPr="00A45500">
        <w:rPr>
          <w:rFonts w:hint="eastAsia"/>
        </w:rPr>
        <w:t>最早</w:t>
      </w:r>
      <w:r w:rsidR="00B872C1" w:rsidRPr="00A45500">
        <w:rPr>
          <w:rFonts w:hint="eastAsia"/>
        </w:rPr>
        <w:t>的</w:t>
      </w:r>
      <w:r w:rsidR="00130D52" w:rsidRPr="00A45500">
        <w:rPr>
          <w:rFonts w:hint="eastAsia"/>
        </w:rPr>
        <w:t>容器技术</w:t>
      </w:r>
      <w:r w:rsidR="00421669" w:rsidRPr="00A45500">
        <w:rPr>
          <w:rFonts w:hint="eastAsia"/>
        </w:rPr>
        <w:t>起源于</w:t>
      </w:r>
      <w:r w:rsidR="00480D81" w:rsidRPr="00A45500">
        <w:rPr>
          <w:rFonts w:hint="eastAsia"/>
        </w:rPr>
        <w:t>L</w:t>
      </w:r>
      <w:r w:rsidR="00480D81" w:rsidRPr="00A45500">
        <w:t>inux</w:t>
      </w:r>
      <w:r w:rsidR="00480D81" w:rsidRPr="00A45500">
        <w:rPr>
          <w:rFonts w:hint="eastAsia"/>
        </w:rPr>
        <w:t>内核</w:t>
      </w:r>
      <w:r w:rsidR="001F38B1" w:rsidRPr="00A45500">
        <w:rPr>
          <w:rFonts w:hint="eastAsia"/>
        </w:rPr>
        <w:t>中</w:t>
      </w:r>
      <w:r w:rsidR="00503B20" w:rsidRPr="00A45500">
        <w:rPr>
          <w:rFonts w:hint="eastAsia"/>
        </w:rPr>
        <w:t>用于</w:t>
      </w:r>
      <w:r w:rsidR="009D3AF4" w:rsidRPr="00A45500">
        <w:rPr>
          <w:rFonts w:hint="eastAsia"/>
        </w:rPr>
        <w:t>切换</w:t>
      </w:r>
      <w:r w:rsidR="00EF7916" w:rsidRPr="00A45500">
        <w:rPr>
          <w:rFonts w:hint="eastAsia"/>
        </w:rPr>
        <w:t>根目录</w:t>
      </w:r>
      <w:r w:rsidR="00480D81" w:rsidRPr="00A45500">
        <w:rPr>
          <w:rFonts w:hint="eastAsia"/>
        </w:rPr>
        <w:t>的</w:t>
      </w:r>
      <w:r w:rsidR="007D55A9" w:rsidRPr="00A45500">
        <w:rPr>
          <w:rFonts w:hint="eastAsia"/>
        </w:rPr>
        <w:t>c</w:t>
      </w:r>
      <w:r w:rsidR="007D55A9" w:rsidRPr="00A45500">
        <w:t>hroot</w:t>
      </w:r>
      <w:r w:rsidR="00BD642A" w:rsidRPr="00A45500">
        <w:rPr>
          <w:rFonts w:hint="eastAsia"/>
        </w:rPr>
        <w:t>操作</w:t>
      </w:r>
      <w:r w:rsidR="008D1F5F" w:rsidRPr="00A45500">
        <w:rPr>
          <w:rFonts w:hint="eastAsia"/>
        </w:rPr>
        <w:t>，</w:t>
      </w:r>
      <w:r w:rsidR="00EB140A" w:rsidRPr="00A45500">
        <w:rPr>
          <w:rFonts w:hint="eastAsia"/>
        </w:rPr>
        <w:t>结合</w:t>
      </w:r>
      <w:r w:rsidR="006819FC" w:rsidRPr="00A45500">
        <w:rPr>
          <w:rFonts w:hint="eastAsia"/>
        </w:rPr>
        <w:t>L</w:t>
      </w:r>
      <w:r w:rsidR="006819FC" w:rsidRPr="00A45500">
        <w:t>inux</w:t>
      </w:r>
      <w:r w:rsidR="006819FC" w:rsidRPr="00A45500">
        <w:rPr>
          <w:rFonts w:hint="eastAsia"/>
        </w:rPr>
        <w:t>内核中</w:t>
      </w:r>
      <w:r w:rsidR="00D35F7A" w:rsidRPr="00A45500">
        <w:rPr>
          <w:rFonts w:hint="eastAsia"/>
        </w:rPr>
        <w:t>控制组</w:t>
      </w:r>
      <w:r w:rsidR="00376C42" w:rsidRPr="00A45500">
        <w:rPr>
          <w:rFonts w:hint="eastAsia"/>
        </w:rPr>
        <w:t>（</w:t>
      </w:r>
      <w:proofErr w:type="spellStart"/>
      <w:r w:rsidR="003251D4" w:rsidRPr="00A45500">
        <w:t>C</w:t>
      </w:r>
      <w:r w:rsidR="00376C42" w:rsidRPr="00A45500">
        <w:t>groups</w:t>
      </w:r>
      <w:proofErr w:type="spellEnd"/>
      <w:r w:rsidR="00376C42" w:rsidRPr="00A45500">
        <w:rPr>
          <w:rFonts w:hint="eastAsia"/>
        </w:rPr>
        <w:t>）</w:t>
      </w:r>
      <w:r w:rsidR="00834325" w:rsidRPr="00A45500">
        <w:rPr>
          <w:rFonts w:hint="eastAsia"/>
        </w:rPr>
        <w:t>、命名空间</w:t>
      </w:r>
      <w:r w:rsidR="004109E1" w:rsidRPr="00A45500">
        <w:rPr>
          <w:rFonts w:hint="eastAsia"/>
        </w:rPr>
        <w:t>（</w:t>
      </w:r>
      <w:r w:rsidR="004109E1" w:rsidRPr="00A45500">
        <w:rPr>
          <w:rFonts w:hint="eastAsia"/>
        </w:rPr>
        <w:t>N</w:t>
      </w:r>
      <w:r w:rsidR="004109E1" w:rsidRPr="00A45500">
        <w:t>amespace</w:t>
      </w:r>
      <w:r w:rsidR="004109E1" w:rsidRPr="00A45500">
        <w:rPr>
          <w:rFonts w:hint="eastAsia"/>
        </w:rPr>
        <w:t>）等</w:t>
      </w:r>
      <w:r w:rsidR="0075141F" w:rsidRPr="00A45500">
        <w:rPr>
          <w:rFonts w:hint="eastAsia"/>
        </w:rPr>
        <w:t>功能</w:t>
      </w:r>
      <w:r w:rsidR="00155C2C" w:rsidRPr="00A45500">
        <w:rPr>
          <w:rFonts w:hint="eastAsia"/>
        </w:rPr>
        <w:t>发展</w:t>
      </w:r>
      <w:r w:rsidR="00E73215" w:rsidRPr="00A45500">
        <w:rPr>
          <w:rFonts w:hint="eastAsia"/>
        </w:rPr>
        <w:t>出</w:t>
      </w:r>
      <w:r w:rsidR="007F350C" w:rsidRPr="00A45500">
        <w:rPr>
          <w:rFonts w:hint="eastAsia"/>
        </w:rPr>
        <w:t>L</w:t>
      </w:r>
      <w:r w:rsidR="007F350C" w:rsidRPr="00A45500">
        <w:t>inux</w:t>
      </w:r>
      <w:r w:rsidR="007F350C" w:rsidRPr="00A45500">
        <w:rPr>
          <w:rFonts w:hint="eastAsia"/>
        </w:rPr>
        <w:t>容器</w:t>
      </w:r>
      <w:r w:rsidR="001A22F3" w:rsidRPr="00A45500">
        <w:rPr>
          <w:rFonts w:hint="eastAsia"/>
        </w:rPr>
        <w:t>（</w:t>
      </w:r>
      <w:r w:rsidR="001A22F3" w:rsidRPr="00A45500">
        <w:rPr>
          <w:rFonts w:hint="eastAsia"/>
        </w:rPr>
        <w:t>L</w:t>
      </w:r>
      <w:r w:rsidR="001A22F3" w:rsidRPr="00A45500">
        <w:t>inux Containers</w:t>
      </w:r>
      <w:r w:rsidR="00704B15" w:rsidRPr="00A45500">
        <w:rPr>
          <w:rFonts w:hint="eastAsia"/>
        </w:rPr>
        <w:t>，</w:t>
      </w:r>
      <w:r w:rsidR="00704B15" w:rsidRPr="00A45500">
        <w:rPr>
          <w:rFonts w:hint="eastAsia"/>
        </w:rPr>
        <w:t>L</w:t>
      </w:r>
      <w:r w:rsidR="00704B15" w:rsidRPr="00A45500">
        <w:t>XC</w:t>
      </w:r>
      <w:r w:rsidR="00704B15" w:rsidRPr="00A45500">
        <w:rPr>
          <w:rFonts w:hint="eastAsia"/>
        </w:rPr>
        <w:t>技术</w:t>
      </w:r>
      <w:r w:rsidR="001A22F3" w:rsidRPr="00A45500">
        <w:rPr>
          <w:rFonts w:hint="eastAsia"/>
        </w:rPr>
        <w:t>）</w:t>
      </w:r>
      <w:r w:rsidR="00B122F6" w:rsidRPr="00A45500">
        <w:rPr>
          <w:vertAlign w:val="superscript"/>
        </w:rPr>
        <w:fldChar w:fldCharType="begin"/>
      </w:r>
      <w:r w:rsidR="00B122F6" w:rsidRPr="00A45500">
        <w:rPr>
          <w:vertAlign w:val="superscript"/>
        </w:rPr>
        <w:instrText xml:space="preserve"> </w:instrText>
      </w:r>
      <w:r w:rsidR="00B122F6" w:rsidRPr="00A45500">
        <w:rPr>
          <w:rFonts w:hint="eastAsia"/>
          <w:vertAlign w:val="superscript"/>
        </w:rPr>
        <w:instrText>REF _Ref99319423 \r \h</w:instrText>
      </w:r>
      <w:r w:rsidR="00B122F6" w:rsidRPr="00A45500">
        <w:rPr>
          <w:vertAlign w:val="superscript"/>
        </w:rPr>
        <w:instrText xml:space="preserve">  \* MERGEFORMAT </w:instrText>
      </w:r>
      <w:r w:rsidR="00B122F6" w:rsidRPr="00A45500">
        <w:rPr>
          <w:vertAlign w:val="superscript"/>
        </w:rPr>
      </w:r>
      <w:r w:rsidR="00B122F6" w:rsidRPr="00A45500">
        <w:rPr>
          <w:vertAlign w:val="superscript"/>
        </w:rPr>
        <w:fldChar w:fldCharType="separate"/>
      </w:r>
      <w:r w:rsidR="00A55661" w:rsidRPr="00A45500">
        <w:rPr>
          <w:vertAlign w:val="superscript"/>
        </w:rPr>
        <w:t>[54]</w:t>
      </w:r>
      <w:r w:rsidR="00B122F6" w:rsidRPr="00A45500">
        <w:rPr>
          <w:vertAlign w:val="superscript"/>
        </w:rPr>
        <w:fldChar w:fldCharType="end"/>
      </w:r>
      <w:r w:rsidR="008625D4" w:rsidRPr="00A45500">
        <w:rPr>
          <w:rFonts w:hint="eastAsia"/>
        </w:rPr>
        <w:t>。</w:t>
      </w:r>
      <w:r w:rsidRPr="00A45500">
        <w:rPr>
          <w:rFonts w:hint="eastAsia"/>
        </w:rPr>
        <w:t>Docker</w:t>
      </w:r>
      <w:r w:rsidR="00DA2165" w:rsidRPr="00A45500">
        <w:rPr>
          <w:rFonts w:hint="eastAsia"/>
        </w:rPr>
        <w:t>是</w:t>
      </w:r>
      <w:r w:rsidR="003058C1" w:rsidRPr="00A45500">
        <w:rPr>
          <w:rFonts w:hint="eastAsia"/>
        </w:rPr>
        <w:t>目前</w:t>
      </w:r>
      <w:r w:rsidR="00693A85" w:rsidRPr="00A45500">
        <w:rPr>
          <w:rFonts w:hint="eastAsia"/>
        </w:rPr>
        <w:t>常用的</w:t>
      </w:r>
      <w:r w:rsidR="00E4442D" w:rsidRPr="00A45500">
        <w:rPr>
          <w:rFonts w:hint="eastAsia"/>
        </w:rPr>
        <w:t>容器工具</w:t>
      </w:r>
      <w:r w:rsidR="005C0034" w:rsidRPr="00A45500">
        <w:rPr>
          <w:rFonts w:hint="eastAsia"/>
        </w:rPr>
        <w:t>（</w:t>
      </w:r>
      <w:r w:rsidR="00782F03" w:rsidRPr="00A45500">
        <w:rPr>
          <w:rFonts w:hint="eastAsia"/>
        </w:rPr>
        <w:t>0</w:t>
      </w:r>
      <w:r w:rsidR="00782F03" w:rsidRPr="00A45500">
        <w:t>.9</w:t>
      </w:r>
      <w:r w:rsidR="00782F03" w:rsidRPr="00A45500">
        <w:rPr>
          <w:rFonts w:hint="eastAsia"/>
        </w:rPr>
        <w:t>版本</w:t>
      </w:r>
      <w:r w:rsidR="004D291D" w:rsidRPr="00A45500">
        <w:rPr>
          <w:rFonts w:hint="eastAsia"/>
        </w:rPr>
        <w:t>之前</w:t>
      </w:r>
      <w:r w:rsidR="001346FB" w:rsidRPr="00A45500">
        <w:rPr>
          <w:rFonts w:hint="eastAsia"/>
        </w:rPr>
        <w:t>的</w:t>
      </w:r>
      <w:r w:rsidR="001346FB" w:rsidRPr="00A45500">
        <w:rPr>
          <w:rFonts w:hint="eastAsia"/>
        </w:rPr>
        <w:t>D</w:t>
      </w:r>
      <w:r w:rsidR="001346FB" w:rsidRPr="00A45500">
        <w:t>ocker</w:t>
      </w:r>
      <w:r w:rsidR="001346FB" w:rsidRPr="00A45500">
        <w:rPr>
          <w:rFonts w:hint="eastAsia"/>
        </w:rPr>
        <w:t>是使用</w:t>
      </w:r>
      <w:r w:rsidR="001346FB" w:rsidRPr="00A45500">
        <w:rPr>
          <w:rFonts w:hint="eastAsia"/>
        </w:rPr>
        <w:t>L</w:t>
      </w:r>
      <w:r w:rsidR="001346FB" w:rsidRPr="00A45500">
        <w:t>XC</w:t>
      </w:r>
      <w:r w:rsidR="00532D18" w:rsidRPr="00A45500">
        <w:rPr>
          <w:rFonts w:hint="eastAsia"/>
        </w:rPr>
        <w:t>技术开发的</w:t>
      </w:r>
      <w:r w:rsidR="005C0034" w:rsidRPr="00A45500">
        <w:rPr>
          <w:rFonts w:hint="eastAsia"/>
        </w:rPr>
        <w:t>）</w:t>
      </w:r>
      <w:r w:rsidR="00A472EA" w:rsidRPr="00A45500">
        <w:rPr>
          <w:rFonts w:hint="eastAsia"/>
        </w:rPr>
        <w:t>，</w:t>
      </w:r>
      <w:r w:rsidR="00A97361" w:rsidRPr="00A45500">
        <w:rPr>
          <w:rFonts w:hint="eastAsia"/>
        </w:rPr>
        <w:t>提供了</w:t>
      </w:r>
      <w:r w:rsidR="005A4F7D" w:rsidRPr="00A45500">
        <w:rPr>
          <w:rFonts w:hint="eastAsia"/>
        </w:rPr>
        <w:t>高度灵活的</w:t>
      </w:r>
      <w:r w:rsidR="00602A61" w:rsidRPr="00A45500">
        <w:rPr>
          <w:rFonts w:hint="eastAsia"/>
        </w:rPr>
        <w:t>容器创建、部署及复制等功能</w:t>
      </w:r>
      <w:r w:rsidR="002D2259" w:rsidRPr="00A45500">
        <w:rPr>
          <w:rFonts w:hint="eastAsia"/>
        </w:rPr>
        <w:t>，有效地隔离了应用程序</w:t>
      </w:r>
      <w:r w:rsidR="00E50378" w:rsidRPr="00A45500">
        <w:rPr>
          <w:rFonts w:hint="eastAsia"/>
        </w:rPr>
        <w:t>和主机系统</w:t>
      </w:r>
      <w:r w:rsidR="00F90D0E" w:rsidRPr="00A45500">
        <w:rPr>
          <w:rFonts w:hint="eastAsia"/>
        </w:rPr>
        <w:t>，并提供了将</w:t>
      </w:r>
      <w:r w:rsidR="001F3697" w:rsidRPr="00A45500">
        <w:rPr>
          <w:rFonts w:hint="eastAsia"/>
        </w:rPr>
        <w:t>容器</w:t>
      </w:r>
      <w:r w:rsidR="00325115" w:rsidRPr="00A45500">
        <w:rPr>
          <w:rFonts w:hint="eastAsia"/>
        </w:rPr>
        <w:t>在不同</w:t>
      </w:r>
      <w:r w:rsidR="000E48BB" w:rsidRPr="00A45500">
        <w:rPr>
          <w:rFonts w:hint="eastAsia"/>
        </w:rPr>
        <w:t>环境中</w:t>
      </w:r>
      <w:r w:rsidR="00B82B23" w:rsidRPr="00A45500">
        <w:rPr>
          <w:rFonts w:hint="eastAsia"/>
        </w:rPr>
        <w:t>部署</w:t>
      </w:r>
      <w:r w:rsidR="000E48BB" w:rsidRPr="00A45500">
        <w:rPr>
          <w:rFonts w:hint="eastAsia"/>
        </w:rPr>
        <w:t>地</w:t>
      </w:r>
      <w:r w:rsidR="00D14F42" w:rsidRPr="00A45500">
        <w:rPr>
          <w:rFonts w:hint="eastAsia"/>
        </w:rPr>
        <w:t>可移植性</w:t>
      </w:r>
      <w:r w:rsidR="00C37FCD" w:rsidRPr="00A45500">
        <w:rPr>
          <w:rFonts w:hint="eastAsia"/>
        </w:rPr>
        <w:t>。</w:t>
      </w:r>
      <w:r w:rsidR="00DA0AE3" w:rsidRPr="00A45500">
        <w:t>Navarro</w:t>
      </w:r>
      <w:r w:rsidR="00C03308" w:rsidRPr="00A45500">
        <w:rPr>
          <w:rFonts w:hint="eastAsia"/>
        </w:rPr>
        <w:t>等人</w:t>
      </w:r>
      <w:r w:rsidR="00D14118" w:rsidRPr="00A45500">
        <w:rPr>
          <w:rFonts w:hint="eastAsia"/>
        </w:rPr>
        <w:t>在</w:t>
      </w:r>
      <w:r w:rsidR="00A47C74" w:rsidRPr="00A45500">
        <w:rPr>
          <w:rFonts w:hint="eastAsia"/>
        </w:rPr>
        <w:t>I</w:t>
      </w:r>
      <w:r w:rsidR="00A47C74" w:rsidRPr="00A45500">
        <w:t xml:space="preserve">ntel </w:t>
      </w:r>
      <w:r w:rsidR="00A47C74" w:rsidRPr="00A45500">
        <w:rPr>
          <w:rFonts w:hint="eastAsia"/>
        </w:rPr>
        <w:t>x</w:t>
      </w:r>
      <w:r w:rsidR="00A47C74" w:rsidRPr="00A45500">
        <w:t>8</w:t>
      </w:r>
      <w:r w:rsidR="00A47C74" w:rsidRPr="00A45500">
        <w:rPr>
          <w:rFonts w:hint="eastAsia"/>
        </w:rPr>
        <w:t>6</w:t>
      </w:r>
      <w:r w:rsidR="009911E5" w:rsidRPr="00A45500">
        <w:rPr>
          <w:rFonts w:hint="eastAsia"/>
        </w:rPr>
        <w:t>处理器</w:t>
      </w:r>
      <w:r w:rsidR="00C64AC9" w:rsidRPr="00A45500">
        <w:rPr>
          <w:rFonts w:hint="eastAsia"/>
        </w:rPr>
        <w:t>上</w:t>
      </w:r>
      <w:r w:rsidR="00273C4E" w:rsidRPr="00A45500">
        <w:rPr>
          <w:rFonts w:hint="eastAsia"/>
        </w:rPr>
        <w:t>设计</w:t>
      </w:r>
      <w:r w:rsidR="00AF5DD1" w:rsidRPr="00A45500">
        <w:rPr>
          <w:rFonts w:hint="eastAsia"/>
        </w:rPr>
        <w:t>了</w:t>
      </w:r>
      <w:r w:rsidR="00087BC9" w:rsidRPr="00A45500">
        <w:rPr>
          <w:rFonts w:hint="eastAsia"/>
        </w:rPr>
        <w:t>一个可重现</w:t>
      </w:r>
      <w:r w:rsidR="005C7E73" w:rsidRPr="00A45500">
        <w:rPr>
          <w:rFonts w:hint="eastAsia"/>
        </w:rPr>
        <w:t>容器</w:t>
      </w:r>
      <w:r w:rsidR="00FD2ED6" w:rsidRPr="00A45500">
        <w:rPr>
          <w:vertAlign w:val="superscript"/>
        </w:rPr>
        <w:fldChar w:fldCharType="begin"/>
      </w:r>
      <w:r w:rsidR="00FD2ED6" w:rsidRPr="00A45500">
        <w:rPr>
          <w:vertAlign w:val="superscript"/>
        </w:rPr>
        <w:instrText xml:space="preserve"> </w:instrText>
      </w:r>
      <w:r w:rsidR="00FD2ED6" w:rsidRPr="00A45500">
        <w:rPr>
          <w:rFonts w:hint="eastAsia"/>
          <w:vertAlign w:val="superscript"/>
        </w:rPr>
        <w:instrText>REF _Ref99208075 \r \h</w:instrText>
      </w:r>
      <w:r w:rsidR="00FD2ED6" w:rsidRPr="00A45500">
        <w:rPr>
          <w:vertAlign w:val="superscript"/>
        </w:rPr>
        <w:instrText xml:space="preserve">  \* MERGEFORMAT </w:instrText>
      </w:r>
      <w:r w:rsidR="00FD2ED6" w:rsidRPr="00A45500">
        <w:rPr>
          <w:vertAlign w:val="superscript"/>
        </w:rPr>
      </w:r>
      <w:r w:rsidR="00FD2ED6" w:rsidRPr="00A45500">
        <w:rPr>
          <w:vertAlign w:val="superscript"/>
        </w:rPr>
        <w:fldChar w:fldCharType="separate"/>
      </w:r>
      <w:r w:rsidR="00A55661" w:rsidRPr="00A45500">
        <w:rPr>
          <w:vertAlign w:val="superscript"/>
        </w:rPr>
        <w:t>[6]</w:t>
      </w:r>
      <w:r w:rsidR="00FD2ED6" w:rsidRPr="00A45500">
        <w:rPr>
          <w:vertAlign w:val="superscript"/>
        </w:rPr>
        <w:fldChar w:fldCharType="end"/>
      </w:r>
      <w:r w:rsidR="00A73233" w:rsidRPr="00A45500">
        <w:rPr>
          <w:rFonts w:hint="eastAsia"/>
        </w:rPr>
        <w:t>，</w:t>
      </w:r>
      <w:r w:rsidR="00465543" w:rsidRPr="00A45500">
        <w:rPr>
          <w:rFonts w:hint="eastAsia"/>
        </w:rPr>
        <w:t>验证</w:t>
      </w:r>
      <w:r w:rsidR="00936A2F" w:rsidRPr="00A45500">
        <w:rPr>
          <w:rFonts w:hint="eastAsia"/>
        </w:rPr>
        <w:t>了</w:t>
      </w:r>
      <w:r w:rsidR="00EB5202" w:rsidRPr="00A45500">
        <w:rPr>
          <w:rFonts w:hint="eastAsia"/>
        </w:rPr>
        <w:t>1</w:t>
      </w:r>
      <w:r w:rsidR="00EB5202" w:rsidRPr="00A45500">
        <w:t>2130</w:t>
      </w:r>
      <w:r w:rsidR="00EB5202" w:rsidRPr="00A45500">
        <w:rPr>
          <w:rFonts w:hint="eastAsia"/>
        </w:rPr>
        <w:t>个</w:t>
      </w:r>
      <w:r w:rsidR="007E0C94" w:rsidRPr="00A45500">
        <w:rPr>
          <w:rFonts w:hint="eastAsia"/>
        </w:rPr>
        <w:t>软件包</w:t>
      </w:r>
      <w:r w:rsidR="004B220E" w:rsidRPr="00A45500">
        <w:rPr>
          <w:rFonts w:hint="eastAsia"/>
        </w:rPr>
        <w:t>在容器内可重现的</w:t>
      </w:r>
      <w:r w:rsidR="00475EE0" w:rsidRPr="00A45500">
        <w:rPr>
          <w:rFonts w:hint="eastAsia"/>
        </w:rPr>
        <w:t>构建</w:t>
      </w:r>
      <w:r w:rsidR="00BA1AE8" w:rsidRPr="00A45500">
        <w:rPr>
          <w:rFonts w:hint="eastAsia"/>
        </w:rPr>
        <w:t>。</w:t>
      </w:r>
    </w:p>
    <w:p w14:paraId="425022C2" w14:textId="2A9B33B6" w:rsidR="005B5F64" w:rsidRPr="00A45500" w:rsidRDefault="005B5F64" w:rsidP="00756AB7">
      <w:pPr>
        <w:pStyle w:val="10"/>
      </w:pPr>
      <w:bookmarkStart w:id="108" w:name="_Toc99905738"/>
      <w:r w:rsidRPr="00A45500">
        <w:rPr>
          <w:rFonts w:hint="eastAsia"/>
        </w:rPr>
        <w:t>1</w:t>
      </w:r>
      <w:r w:rsidRPr="00A45500">
        <w:t>.3</w:t>
      </w:r>
      <w:r w:rsidRPr="00A45500">
        <w:rPr>
          <w:rFonts w:hint="eastAsia"/>
        </w:rPr>
        <w:t xml:space="preserve"> </w:t>
      </w:r>
      <w:r w:rsidRPr="00A45500">
        <w:rPr>
          <w:rFonts w:hint="eastAsia"/>
        </w:rPr>
        <w:t>主要研究内容</w:t>
      </w:r>
      <w:bookmarkEnd w:id="108"/>
    </w:p>
    <w:p w14:paraId="0E238D96" w14:textId="1F25AD58" w:rsidR="007C3ADE" w:rsidRPr="00A45500" w:rsidRDefault="001F65BC" w:rsidP="009B1EE0">
      <w:pPr>
        <w:ind w:firstLine="480"/>
      </w:pPr>
      <w:r w:rsidRPr="00A45500">
        <w:rPr>
          <w:rFonts w:hint="eastAsia"/>
        </w:rPr>
        <w:t>本文</w:t>
      </w:r>
      <w:r w:rsidR="005D19B7" w:rsidRPr="00A45500">
        <w:rPr>
          <w:rFonts w:hint="eastAsia"/>
        </w:rPr>
        <w:t>总体研究路线如图</w:t>
      </w:r>
      <w:r w:rsidR="005D19B7" w:rsidRPr="00A45500">
        <w:rPr>
          <w:rFonts w:hint="eastAsia"/>
        </w:rPr>
        <w:t>1</w:t>
      </w:r>
      <w:r w:rsidR="005D19B7" w:rsidRPr="00A45500">
        <w:t>.2</w:t>
      </w:r>
      <w:r w:rsidR="005D19B7" w:rsidRPr="00A45500">
        <w:rPr>
          <w:rFonts w:hint="eastAsia"/>
        </w:rPr>
        <w:t>所示。</w:t>
      </w:r>
      <w:r w:rsidRPr="00A45500">
        <w:rPr>
          <w:rFonts w:hint="eastAsia"/>
        </w:rPr>
        <w:t>其中</w:t>
      </w:r>
      <w:r w:rsidR="00AB40D0" w:rsidRPr="00A45500">
        <w:rPr>
          <w:rFonts w:hint="eastAsia"/>
        </w:rPr>
        <w:t>，</w:t>
      </w:r>
      <w:r w:rsidR="009B1EE0" w:rsidRPr="00A45500">
        <w:rPr>
          <w:rFonts w:hint="eastAsia"/>
        </w:rPr>
        <w:t>主要研究内容为</w:t>
      </w:r>
      <w:r w:rsidR="009B1EE0" w:rsidRPr="00A45500">
        <w:rPr>
          <w:rFonts w:hint="eastAsia"/>
        </w:rPr>
        <w:t>RISC-V</w:t>
      </w:r>
      <w:r w:rsidR="009B1EE0" w:rsidRPr="00A45500">
        <w:rPr>
          <w:rFonts w:hint="eastAsia"/>
        </w:rPr>
        <w:t>架构上的可重现性问题</w:t>
      </w:r>
      <w:r w:rsidR="001136FF" w:rsidRPr="00A45500">
        <w:rPr>
          <w:rFonts w:hint="eastAsia"/>
        </w:rPr>
        <w:t>。</w:t>
      </w:r>
      <w:r w:rsidRPr="00A45500">
        <w:rPr>
          <w:rFonts w:hint="eastAsia"/>
        </w:rPr>
        <w:t>可重现性进一步分解为两个子</w:t>
      </w:r>
      <w:r w:rsidR="006B3ECE" w:rsidRPr="00A45500">
        <w:rPr>
          <w:rFonts w:hint="eastAsia"/>
        </w:rPr>
        <w:t>属性</w:t>
      </w:r>
      <w:r w:rsidRPr="00A45500">
        <w:rPr>
          <w:rFonts w:hint="eastAsia"/>
        </w:rPr>
        <w:t>：确定性和可移植性</w:t>
      </w:r>
      <w:r w:rsidR="000E1AD3" w:rsidRPr="00A45500">
        <w:rPr>
          <w:rFonts w:hint="eastAsia"/>
        </w:rPr>
        <w:t>，</w:t>
      </w:r>
      <w:r w:rsidR="008002F1" w:rsidRPr="00A45500">
        <w:rPr>
          <w:rFonts w:hint="eastAsia"/>
        </w:rPr>
        <w:t>并将</w:t>
      </w:r>
      <w:r w:rsidR="00284AAF" w:rsidRPr="00A45500">
        <w:rPr>
          <w:rFonts w:hint="eastAsia"/>
        </w:rPr>
        <w:t>可重现性问题</w:t>
      </w:r>
      <w:r w:rsidR="00EB58A3" w:rsidRPr="00A45500">
        <w:rPr>
          <w:rFonts w:hint="eastAsia"/>
        </w:rPr>
        <w:t>分解成</w:t>
      </w:r>
      <w:r w:rsidR="000C5373" w:rsidRPr="00A45500">
        <w:rPr>
          <w:rFonts w:hint="eastAsia"/>
        </w:rPr>
        <w:t>用户进程</w:t>
      </w:r>
      <w:r w:rsidR="00695E91" w:rsidRPr="00A45500">
        <w:rPr>
          <w:rFonts w:hint="eastAsia"/>
        </w:rPr>
        <w:t>的确定性执行问题</w:t>
      </w:r>
      <w:r w:rsidR="0019462B" w:rsidRPr="00A45500">
        <w:rPr>
          <w:rFonts w:hint="eastAsia"/>
        </w:rPr>
        <w:t>和</w:t>
      </w:r>
      <w:r w:rsidR="0075719E" w:rsidRPr="00A45500">
        <w:rPr>
          <w:rFonts w:hint="eastAsia"/>
        </w:rPr>
        <w:t>R</w:t>
      </w:r>
      <w:r w:rsidR="0075719E" w:rsidRPr="00A45500">
        <w:t>ISC-V</w:t>
      </w:r>
      <w:r w:rsidR="0075719E" w:rsidRPr="00A45500">
        <w:rPr>
          <w:rFonts w:hint="eastAsia"/>
        </w:rPr>
        <w:t>架构上的</w:t>
      </w:r>
      <w:r w:rsidR="00397618" w:rsidRPr="00A45500">
        <w:rPr>
          <w:rFonts w:hint="eastAsia"/>
        </w:rPr>
        <w:t>可移植性优化</w:t>
      </w:r>
      <w:r w:rsidR="00657B49" w:rsidRPr="00A45500">
        <w:rPr>
          <w:rFonts w:hint="eastAsia"/>
        </w:rPr>
        <w:t>问题</w:t>
      </w:r>
      <w:r w:rsidRPr="00A45500">
        <w:rPr>
          <w:rFonts w:hint="eastAsia"/>
        </w:rPr>
        <w:t>。针对两个问题分别设计解决方法，其中确定性问题通过现有确定性执行研究中的追踪进程技术</w:t>
      </w:r>
      <w:r w:rsidR="006B5887" w:rsidRPr="00A45500">
        <w:rPr>
          <w:rFonts w:hint="eastAsia"/>
        </w:rPr>
        <w:t>，</w:t>
      </w:r>
      <w:r w:rsidR="00A01ED9" w:rsidRPr="00A45500">
        <w:rPr>
          <w:rFonts w:hint="eastAsia"/>
        </w:rPr>
        <w:t>消除</w:t>
      </w:r>
      <w:r w:rsidR="006B5887" w:rsidRPr="00A45500">
        <w:rPr>
          <w:rFonts w:hint="eastAsia"/>
        </w:rPr>
        <w:t>用户进程</w:t>
      </w:r>
      <w:r w:rsidR="004079C4" w:rsidRPr="00A45500">
        <w:rPr>
          <w:rFonts w:hint="eastAsia"/>
        </w:rPr>
        <w:t>执行过程中</w:t>
      </w:r>
      <w:r w:rsidR="00C15C5A" w:rsidRPr="00A45500">
        <w:rPr>
          <w:rFonts w:hint="eastAsia"/>
        </w:rPr>
        <w:t>不确定性因素影响</w:t>
      </w:r>
      <w:r w:rsidR="00610E87" w:rsidRPr="00A45500">
        <w:rPr>
          <w:rFonts w:hint="eastAsia"/>
        </w:rPr>
        <w:t>；</w:t>
      </w:r>
      <w:r w:rsidRPr="00A45500">
        <w:rPr>
          <w:rFonts w:hint="eastAsia"/>
        </w:rPr>
        <w:t>可移植性问题</w:t>
      </w:r>
      <w:r w:rsidR="00683043" w:rsidRPr="00A45500">
        <w:rPr>
          <w:rFonts w:hint="eastAsia"/>
        </w:rPr>
        <w:t>通过</w:t>
      </w:r>
      <w:r w:rsidRPr="00A45500">
        <w:rPr>
          <w:rFonts w:hint="eastAsia"/>
        </w:rPr>
        <w:t>容器技术</w:t>
      </w:r>
      <w:r w:rsidR="00B620BE" w:rsidRPr="00A45500">
        <w:rPr>
          <w:rFonts w:hint="eastAsia"/>
        </w:rPr>
        <w:t>隔离用户进程和</w:t>
      </w:r>
      <w:r w:rsidR="006A4EA3" w:rsidRPr="00A45500">
        <w:rPr>
          <w:rFonts w:hint="eastAsia"/>
        </w:rPr>
        <w:t>底层硬件</w:t>
      </w:r>
      <w:r w:rsidR="0044780B" w:rsidRPr="00A45500">
        <w:rPr>
          <w:rFonts w:hint="eastAsia"/>
        </w:rPr>
        <w:t>，</w:t>
      </w:r>
      <w:r w:rsidR="00272ECF" w:rsidRPr="00A45500">
        <w:rPr>
          <w:rFonts w:hint="eastAsia"/>
        </w:rPr>
        <w:t>实现</w:t>
      </w:r>
      <w:r w:rsidR="00573073" w:rsidRPr="00A45500">
        <w:rPr>
          <w:rFonts w:hint="eastAsia"/>
        </w:rPr>
        <w:t>在</w:t>
      </w:r>
      <w:r w:rsidR="002813AC" w:rsidRPr="00A45500">
        <w:rPr>
          <w:rFonts w:hint="eastAsia"/>
        </w:rPr>
        <w:t>R</w:t>
      </w:r>
      <w:r w:rsidR="002813AC" w:rsidRPr="00A45500">
        <w:t>ISC-V</w:t>
      </w:r>
      <w:r w:rsidR="00A95724" w:rsidRPr="00A45500">
        <w:rPr>
          <w:rFonts w:hint="eastAsia"/>
        </w:rPr>
        <w:t>架构上的</w:t>
      </w:r>
      <w:r w:rsidR="00112838" w:rsidRPr="00A45500">
        <w:rPr>
          <w:rFonts w:hint="eastAsia"/>
        </w:rPr>
        <w:t>移植</w:t>
      </w:r>
      <w:r w:rsidR="00045B83" w:rsidRPr="00A45500">
        <w:rPr>
          <w:rFonts w:hint="eastAsia"/>
        </w:rPr>
        <w:t>优化</w:t>
      </w:r>
      <w:r w:rsidR="00AA173F" w:rsidRPr="00A45500">
        <w:rPr>
          <w:rFonts w:hint="eastAsia"/>
        </w:rPr>
        <w:t>；</w:t>
      </w:r>
      <w:r w:rsidRPr="00A45500">
        <w:rPr>
          <w:rFonts w:hint="eastAsia"/>
        </w:rPr>
        <w:t>最后设计实验对容器化可重现方案的功能和性能进行验证。</w:t>
      </w:r>
    </w:p>
    <w:p w14:paraId="4DDF54A6" w14:textId="77D1AC1B" w:rsidR="0020077B" w:rsidRPr="00A45500" w:rsidRDefault="0020077B" w:rsidP="00FF4928">
      <w:pPr>
        <w:spacing w:line="240" w:lineRule="auto"/>
        <w:ind w:firstLineChars="0" w:firstLine="0"/>
        <w:jc w:val="center"/>
      </w:pPr>
      <w:commentRangeStart w:id="109"/>
      <w:r w:rsidRPr="00A45500">
        <w:rPr>
          <w:noProof/>
        </w:rPr>
        <w:lastRenderedPageBreak/>
        <w:drawing>
          <wp:inline distT="0" distB="0" distL="0" distR="0" wp14:anchorId="4363BBBE" wp14:editId="35A117EF">
            <wp:extent cx="4908919" cy="236584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8919" cy="2365845"/>
                    </a:xfrm>
                    <a:prstGeom prst="rect">
                      <a:avLst/>
                    </a:prstGeom>
                    <a:noFill/>
                  </pic:spPr>
                </pic:pic>
              </a:graphicData>
            </a:graphic>
          </wp:inline>
        </w:drawing>
      </w:r>
      <w:commentRangeEnd w:id="109"/>
      <w:r w:rsidR="00711438">
        <w:rPr>
          <w:rStyle w:val="afff7"/>
        </w:rPr>
        <w:commentReference w:id="109"/>
      </w:r>
    </w:p>
    <w:p w14:paraId="17523DDA" w14:textId="0F243344" w:rsidR="005B5F64" w:rsidRPr="00A45500" w:rsidRDefault="00F625A7" w:rsidP="00F625A7">
      <w:pPr>
        <w:pStyle w:val="afa"/>
      </w:pPr>
      <w:r w:rsidRPr="00A45500">
        <w:rPr>
          <w:rFonts w:hint="eastAsia"/>
        </w:rPr>
        <w:t>图</w:t>
      </w:r>
      <w:r w:rsidRPr="00A45500">
        <w:rPr>
          <w:rFonts w:hint="eastAsia"/>
        </w:rPr>
        <w:t>1</w:t>
      </w:r>
      <w:r w:rsidRPr="00A45500">
        <w:t>.</w:t>
      </w:r>
      <w:r w:rsidR="00A054A3" w:rsidRPr="00A45500">
        <w:t>2</w:t>
      </w:r>
      <w:r w:rsidRPr="00A45500">
        <w:t xml:space="preserve"> </w:t>
      </w:r>
      <w:r w:rsidR="00192F25" w:rsidRPr="00A45500">
        <w:rPr>
          <w:rFonts w:hint="eastAsia"/>
        </w:rPr>
        <w:t>基于</w:t>
      </w:r>
      <w:r w:rsidR="00192F25" w:rsidRPr="00A45500">
        <w:rPr>
          <w:rFonts w:hint="eastAsia"/>
        </w:rPr>
        <w:t>R</w:t>
      </w:r>
      <w:r w:rsidR="00192F25" w:rsidRPr="00A45500">
        <w:t>ISC-V</w:t>
      </w:r>
      <w:r w:rsidR="00192F25" w:rsidRPr="00A45500">
        <w:rPr>
          <w:rFonts w:hint="eastAsia"/>
        </w:rPr>
        <w:t>的可重现容器化方法研究</w:t>
      </w:r>
      <w:r w:rsidR="00B814CC" w:rsidRPr="00A45500">
        <w:rPr>
          <w:rFonts w:hint="eastAsia"/>
        </w:rPr>
        <w:t>路线示意图</w:t>
      </w:r>
    </w:p>
    <w:p w14:paraId="45BDBF9E" w14:textId="77777777" w:rsidR="007E5948" w:rsidRPr="00A45500" w:rsidRDefault="007E5948" w:rsidP="007E5948">
      <w:pPr>
        <w:ind w:firstLine="480"/>
      </w:pPr>
      <w:r w:rsidRPr="00A45500">
        <w:rPr>
          <w:rFonts w:hint="eastAsia"/>
        </w:rPr>
        <w:t>本文的具体工作如下：</w:t>
      </w:r>
      <w:r w:rsidRPr="00A45500">
        <w:t xml:space="preserve"> </w:t>
      </w:r>
    </w:p>
    <w:p w14:paraId="2776D207" w14:textId="47BD12F9" w:rsidR="003975A1" w:rsidRPr="00A45500" w:rsidRDefault="00A129A1" w:rsidP="00E57EA6">
      <w:pPr>
        <w:ind w:firstLine="480"/>
      </w:pPr>
      <w:r w:rsidRPr="00A45500">
        <w:rPr>
          <w:rFonts w:hint="eastAsia"/>
        </w:rPr>
        <w:t>（</w:t>
      </w:r>
      <w:r w:rsidRPr="00A45500">
        <w:rPr>
          <w:rFonts w:hint="eastAsia"/>
        </w:rPr>
        <w:t>1</w:t>
      </w:r>
      <w:r w:rsidRPr="00A45500">
        <w:rPr>
          <w:rFonts w:hint="eastAsia"/>
        </w:rPr>
        <w:t>）</w:t>
      </w:r>
      <w:r w:rsidR="00D973CF" w:rsidRPr="00A45500">
        <w:rPr>
          <w:rFonts w:hint="eastAsia"/>
        </w:rPr>
        <w:t>用户进程的</w:t>
      </w:r>
      <w:r w:rsidR="007C7420" w:rsidRPr="00A45500">
        <w:rPr>
          <w:rFonts w:hint="eastAsia"/>
        </w:rPr>
        <w:t>确定性</w:t>
      </w:r>
      <w:r w:rsidR="00D961F8" w:rsidRPr="00A45500">
        <w:rPr>
          <w:rFonts w:hint="eastAsia"/>
        </w:rPr>
        <w:t>执行</w:t>
      </w:r>
    </w:p>
    <w:p w14:paraId="6573F179" w14:textId="79BFBC31" w:rsidR="00450C51" w:rsidRPr="00A45500" w:rsidRDefault="00823808" w:rsidP="00450C51">
      <w:pPr>
        <w:ind w:firstLine="480"/>
      </w:pPr>
      <w:commentRangeStart w:id="110"/>
      <w:r w:rsidRPr="00A45500">
        <w:rPr>
          <w:rFonts w:hint="eastAsia"/>
        </w:rPr>
        <w:t>本文</w:t>
      </w:r>
      <w:r w:rsidR="0031569C" w:rsidRPr="00A45500">
        <w:rPr>
          <w:rFonts w:hint="eastAsia"/>
        </w:rPr>
        <w:t>研究</w:t>
      </w:r>
      <w:r w:rsidR="00362096" w:rsidRPr="00A45500">
        <w:rPr>
          <w:rFonts w:hint="eastAsia"/>
        </w:rPr>
        <w:t>用户进程执行过程中的</w:t>
      </w:r>
      <w:r w:rsidR="00DE02FC" w:rsidRPr="00A45500">
        <w:rPr>
          <w:rFonts w:hint="eastAsia"/>
        </w:rPr>
        <w:t>不确定性</w:t>
      </w:r>
      <w:r w:rsidR="003B0F42" w:rsidRPr="00A45500">
        <w:rPr>
          <w:rFonts w:hint="eastAsia"/>
        </w:rPr>
        <w:t>因素来源</w:t>
      </w:r>
      <w:r w:rsidR="009A06C1" w:rsidRPr="00A45500">
        <w:rPr>
          <w:rFonts w:hint="eastAsia"/>
        </w:rPr>
        <w:t>，</w:t>
      </w:r>
      <w:r w:rsidR="00F06F2E" w:rsidRPr="00A45500">
        <w:rPr>
          <w:rFonts w:hint="eastAsia"/>
        </w:rPr>
        <w:t>结合</w:t>
      </w:r>
      <w:r w:rsidR="008F4587" w:rsidRPr="00A45500">
        <w:rPr>
          <w:rFonts w:hint="eastAsia"/>
        </w:rPr>
        <w:t>确定性执行、记录重放等工作中的</w:t>
      </w:r>
      <w:r w:rsidR="00E46272" w:rsidRPr="00A45500">
        <w:rPr>
          <w:rFonts w:hint="eastAsia"/>
        </w:rPr>
        <w:t>部分先进</w:t>
      </w:r>
      <w:r w:rsidR="00790825" w:rsidRPr="00A45500">
        <w:rPr>
          <w:rFonts w:hint="eastAsia"/>
        </w:rPr>
        <w:t>技术</w:t>
      </w:r>
      <w:r w:rsidR="00E46272" w:rsidRPr="00A45500">
        <w:rPr>
          <w:rFonts w:hint="eastAsia"/>
        </w:rPr>
        <w:t>，</w:t>
      </w:r>
      <w:r w:rsidR="00890105" w:rsidRPr="00A45500">
        <w:rPr>
          <w:rFonts w:hint="eastAsia"/>
        </w:rPr>
        <w:t>设计并实现</w:t>
      </w:r>
      <w:r w:rsidR="00844C5F" w:rsidRPr="00A45500">
        <w:rPr>
          <w:rFonts w:hint="eastAsia"/>
        </w:rPr>
        <w:t>一</w:t>
      </w:r>
      <w:r w:rsidR="00B14782" w:rsidRPr="00A45500">
        <w:rPr>
          <w:rFonts w:hint="eastAsia"/>
        </w:rPr>
        <w:t>个</w:t>
      </w:r>
      <w:r w:rsidR="00553433" w:rsidRPr="00A45500">
        <w:rPr>
          <w:rFonts w:hint="eastAsia"/>
        </w:rPr>
        <w:t>用户进程</w:t>
      </w:r>
      <w:r w:rsidR="003750D9" w:rsidRPr="00A45500">
        <w:rPr>
          <w:rFonts w:hint="eastAsia"/>
        </w:rPr>
        <w:t>确定性抽象</w:t>
      </w:r>
      <w:r w:rsidR="00B90E56" w:rsidRPr="00A45500">
        <w:rPr>
          <w:rFonts w:hint="eastAsia"/>
        </w:rPr>
        <w:t>。</w:t>
      </w:r>
      <w:r w:rsidR="00E94DB2" w:rsidRPr="00A45500">
        <w:rPr>
          <w:rFonts w:hint="eastAsia"/>
        </w:rPr>
        <w:t>通过</w:t>
      </w:r>
      <w:r w:rsidR="001D3BDD" w:rsidRPr="00A45500">
        <w:rPr>
          <w:rFonts w:hint="eastAsia"/>
        </w:rPr>
        <w:t>追踪进程</w:t>
      </w:r>
      <w:r w:rsidR="00E46B21" w:rsidRPr="00A45500">
        <w:rPr>
          <w:rFonts w:hint="eastAsia"/>
        </w:rPr>
        <w:t>查找并拦截</w:t>
      </w:r>
      <w:r w:rsidR="000D3CAF" w:rsidRPr="00A45500">
        <w:rPr>
          <w:rFonts w:hint="eastAsia"/>
        </w:rPr>
        <w:t>不确定的系统调用</w:t>
      </w:r>
      <w:r w:rsidR="00E46B21" w:rsidRPr="00A45500">
        <w:rPr>
          <w:rFonts w:hint="eastAsia"/>
        </w:rPr>
        <w:t>，</w:t>
      </w:r>
      <w:r w:rsidR="006C198D" w:rsidRPr="00A45500">
        <w:rPr>
          <w:rFonts w:hint="eastAsia"/>
        </w:rPr>
        <w:t>通过</w:t>
      </w:r>
      <w:r w:rsidR="000C0F3C" w:rsidRPr="00A45500">
        <w:rPr>
          <w:rFonts w:hint="eastAsia"/>
        </w:rPr>
        <w:t>L</w:t>
      </w:r>
      <w:r w:rsidR="000C0F3C" w:rsidRPr="00A45500">
        <w:t>XC</w:t>
      </w:r>
      <w:r w:rsidR="00CE3CAE" w:rsidRPr="00A45500">
        <w:rPr>
          <w:rFonts w:hint="eastAsia"/>
        </w:rPr>
        <w:t>容器</w:t>
      </w:r>
      <w:proofErr w:type="gramStart"/>
      <w:r w:rsidR="007F3582" w:rsidRPr="00A45500">
        <w:rPr>
          <w:rFonts w:hint="eastAsia"/>
        </w:rPr>
        <w:t>为进程</w:t>
      </w:r>
      <w:proofErr w:type="gramEnd"/>
      <w:r w:rsidR="007F3582" w:rsidRPr="00A45500">
        <w:rPr>
          <w:rFonts w:hint="eastAsia"/>
        </w:rPr>
        <w:t>提供确定性的执行环境</w:t>
      </w:r>
      <w:r w:rsidR="006C198D" w:rsidRPr="00A45500">
        <w:rPr>
          <w:rFonts w:hint="eastAsia"/>
        </w:rPr>
        <w:t>，</w:t>
      </w:r>
      <w:r w:rsidR="00F412EE" w:rsidRPr="00A45500">
        <w:rPr>
          <w:rFonts w:hint="eastAsia"/>
        </w:rPr>
        <w:t>综合</w:t>
      </w:r>
      <w:r w:rsidR="00450C51" w:rsidRPr="00A45500">
        <w:rPr>
          <w:rFonts w:hint="eastAsia"/>
        </w:rPr>
        <w:t>数据竞争、线程调度、共享内存等技术，</w:t>
      </w:r>
      <w:r w:rsidR="00C203CC" w:rsidRPr="00A45500">
        <w:rPr>
          <w:rFonts w:hint="eastAsia"/>
        </w:rPr>
        <w:t>保证</w:t>
      </w:r>
      <w:r w:rsidR="00450C51" w:rsidRPr="00A45500">
        <w:rPr>
          <w:rFonts w:hint="eastAsia"/>
        </w:rPr>
        <w:t>用户进程的确定性执行</w:t>
      </w:r>
      <w:r w:rsidR="00BB0F3D" w:rsidRPr="00A45500">
        <w:rPr>
          <w:rFonts w:hint="eastAsia"/>
        </w:rPr>
        <w:t>。</w:t>
      </w:r>
      <w:r w:rsidR="00884F94" w:rsidRPr="00A45500">
        <w:rPr>
          <w:rFonts w:hint="eastAsia"/>
        </w:rPr>
        <w:t>相较于</w:t>
      </w:r>
      <w:r w:rsidR="005B3850" w:rsidRPr="00A45500">
        <w:rPr>
          <w:rFonts w:hint="eastAsia"/>
        </w:rPr>
        <w:t>使用记录重放</w:t>
      </w:r>
      <w:r w:rsidR="0032083E" w:rsidRPr="00A45500">
        <w:rPr>
          <w:rFonts w:hint="eastAsia"/>
        </w:rPr>
        <w:t>的方法，降低了</w:t>
      </w:r>
      <w:r w:rsidR="009F03EE" w:rsidRPr="00A45500">
        <w:rPr>
          <w:rFonts w:hint="eastAsia"/>
        </w:rPr>
        <w:t>额外的性能损耗。</w:t>
      </w:r>
    </w:p>
    <w:p w14:paraId="3D8E6EE9" w14:textId="0310CD49" w:rsidR="008552B1" w:rsidRPr="00A45500" w:rsidRDefault="008552B1" w:rsidP="00E57EA6">
      <w:pPr>
        <w:ind w:firstLine="480"/>
      </w:pPr>
      <w:r w:rsidRPr="00A45500">
        <w:rPr>
          <w:rFonts w:hint="eastAsia"/>
        </w:rPr>
        <w:t>（</w:t>
      </w:r>
      <w:r w:rsidRPr="00A45500">
        <w:rPr>
          <w:rFonts w:hint="eastAsia"/>
        </w:rPr>
        <w:t>2</w:t>
      </w:r>
      <w:r w:rsidRPr="00A45500">
        <w:rPr>
          <w:rFonts w:hint="eastAsia"/>
        </w:rPr>
        <w:t>）</w:t>
      </w:r>
      <w:r w:rsidR="00F320FA" w:rsidRPr="00A45500">
        <w:rPr>
          <w:rFonts w:hint="eastAsia"/>
        </w:rPr>
        <w:t>基于容器的可移植性优化</w:t>
      </w:r>
    </w:p>
    <w:p w14:paraId="36A00CF6" w14:textId="1BCFA29E" w:rsidR="0078220D" w:rsidRPr="00A45500" w:rsidRDefault="005F0AC6" w:rsidP="00E57EA6">
      <w:pPr>
        <w:ind w:firstLine="480"/>
      </w:pPr>
      <w:r w:rsidRPr="00A45500">
        <w:rPr>
          <w:rFonts w:hint="eastAsia"/>
        </w:rPr>
        <w:t>为了</w:t>
      </w:r>
      <w:r w:rsidR="004702E4" w:rsidRPr="00A45500">
        <w:rPr>
          <w:rFonts w:hint="eastAsia"/>
        </w:rPr>
        <w:t>在</w:t>
      </w:r>
      <w:r w:rsidR="004702E4" w:rsidRPr="00A45500">
        <w:rPr>
          <w:rFonts w:hint="eastAsia"/>
        </w:rPr>
        <w:t>R</w:t>
      </w:r>
      <w:r w:rsidR="004702E4" w:rsidRPr="00A45500">
        <w:t>ISC-V</w:t>
      </w:r>
      <w:r w:rsidR="004702E4" w:rsidRPr="00A45500">
        <w:rPr>
          <w:rFonts w:hint="eastAsia"/>
        </w:rPr>
        <w:t>架构下</w:t>
      </w:r>
      <w:r w:rsidR="00CF7773" w:rsidRPr="00A45500">
        <w:rPr>
          <w:rFonts w:hint="eastAsia"/>
        </w:rPr>
        <w:t>实现</w:t>
      </w:r>
      <w:r w:rsidR="00A67529" w:rsidRPr="00A45500">
        <w:rPr>
          <w:rFonts w:hint="eastAsia"/>
        </w:rPr>
        <w:t>用户进程确定性抽象</w:t>
      </w:r>
      <w:r w:rsidR="00003612" w:rsidRPr="00A45500">
        <w:rPr>
          <w:rFonts w:hint="eastAsia"/>
        </w:rPr>
        <w:t>，</w:t>
      </w:r>
      <w:r w:rsidR="00FD77B4" w:rsidRPr="00A45500">
        <w:rPr>
          <w:rFonts w:hint="eastAsia"/>
        </w:rPr>
        <w:t>使用</w:t>
      </w:r>
      <w:r w:rsidR="00691C24" w:rsidRPr="00A45500">
        <w:rPr>
          <w:rFonts w:hint="eastAsia"/>
        </w:rPr>
        <w:t>D</w:t>
      </w:r>
      <w:r w:rsidR="00691C24" w:rsidRPr="00A45500">
        <w:t>ocker</w:t>
      </w:r>
      <w:r w:rsidR="008B0B7F" w:rsidRPr="00A45500">
        <w:rPr>
          <w:rFonts w:hint="eastAsia"/>
        </w:rPr>
        <w:t>对</w:t>
      </w:r>
      <w:r w:rsidR="001674A4" w:rsidRPr="00A45500">
        <w:rPr>
          <w:rFonts w:hint="eastAsia"/>
        </w:rPr>
        <w:t>确定性抽象</w:t>
      </w:r>
      <w:r w:rsidR="00D54757" w:rsidRPr="00A45500">
        <w:rPr>
          <w:rFonts w:hint="eastAsia"/>
        </w:rPr>
        <w:t>进行封装</w:t>
      </w:r>
      <w:r w:rsidR="00F407B6" w:rsidRPr="00A45500">
        <w:rPr>
          <w:rFonts w:hint="eastAsia"/>
        </w:rPr>
        <w:t>，</w:t>
      </w:r>
      <w:r w:rsidR="00CE2FC9" w:rsidRPr="00A45500">
        <w:rPr>
          <w:rFonts w:hint="eastAsia"/>
        </w:rPr>
        <w:t>实现与</w:t>
      </w:r>
      <w:r w:rsidR="00CE2FC9" w:rsidRPr="00A45500">
        <w:rPr>
          <w:rFonts w:hint="eastAsia"/>
        </w:rPr>
        <w:t>L</w:t>
      </w:r>
      <w:r w:rsidR="00CE2FC9" w:rsidRPr="00A45500">
        <w:t>XC</w:t>
      </w:r>
      <w:r w:rsidR="00CE2FC9" w:rsidRPr="00A45500">
        <w:rPr>
          <w:rFonts w:hint="eastAsia"/>
        </w:rPr>
        <w:t>嵌套的</w:t>
      </w:r>
      <w:r w:rsidR="0060560E" w:rsidRPr="00A45500">
        <w:rPr>
          <w:rFonts w:hint="eastAsia"/>
        </w:rPr>
        <w:t>二层容器</w:t>
      </w:r>
      <w:r w:rsidR="00942A9E" w:rsidRPr="00A45500">
        <w:rPr>
          <w:rFonts w:hint="eastAsia"/>
        </w:rPr>
        <w:t>，消除</w:t>
      </w:r>
      <w:r w:rsidR="00357C79" w:rsidRPr="00A45500">
        <w:rPr>
          <w:rFonts w:hint="eastAsia"/>
        </w:rPr>
        <w:t>底层</w:t>
      </w:r>
      <w:r w:rsidR="00D53023" w:rsidRPr="00A45500">
        <w:rPr>
          <w:rFonts w:hint="eastAsia"/>
        </w:rPr>
        <w:t>微架构对</w:t>
      </w:r>
      <w:r w:rsidR="00E90FCC" w:rsidRPr="00A45500">
        <w:rPr>
          <w:rFonts w:hint="eastAsia"/>
        </w:rPr>
        <w:t>可移植性的影响</w:t>
      </w:r>
      <w:r w:rsidR="00F01E9E" w:rsidRPr="00A45500">
        <w:rPr>
          <w:rFonts w:hint="eastAsia"/>
        </w:rPr>
        <w:t>，同时</w:t>
      </w:r>
      <w:r w:rsidR="008D481C" w:rsidRPr="00A45500">
        <w:rPr>
          <w:rFonts w:hint="eastAsia"/>
        </w:rPr>
        <w:t>隔绝了</w:t>
      </w:r>
      <w:r w:rsidR="009D3871" w:rsidRPr="00A45500">
        <w:rPr>
          <w:rFonts w:hint="eastAsia"/>
        </w:rPr>
        <w:t>来自</w:t>
      </w:r>
      <w:r w:rsidR="001028CF" w:rsidRPr="00A45500">
        <w:rPr>
          <w:rFonts w:hint="eastAsia"/>
        </w:rPr>
        <w:t>文件系统的</w:t>
      </w:r>
      <w:r w:rsidR="009D3871" w:rsidRPr="00A45500">
        <w:rPr>
          <w:rFonts w:hint="eastAsia"/>
        </w:rPr>
        <w:t>不</w:t>
      </w:r>
      <w:r w:rsidR="001028CF" w:rsidRPr="00A45500">
        <w:rPr>
          <w:rFonts w:hint="eastAsia"/>
        </w:rPr>
        <w:t>确定性</w:t>
      </w:r>
      <w:r w:rsidR="009D3871" w:rsidRPr="00A45500">
        <w:rPr>
          <w:rFonts w:hint="eastAsia"/>
        </w:rPr>
        <w:t>影响</w:t>
      </w:r>
      <w:r w:rsidR="00A9707B" w:rsidRPr="00A45500">
        <w:rPr>
          <w:rFonts w:hint="eastAsia"/>
        </w:rPr>
        <w:t>；</w:t>
      </w:r>
      <w:r w:rsidR="00C44380" w:rsidRPr="00A45500">
        <w:rPr>
          <w:rFonts w:hint="eastAsia"/>
        </w:rPr>
        <w:t>在容器内部</w:t>
      </w:r>
      <w:r w:rsidR="00B80391" w:rsidRPr="00A45500">
        <w:rPr>
          <w:rFonts w:hint="eastAsia"/>
        </w:rPr>
        <w:t>，</w:t>
      </w:r>
      <w:r w:rsidR="002E61E7" w:rsidRPr="00A45500">
        <w:rPr>
          <w:rFonts w:hint="eastAsia"/>
        </w:rPr>
        <w:t>利用</w:t>
      </w:r>
      <w:r w:rsidR="00320D1E" w:rsidRPr="00A45500">
        <w:rPr>
          <w:rFonts w:hint="eastAsia"/>
        </w:rPr>
        <w:t>动态二进制</w:t>
      </w:r>
      <w:r w:rsidR="00981907" w:rsidRPr="00A45500">
        <w:rPr>
          <w:rFonts w:hint="eastAsia"/>
        </w:rPr>
        <w:t>翻译技术</w:t>
      </w:r>
      <w:r w:rsidR="00F9715A" w:rsidRPr="00A45500">
        <w:rPr>
          <w:rFonts w:hint="eastAsia"/>
        </w:rPr>
        <w:t>替换</w:t>
      </w:r>
      <w:r w:rsidR="00B80391" w:rsidRPr="00A45500">
        <w:rPr>
          <w:rFonts w:hint="eastAsia"/>
        </w:rPr>
        <w:t>用户进程</w:t>
      </w:r>
      <w:r w:rsidR="00B0008D" w:rsidRPr="00A45500">
        <w:rPr>
          <w:rFonts w:hint="eastAsia"/>
        </w:rPr>
        <w:t>执行</w:t>
      </w:r>
      <w:r w:rsidR="00792687" w:rsidRPr="00A45500">
        <w:rPr>
          <w:rFonts w:hint="eastAsia"/>
        </w:rPr>
        <w:t>过程中</w:t>
      </w:r>
      <w:r w:rsidR="002B3A24" w:rsidRPr="00A45500">
        <w:rPr>
          <w:rFonts w:hint="eastAsia"/>
        </w:rPr>
        <w:t>具有</w:t>
      </w:r>
      <w:r w:rsidR="005C07C6" w:rsidRPr="00A45500">
        <w:rPr>
          <w:rFonts w:hint="eastAsia"/>
        </w:rPr>
        <w:t>不确定</w:t>
      </w:r>
      <w:r w:rsidR="002B3A24" w:rsidRPr="00A45500">
        <w:rPr>
          <w:rFonts w:hint="eastAsia"/>
        </w:rPr>
        <w:t>性</w:t>
      </w:r>
      <w:r w:rsidR="005C07C6" w:rsidRPr="00A45500">
        <w:rPr>
          <w:rFonts w:hint="eastAsia"/>
        </w:rPr>
        <w:t>的</w:t>
      </w:r>
      <w:r w:rsidR="001E1DA0" w:rsidRPr="00A45500">
        <w:rPr>
          <w:rFonts w:hint="eastAsia"/>
        </w:rPr>
        <w:t>C</w:t>
      </w:r>
      <w:r w:rsidR="001E1DA0" w:rsidRPr="00A45500">
        <w:t>P</w:t>
      </w:r>
      <w:r w:rsidR="001E1DA0" w:rsidRPr="00A45500">
        <w:rPr>
          <w:rFonts w:hint="eastAsia"/>
        </w:rPr>
        <w:t>U</w:t>
      </w:r>
      <w:r w:rsidR="001E1DA0" w:rsidRPr="00A45500">
        <w:rPr>
          <w:rFonts w:hint="eastAsia"/>
        </w:rPr>
        <w:t>指令</w:t>
      </w:r>
      <w:r w:rsidR="009C39FE" w:rsidRPr="00A45500">
        <w:rPr>
          <w:rFonts w:hint="eastAsia"/>
        </w:rPr>
        <w:t>。容器化</w:t>
      </w:r>
      <w:r w:rsidR="003743C4" w:rsidRPr="00A45500">
        <w:rPr>
          <w:rFonts w:hint="eastAsia"/>
        </w:rPr>
        <w:t>可重现方案</w:t>
      </w:r>
      <w:r w:rsidR="005D32AC" w:rsidRPr="00A45500">
        <w:rPr>
          <w:rFonts w:hint="eastAsia"/>
        </w:rPr>
        <w:t>避免了对</w:t>
      </w:r>
      <w:r w:rsidR="000B7EDC" w:rsidRPr="00A45500">
        <w:rPr>
          <w:rFonts w:hint="eastAsia"/>
        </w:rPr>
        <w:t>程序和</w:t>
      </w:r>
      <w:r w:rsidR="00176555" w:rsidRPr="00A45500">
        <w:rPr>
          <w:rFonts w:hint="eastAsia"/>
        </w:rPr>
        <w:t>操作系统内核的</w:t>
      </w:r>
      <w:r w:rsidR="00CC56C7" w:rsidRPr="00A45500">
        <w:rPr>
          <w:rFonts w:hint="eastAsia"/>
        </w:rPr>
        <w:t>修改，减少了部署</w:t>
      </w:r>
      <w:r w:rsidR="003741E9" w:rsidRPr="00A45500">
        <w:rPr>
          <w:rFonts w:hint="eastAsia"/>
        </w:rPr>
        <w:t>和维护的成本</w:t>
      </w:r>
      <w:r w:rsidR="00BD6D4F" w:rsidRPr="00A45500">
        <w:rPr>
          <w:rFonts w:hint="eastAsia"/>
        </w:rPr>
        <w:t>，同时更好的</w:t>
      </w:r>
      <w:r w:rsidR="008D481C" w:rsidRPr="00A45500">
        <w:rPr>
          <w:rFonts w:hint="eastAsia"/>
        </w:rPr>
        <w:t>保证了</w:t>
      </w:r>
      <w:r w:rsidR="00D10686" w:rsidRPr="00A45500">
        <w:rPr>
          <w:rFonts w:hint="eastAsia"/>
        </w:rPr>
        <w:t>用户进程的确定性。</w:t>
      </w:r>
    </w:p>
    <w:p w14:paraId="5D58267D" w14:textId="0EAD80CC" w:rsidR="0078220D" w:rsidRPr="00A45500" w:rsidRDefault="0078220D" w:rsidP="00E57EA6">
      <w:pPr>
        <w:ind w:firstLine="480"/>
      </w:pPr>
      <w:r w:rsidRPr="00A45500">
        <w:rPr>
          <w:rFonts w:hint="eastAsia"/>
        </w:rPr>
        <w:t>（</w:t>
      </w:r>
      <w:r w:rsidRPr="00A45500">
        <w:rPr>
          <w:rFonts w:hint="eastAsia"/>
        </w:rPr>
        <w:t>3</w:t>
      </w:r>
      <w:r w:rsidRPr="00A45500">
        <w:rPr>
          <w:rFonts w:hint="eastAsia"/>
        </w:rPr>
        <w:t>）</w:t>
      </w:r>
      <w:r w:rsidR="0029612F" w:rsidRPr="00A45500">
        <w:rPr>
          <w:rFonts w:hint="eastAsia"/>
        </w:rPr>
        <w:t>在</w:t>
      </w:r>
      <w:r w:rsidR="00E45BE4" w:rsidRPr="00A45500">
        <w:rPr>
          <w:rFonts w:hint="eastAsia"/>
        </w:rPr>
        <w:t>G</w:t>
      </w:r>
      <w:r w:rsidR="00E45BE4" w:rsidRPr="00A45500">
        <w:t>em5</w:t>
      </w:r>
      <w:r w:rsidR="00A51886" w:rsidRPr="00A45500">
        <w:rPr>
          <w:rFonts w:hint="eastAsia"/>
        </w:rPr>
        <w:t>全系统模拟器上仿真</w:t>
      </w:r>
      <w:r w:rsidR="0029612F" w:rsidRPr="00A45500">
        <w:rPr>
          <w:rFonts w:hint="eastAsia"/>
        </w:rPr>
        <w:t>R</w:t>
      </w:r>
      <w:r w:rsidR="0029612F" w:rsidRPr="00A45500">
        <w:t>ISC-V</w:t>
      </w:r>
      <w:r w:rsidR="00587AAE" w:rsidRPr="00A45500">
        <w:rPr>
          <w:rFonts w:hint="eastAsia"/>
        </w:rPr>
        <w:t>硬件平台</w:t>
      </w:r>
      <w:r w:rsidR="00B00040" w:rsidRPr="00A45500">
        <w:rPr>
          <w:rFonts w:hint="eastAsia"/>
        </w:rPr>
        <w:t>，</w:t>
      </w:r>
      <w:r w:rsidR="00980C4E" w:rsidRPr="00A45500">
        <w:rPr>
          <w:rFonts w:hint="eastAsia"/>
        </w:rPr>
        <w:t>设计实验验证</w:t>
      </w:r>
      <w:r w:rsidR="003743C4" w:rsidRPr="00A45500">
        <w:rPr>
          <w:rFonts w:hint="eastAsia"/>
        </w:rPr>
        <w:t>容器化可重现</w:t>
      </w:r>
      <w:r w:rsidR="00341900" w:rsidRPr="00A45500">
        <w:rPr>
          <w:rFonts w:hint="eastAsia"/>
        </w:rPr>
        <w:t>方案的</w:t>
      </w:r>
      <w:r w:rsidR="0023028C" w:rsidRPr="00A45500">
        <w:rPr>
          <w:rFonts w:hint="eastAsia"/>
        </w:rPr>
        <w:t>可行性，并与</w:t>
      </w:r>
      <w:r w:rsidR="000A1FC0" w:rsidRPr="00A45500">
        <w:rPr>
          <w:rFonts w:hint="eastAsia"/>
        </w:rPr>
        <w:t>现有的记录重放工具</w:t>
      </w:r>
      <w:r w:rsidR="00A67172" w:rsidRPr="00A45500">
        <w:rPr>
          <w:rFonts w:hint="eastAsia"/>
        </w:rPr>
        <w:t>进行比较</w:t>
      </w:r>
      <w:r w:rsidR="0008492E" w:rsidRPr="00A45500">
        <w:rPr>
          <w:rFonts w:hint="eastAsia"/>
        </w:rPr>
        <w:t>。实验结果表明</w:t>
      </w:r>
      <w:r w:rsidR="00D059B0" w:rsidRPr="00A45500">
        <w:rPr>
          <w:rFonts w:hint="eastAsia"/>
        </w:rPr>
        <w:t>，容器化</w:t>
      </w:r>
      <w:r w:rsidR="004F1AB1" w:rsidRPr="00A45500">
        <w:rPr>
          <w:rFonts w:hint="eastAsia"/>
        </w:rPr>
        <w:t>可重现方案</w:t>
      </w:r>
      <w:r w:rsidR="00292118" w:rsidRPr="00A45500">
        <w:rPr>
          <w:rFonts w:hint="eastAsia"/>
        </w:rPr>
        <w:t>具有更小的</w:t>
      </w:r>
      <w:r w:rsidR="00A21E54" w:rsidRPr="00A45500">
        <w:rPr>
          <w:rFonts w:hint="eastAsia"/>
        </w:rPr>
        <w:t>额外性能开销</w:t>
      </w:r>
      <w:r w:rsidR="00940150" w:rsidRPr="00A45500">
        <w:rPr>
          <w:rFonts w:hint="eastAsia"/>
        </w:rPr>
        <w:t>。</w:t>
      </w:r>
      <w:commentRangeEnd w:id="110"/>
      <w:r w:rsidR="00711438">
        <w:rPr>
          <w:rStyle w:val="afff7"/>
        </w:rPr>
        <w:commentReference w:id="110"/>
      </w:r>
    </w:p>
    <w:p w14:paraId="3132CDFA" w14:textId="4A8D5E3D" w:rsidR="00190C89" w:rsidRPr="00A45500" w:rsidRDefault="00190C89" w:rsidP="00E57EA6">
      <w:pPr>
        <w:ind w:firstLine="480"/>
      </w:pPr>
    </w:p>
    <w:p w14:paraId="2C65317D" w14:textId="77777777" w:rsidR="00190C89" w:rsidRPr="00A45500" w:rsidRDefault="00190C89" w:rsidP="00E57EA6">
      <w:pPr>
        <w:ind w:firstLine="480"/>
      </w:pPr>
    </w:p>
    <w:p w14:paraId="491B91B6" w14:textId="62A0780B" w:rsidR="005B5F64" w:rsidRPr="00A45500" w:rsidRDefault="005B5F64" w:rsidP="00756AB7">
      <w:pPr>
        <w:pStyle w:val="10"/>
      </w:pPr>
      <w:bookmarkStart w:id="111" w:name="_Toc99905739"/>
      <w:r w:rsidRPr="00A45500">
        <w:rPr>
          <w:rFonts w:hint="eastAsia"/>
        </w:rPr>
        <w:lastRenderedPageBreak/>
        <w:t>1</w:t>
      </w:r>
      <w:r w:rsidRPr="00A45500">
        <w:t>.4</w:t>
      </w:r>
      <w:r w:rsidRPr="00A45500">
        <w:rPr>
          <w:rFonts w:hint="eastAsia"/>
        </w:rPr>
        <w:t xml:space="preserve"> </w:t>
      </w:r>
      <w:r w:rsidRPr="00A45500">
        <w:rPr>
          <w:rFonts w:hint="eastAsia"/>
        </w:rPr>
        <w:t>组织结构</w:t>
      </w:r>
      <w:bookmarkEnd w:id="111"/>
    </w:p>
    <w:p w14:paraId="561F7EB6" w14:textId="404390F6" w:rsidR="00ED1D6B" w:rsidRPr="00A45500" w:rsidRDefault="00ED1D6B" w:rsidP="00ED1D6B">
      <w:pPr>
        <w:ind w:firstLine="480"/>
      </w:pPr>
      <w:r w:rsidRPr="00A45500">
        <w:rPr>
          <w:rFonts w:hint="eastAsia"/>
        </w:rPr>
        <w:t>本文包括</w:t>
      </w:r>
      <w:r w:rsidR="00445506" w:rsidRPr="00A45500">
        <w:t>5</w:t>
      </w:r>
      <w:r w:rsidRPr="00A45500">
        <w:rPr>
          <w:rFonts w:hint="eastAsia"/>
        </w:rPr>
        <w:t>个章节，主要用</w:t>
      </w:r>
      <w:r w:rsidR="004146F0" w:rsidRPr="00A45500">
        <w:t>3</w:t>
      </w:r>
      <w:r w:rsidRPr="00A45500">
        <w:rPr>
          <w:rFonts w:hint="eastAsia"/>
        </w:rPr>
        <w:t>个章节阐述</w:t>
      </w:r>
      <w:r w:rsidR="00521B07" w:rsidRPr="00A45500">
        <w:rPr>
          <w:rFonts w:hint="eastAsia"/>
        </w:rPr>
        <w:t>基于</w:t>
      </w:r>
      <w:r w:rsidR="00521B07" w:rsidRPr="00A45500">
        <w:rPr>
          <w:rFonts w:hint="eastAsia"/>
        </w:rPr>
        <w:t>RISC-V</w:t>
      </w:r>
      <w:r w:rsidR="00521B07" w:rsidRPr="00A45500">
        <w:rPr>
          <w:rFonts w:hint="eastAsia"/>
        </w:rPr>
        <w:t>架构的容器化可重现方法</w:t>
      </w:r>
      <w:r w:rsidRPr="00A45500">
        <w:rPr>
          <w:rFonts w:hint="eastAsia"/>
        </w:rPr>
        <w:t>研究工作，</w:t>
      </w:r>
      <w:r w:rsidR="006F4C5C" w:rsidRPr="00A45500">
        <w:rPr>
          <w:rFonts w:hint="eastAsia"/>
        </w:rPr>
        <w:t>具体</w:t>
      </w:r>
      <w:r w:rsidRPr="00A45500">
        <w:rPr>
          <w:rFonts w:hint="eastAsia"/>
        </w:rPr>
        <w:t>内容安排如下：</w:t>
      </w:r>
    </w:p>
    <w:p w14:paraId="114CF399" w14:textId="5E023C3D" w:rsidR="00ED1D6B" w:rsidRPr="00A45500" w:rsidRDefault="00ED1D6B" w:rsidP="00ED1D6B">
      <w:pPr>
        <w:ind w:firstLine="480"/>
      </w:pPr>
      <w:r w:rsidRPr="00A45500">
        <w:rPr>
          <w:rFonts w:hint="eastAsia"/>
        </w:rPr>
        <w:t>第一章：引言。</w:t>
      </w:r>
      <w:r w:rsidR="00E336EC" w:rsidRPr="00A45500">
        <w:rPr>
          <w:rFonts w:hint="eastAsia"/>
        </w:rPr>
        <w:t>介绍</w:t>
      </w:r>
      <w:r w:rsidR="005707A9" w:rsidRPr="00A45500">
        <w:rPr>
          <w:rFonts w:hint="eastAsia"/>
        </w:rPr>
        <w:t>在</w:t>
      </w:r>
      <w:r w:rsidR="00DD5F9F" w:rsidRPr="00A45500">
        <w:rPr>
          <w:rFonts w:hint="eastAsia"/>
        </w:rPr>
        <w:t>RISC-V</w:t>
      </w:r>
      <w:r w:rsidR="00DD5F9F" w:rsidRPr="00A45500">
        <w:rPr>
          <w:rFonts w:hint="eastAsia"/>
        </w:rPr>
        <w:t>架构</w:t>
      </w:r>
      <w:r w:rsidR="00F47AE9" w:rsidRPr="00A45500">
        <w:rPr>
          <w:rFonts w:hint="eastAsia"/>
        </w:rPr>
        <w:t>上</w:t>
      </w:r>
      <w:r w:rsidR="00F25F4A" w:rsidRPr="00A45500">
        <w:rPr>
          <w:rFonts w:hint="eastAsia"/>
        </w:rPr>
        <w:t>设计和实现</w:t>
      </w:r>
      <w:r w:rsidR="00DD5F9F" w:rsidRPr="00A45500">
        <w:rPr>
          <w:rFonts w:hint="eastAsia"/>
        </w:rPr>
        <w:t>容器化可重现方法</w:t>
      </w:r>
      <w:r w:rsidRPr="00A45500">
        <w:rPr>
          <w:rFonts w:hint="eastAsia"/>
        </w:rPr>
        <w:t>的研究背景和意义，</w:t>
      </w:r>
      <w:r w:rsidR="000961DA" w:rsidRPr="00A45500">
        <w:rPr>
          <w:rFonts w:hint="eastAsia"/>
        </w:rPr>
        <w:t>从</w:t>
      </w:r>
      <w:r w:rsidR="005F3268" w:rsidRPr="00A45500">
        <w:rPr>
          <w:rFonts w:hint="eastAsia"/>
        </w:rPr>
        <w:t>R</w:t>
      </w:r>
      <w:r w:rsidR="005F3268" w:rsidRPr="00A45500">
        <w:t>ISC-V</w:t>
      </w:r>
      <w:r w:rsidR="005F3268" w:rsidRPr="00A45500">
        <w:rPr>
          <w:rFonts w:hint="eastAsia"/>
        </w:rPr>
        <w:t>指令集研究现状</w:t>
      </w:r>
      <w:r w:rsidR="00BD43E9" w:rsidRPr="00A45500">
        <w:rPr>
          <w:rFonts w:hint="eastAsia"/>
        </w:rPr>
        <w:t>、</w:t>
      </w:r>
      <w:r w:rsidR="00A5260A" w:rsidRPr="00A45500">
        <w:rPr>
          <w:rFonts w:hint="eastAsia"/>
        </w:rPr>
        <w:t>基于</w:t>
      </w:r>
      <w:r w:rsidR="009E78D5" w:rsidRPr="00A45500">
        <w:rPr>
          <w:rFonts w:hint="eastAsia"/>
        </w:rPr>
        <w:t>记录重放</w:t>
      </w:r>
      <w:r w:rsidR="00A5260A" w:rsidRPr="00A45500">
        <w:rPr>
          <w:rFonts w:hint="eastAsia"/>
        </w:rPr>
        <w:t>的可重现性研究</w:t>
      </w:r>
      <w:r w:rsidR="00EF6717" w:rsidRPr="00A45500">
        <w:rPr>
          <w:rFonts w:hint="eastAsia"/>
        </w:rPr>
        <w:t>现状</w:t>
      </w:r>
      <w:r w:rsidR="00277D17" w:rsidRPr="00A45500">
        <w:rPr>
          <w:rFonts w:hint="eastAsia"/>
        </w:rPr>
        <w:t>、基于</w:t>
      </w:r>
      <w:r w:rsidR="00BA54D2" w:rsidRPr="00A45500">
        <w:rPr>
          <w:rFonts w:hint="eastAsia"/>
        </w:rPr>
        <w:t>确定性执行的</w:t>
      </w:r>
      <w:r w:rsidR="00277D17" w:rsidRPr="00A45500">
        <w:rPr>
          <w:rFonts w:hint="eastAsia"/>
        </w:rPr>
        <w:t>可重现性研究</w:t>
      </w:r>
      <w:r w:rsidR="00347F0C" w:rsidRPr="00A45500">
        <w:rPr>
          <w:rFonts w:hint="eastAsia"/>
        </w:rPr>
        <w:t>现状</w:t>
      </w:r>
      <w:r w:rsidR="0029056E" w:rsidRPr="00A45500">
        <w:rPr>
          <w:rFonts w:hint="eastAsia"/>
        </w:rPr>
        <w:t>以及</w:t>
      </w:r>
      <w:r w:rsidR="005D3819" w:rsidRPr="00A45500">
        <w:rPr>
          <w:rFonts w:hint="eastAsia"/>
        </w:rPr>
        <w:t>基于虚拟</w:t>
      </w:r>
      <w:r w:rsidR="00A15266" w:rsidRPr="00A45500">
        <w:rPr>
          <w:rFonts w:hint="eastAsia"/>
        </w:rPr>
        <w:t>机和容器</w:t>
      </w:r>
      <w:r w:rsidR="005D3819" w:rsidRPr="00A45500">
        <w:rPr>
          <w:rFonts w:hint="eastAsia"/>
        </w:rPr>
        <w:t>的可重现性研究问题</w:t>
      </w:r>
      <w:r w:rsidR="00F539C7" w:rsidRPr="00A45500">
        <w:rPr>
          <w:rFonts w:hint="eastAsia"/>
        </w:rPr>
        <w:t>四</w:t>
      </w:r>
      <w:r w:rsidR="00414FE7" w:rsidRPr="00A45500">
        <w:rPr>
          <w:rFonts w:hint="eastAsia"/>
        </w:rPr>
        <w:t>个</w:t>
      </w:r>
      <w:r w:rsidR="00F539C7" w:rsidRPr="00A45500">
        <w:rPr>
          <w:rFonts w:hint="eastAsia"/>
        </w:rPr>
        <w:t>方面</w:t>
      </w:r>
      <w:r w:rsidR="00781BC8" w:rsidRPr="00A45500">
        <w:rPr>
          <w:rFonts w:hint="eastAsia"/>
        </w:rPr>
        <w:t>介绍国内外相关工作</w:t>
      </w:r>
      <w:r w:rsidR="00385B91" w:rsidRPr="00A45500">
        <w:rPr>
          <w:rFonts w:hint="eastAsia"/>
        </w:rPr>
        <w:t>，</w:t>
      </w:r>
      <w:r w:rsidR="00924DBC" w:rsidRPr="00A45500">
        <w:rPr>
          <w:rFonts w:hint="eastAsia"/>
        </w:rPr>
        <w:t>介绍</w:t>
      </w:r>
      <w:r w:rsidR="006E3F47" w:rsidRPr="00A45500">
        <w:rPr>
          <w:rFonts w:hint="eastAsia"/>
        </w:rPr>
        <w:t>本文的</w:t>
      </w:r>
      <w:r w:rsidR="003229C1" w:rsidRPr="00A45500">
        <w:rPr>
          <w:rFonts w:hint="eastAsia"/>
        </w:rPr>
        <w:t>主要研究内容</w:t>
      </w:r>
      <w:r w:rsidR="00385B91" w:rsidRPr="00A45500">
        <w:rPr>
          <w:rFonts w:hint="eastAsia"/>
        </w:rPr>
        <w:t>并</w:t>
      </w:r>
      <w:r w:rsidR="003C3117" w:rsidRPr="00A45500">
        <w:rPr>
          <w:rFonts w:hint="eastAsia"/>
        </w:rPr>
        <w:t>列出</w:t>
      </w:r>
      <w:r w:rsidR="00385B91" w:rsidRPr="00A45500">
        <w:rPr>
          <w:rFonts w:hint="eastAsia"/>
        </w:rPr>
        <w:t>本文的组织结构</w:t>
      </w:r>
      <w:r w:rsidR="00140817" w:rsidRPr="00A45500">
        <w:rPr>
          <w:rFonts w:hint="eastAsia"/>
        </w:rPr>
        <w:t>。</w:t>
      </w:r>
    </w:p>
    <w:p w14:paraId="5029E223" w14:textId="1CDBC47D" w:rsidR="00ED1D6B" w:rsidRPr="00A45500" w:rsidRDefault="00ED1D6B" w:rsidP="008A594D">
      <w:pPr>
        <w:ind w:firstLine="480"/>
      </w:pPr>
      <w:r w:rsidRPr="00A45500">
        <w:rPr>
          <w:rFonts w:hint="eastAsia"/>
        </w:rPr>
        <w:t>第二章：</w:t>
      </w:r>
      <w:r w:rsidR="00140817" w:rsidRPr="00A45500">
        <w:rPr>
          <w:rFonts w:hint="eastAsia"/>
        </w:rPr>
        <w:t>R</w:t>
      </w:r>
      <w:r w:rsidR="00140817" w:rsidRPr="00A45500">
        <w:t>ISC-V</w:t>
      </w:r>
      <w:r w:rsidR="00140817" w:rsidRPr="00A45500">
        <w:rPr>
          <w:rFonts w:hint="eastAsia"/>
        </w:rPr>
        <w:t>指令集与可重现性研究</w:t>
      </w:r>
      <w:r w:rsidRPr="00A45500">
        <w:rPr>
          <w:rFonts w:hint="eastAsia"/>
        </w:rPr>
        <w:t>。</w:t>
      </w:r>
      <w:bookmarkStart w:id="112" w:name="_Hlk99108468"/>
      <w:r w:rsidRPr="00A45500">
        <w:rPr>
          <w:rFonts w:hint="eastAsia"/>
        </w:rPr>
        <w:t>详细介绍了</w:t>
      </w:r>
      <w:r w:rsidR="00777922" w:rsidRPr="00A45500">
        <w:rPr>
          <w:rFonts w:hint="eastAsia"/>
        </w:rPr>
        <w:t>R</w:t>
      </w:r>
      <w:r w:rsidR="00777922" w:rsidRPr="00A45500">
        <w:t>ISC-V</w:t>
      </w:r>
      <w:r w:rsidR="00777922" w:rsidRPr="00A45500">
        <w:rPr>
          <w:rFonts w:hint="eastAsia"/>
        </w:rPr>
        <w:t>指令架构</w:t>
      </w:r>
      <w:r w:rsidR="005E0D74" w:rsidRPr="00A45500">
        <w:rPr>
          <w:rFonts w:hint="eastAsia"/>
        </w:rPr>
        <w:t>和可重现</w:t>
      </w:r>
      <w:r w:rsidR="00923F3D" w:rsidRPr="00A45500">
        <w:rPr>
          <w:rFonts w:hint="eastAsia"/>
        </w:rPr>
        <w:t>性</w:t>
      </w:r>
      <w:r w:rsidR="00024EC1" w:rsidRPr="00A45500">
        <w:rPr>
          <w:rFonts w:hint="eastAsia"/>
        </w:rPr>
        <w:t>研究</w:t>
      </w:r>
      <w:r w:rsidR="00B2410D" w:rsidRPr="00A45500">
        <w:rPr>
          <w:rFonts w:hint="eastAsia"/>
        </w:rPr>
        <w:t>的相关</w:t>
      </w:r>
      <w:r w:rsidR="00CC5C6F" w:rsidRPr="00A45500">
        <w:rPr>
          <w:rFonts w:hint="eastAsia"/>
        </w:rPr>
        <w:t>理论</w:t>
      </w:r>
      <w:r w:rsidR="00B2410D" w:rsidRPr="00A45500">
        <w:rPr>
          <w:rFonts w:hint="eastAsia"/>
        </w:rPr>
        <w:t>知识</w:t>
      </w:r>
      <w:r w:rsidRPr="00A45500">
        <w:rPr>
          <w:rFonts w:hint="eastAsia"/>
        </w:rPr>
        <w:t>，主要包括</w:t>
      </w:r>
      <w:r w:rsidR="007F4CA8" w:rsidRPr="00A45500">
        <w:rPr>
          <w:rFonts w:hint="eastAsia"/>
        </w:rPr>
        <w:t>RISC</w:t>
      </w:r>
      <w:r w:rsidR="007F4CA8" w:rsidRPr="00A45500">
        <w:t>-V</w:t>
      </w:r>
      <w:r w:rsidR="007F4CA8" w:rsidRPr="00A45500">
        <w:rPr>
          <w:rFonts w:hint="eastAsia"/>
        </w:rPr>
        <w:t>指令</w:t>
      </w:r>
      <w:r w:rsidR="00623ADA" w:rsidRPr="00A45500">
        <w:rPr>
          <w:rFonts w:hint="eastAsia"/>
        </w:rPr>
        <w:t>集设计思想</w:t>
      </w:r>
      <w:r w:rsidR="003648CF" w:rsidRPr="00A45500">
        <w:rPr>
          <w:rFonts w:hint="eastAsia"/>
        </w:rPr>
        <w:t>、</w:t>
      </w:r>
      <w:r w:rsidR="003648CF" w:rsidRPr="00A45500">
        <w:rPr>
          <w:rFonts w:hint="eastAsia"/>
        </w:rPr>
        <w:t>R</w:t>
      </w:r>
      <w:r w:rsidR="003648CF" w:rsidRPr="00A45500">
        <w:t>ISC-V</w:t>
      </w:r>
      <w:r w:rsidR="003648CF" w:rsidRPr="00A45500">
        <w:rPr>
          <w:rFonts w:hint="eastAsia"/>
        </w:rPr>
        <w:t>基础指令集、拓展指令集及</w:t>
      </w:r>
      <w:r w:rsidR="007F4CA8" w:rsidRPr="00A45500">
        <w:rPr>
          <w:rFonts w:hint="eastAsia"/>
        </w:rPr>
        <w:t>其特权</w:t>
      </w:r>
      <w:r w:rsidR="00C055D8" w:rsidRPr="00A45500">
        <w:rPr>
          <w:rFonts w:hint="eastAsia"/>
        </w:rPr>
        <w:t>架构</w:t>
      </w:r>
      <w:r w:rsidRPr="00A45500">
        <w:rPr>
          <w:rFonts w:hint="eastAsia"/>
        </w:rPr>
        <w:t>、</w:t>
      </w:r>
      <w:r w:rsidR="00307657" w:rsidRPr="00A45500">
        <w:rPr>
          <w:rFonts w:hint="eastAsia"/>
        </w:rPr>
        <w:t>可重现性技术及其主要实现方法</w:t>
      </w:r>
      <w:r w:rsidR="00C95B7A" w:rsidRPr="00A45500">
        <w:rPr>
          <w:rFonts w:hint="eastAsia"/>
        </w:rPr>
        <w:t>以及容器的相关理论知识</w:t>
      </w:r>
      <w:r w:rsidRPr="00A45500">
        <w:rPr>
          <w:rFonts w:hint="eastAsia"/>
        </w:rPr>
        <w:t>。</w:t>
      </w:r>
      <w:bookmarkEnd w:id="112"/>
    </w:p>
    <w:p w14:paraId="71D54356" w14:textId="4B9E662E" w:rsidR="00ED1D6B" w:rsidRPr="00A45500" w:rsidRDefault="00ED1D6B" w:rsidP="004D689D">
      <w:pPr>
        <w:ind w:firstLine="480"/>
      </w:pPr>
      <w:commentRangeStart w:id="113"/>
      <w:r w:rsidRPr="00A45500">
        <w:rPr>
          <w:rFonts w:hint="eastAsia"/>
        </w:rPr>
        <w:t>第三章：</w:t>
      </w:r>
      <w:bookmarkStart w:id="114" w:name="_Hlk98967814"/>
      <w:r w:rsidR="00AE484C" w:rsidRPr="00A45500">
        <w:rPr>
          <w:rFonts w:hint="eastAsia"/>
        </w:rPr>
        <w:t>该章节</w:t>
      </w:r>
      <w:r w:rsidR="001D0230" w:rsidRPr="00A45500">
        <w:rPr>
          <w:rFonts w:hint="eastAsia"/>
        </w:rPr>
        <w:t>介绍</w:t>
      </w:r>
      <w:r w:rsidRPr="00A45500">
        <w:rPr>
          <w:rFonts w:hint="eastAsia"/>
        </w:rPr>
        <w:t>基于</w:t>
      </w:r>
      <w:r w:rsidR="00247BD4" w:rsidRPr="00A45500">
        <w:rPr>
          <w:rFonts w:hint="eastAsia"/>
        </w:rPr>
        <w:t>R</w:t>
      </w:r>
      <w:r w:rsidR="00247BD4" w:rsidRPr="00A45500">
        <w:t>ISC-V</w:t>
      </w:r>
      <w:r w:rsidR="00247BD4" w:rsidRPr="00A45500">
        <w:rPr>
          <w:rFonts w:hint="eastAsia"/>
        </w:rPr>
        <w:t>的</w:t>
      </w:r>
      <w:r w:rsidR="00B4254E" w:rsidRPr="00A45500">
        <w:rPr>
          <w:rFonts w:hint="eastAsia"/>
        </w:rPr>
        <w:t>容器化可重现方法</w:t>
      </w:r>
      <w:r w:rsidR="002C7C7F" w:rsidRPr="00A45500">
        <w:rPr>
          <w:rFonts w:hint="eastAsia"/>
        </w:rPr>
        <w:t>的设计</w:t>
      </w:r>
      <w:r w:rsidR="00273C57" w:rsidRPr="00A45500">
        <w:rPr>
          <w:rFonts w:hint="eastAsia"/>
        </w:rPr>
        <w:t>细节</w:t>
      </w:r>
      <w:r w:rsidRPr="00A45500">
        <w:rPr>
          <w:rFonts w:hint="eastAsia"/>
        </w:rPr>
        <w:t>。首先介绍基于</w:t>
      </w:r>
      <w:r w:rsidR="006970EC" w:rsidRPr="00A45500">
        <w:rPr>
          <w:rFonts w:hint="eastAsia"/>
        </w:rPr>
        <w:t>用户进程中</w:t>
      </w:r>
      <w:r w:rsidR="00503D88" w:rsidRPr="00A45500">
        <w:rPr>
          <w:rFonts w:hint="eastAsia"/>
        </w:rPr>
        <w:t>使用</w:t>
      </w:r>
      <w:r w:rsidR="00C6664F" w:rsidRPr="00A45500">
        <w:rPr>
          <w:rFonts w:hint="eastAsia"/>
        </w:rPr>
        <w:t>系统调用函数</w:t>
      </w:r>
      <m:oMath>
        <m:r>
          <w:rPr>
            <w:rFonts w:ascii="Cambria Math" w:hAnsi="Cambria Math" w:hint="eastAsia"/>
          </w:rPr>
          <m:t>p</m:t>
        </m:r>
        <m:r>
          <w:rPr>
            <w:rFonts w:ascii="Cambria Math" w:hAnsi="Cambria Math"/>
          </w:rPr>
          <m:t>trace</m:t>
        </m:r>
      </m:oMath>
      <w:r w:rsidR="002C7C7F" w:rsidRPr="00A45500">
        <w:rPr>
          <w:rFonts w:hint="eastAsia"/>
        </w:rPr>
        <w:t>拦截和修改系统调用的</w:t>
      </w:r>
      <w:r w:rsidR="003C4D45" w:rsidRPr="00A45500">
        <w:rPr>
          <w:rFonts w:hint="eastAsia"/>
        </w:rPr>
        <w:t>方法设计</w:t>
      </w:r>
      <w:r w:rsidR="002446B0" w:rsidRPr="00A45500">
        <w:rPr>
          <w:rFonts w:hint="eastAsia"/>
        </w:rPr>
        <w:t>，以及</w:t>
      </w:r>
      <w:r w:rsidR="00F347DD" w:rsidRPr="00A45500">
        <w:rPr>
          <w:rFonts w:hint="eastAsia"/>
        </w:rPr>
        <w:t>数据竞争</w:t>
      </w:r>
      <w:r w:rsidR="008B10D0" w:rsidRPr="00A45500">
        <w:rPr>
          <w:rFonts w:hint="eastAsia"/>
        </w:rPr>
        <w:t>、共享内存等</w:t>
      </w:r>
      <w:r w:rsidR="00F347DD" w:rsidRPr="00A45500">
        <w:rPr>
          <w:rFonts w:hint="eastAsia"/>
        </w:rPr>
        <w:t>调度</w:t>
      </w:r>
      <w:r w:rsidR="008E69E6" w:rsidRPr="00A45500">
        <w:rPr>
          <w:rFonts w:hint="eastAsia"/>
        </w:rPr>
        <w:t>方法</w:t>
      </w:r>
      <w:r w:rsidRPr="00A45500">
        <w:rPr>
          <w:rFonts w:hint="eastAsia"/>
        </w:rPr>
        <w:t>，然后</w:t>
      </w:r>
      <w:r w:rsidR="00723424" w:rsidRPr="00A45500">
        <w:rPr>
          <w:rFonts w:hint="eastAsia"/>
        </w:rPr>
        <w:t>介绍</w:t>
      </w:r>
      <w:r w:rsidR="00ED722A" w:rsidRPr="00A45500">
        <w:rPr>
          <w:rFonts w:hint="eastAsia"/>
        </w:rPr>
        <w:t>使用</w:t>
      </w:r>
      <w:r w:rsidR="0062233E" w:rsidRPr="00A45500">
        <w:rPr>
          <w:rFonts w:hint="eastAsia"/>
        </w:rPr>
        <w:t>L</w:t>
      </w:r>
      <w:r w:rsidR="0062233E" w:rsidRPr="00A45500">
        <w:t>XC</w:t>
      </w:r>
      <w:r w:rsidR="006D7732" w:rsidRPr="00A45500">
        <w:rPr>
          <w:rFonts w:hint="eastAsia"/>
        </w:rPr>
        <w:t>容器</w:t>
      </w:r>
      <w:r w:rsidR="00577659" w:rsidRPr="00A45500">
        <w:rPr>
          <w:rFonts w:hint="eastAsia"/>
        </w:rPr>
        <w:t>封装</w:t>
      </w:r>
      <w:r w:rsidR="003F76C9" w:rsidRPr="00A45500">
        <w:rPr>
          <w:rFonts w:hint="eastAsia"/>
        </w:rPr>
        <w:t>用户进程和</w:t>
      </w:r>
      <w:r w:rsidR="00851C15" w:rsidRPr="00A45500">
        <w:rPr>
          <w:rFonts w:hint="eastAsia"/>
        </w:rPr>
        <w:t>追踪进程</w:t>
      </w:r>
      <w:r w:rsidR="000E0D68" w:rsidRPr="00A45500">
        <w:rPr>
          <w:rFonts w:hint="eastAsia"/>
        </w:rPr>
        <w:t>，通过</w:t>
      </w:r>
      <w:r w:rsidR="00466D68" w:rsidRPr="00A45500">
        <w:rPr>
          <w:rFonts w:hint="eastAsia"/>
        </w:rPr>
        <w:t>D</w:t>
      </w:r>
      <w:r w:rsidR="00466D68" w:rsidRPr="00A45500">
        <w:t>ocker</w:t>
      </w:r>
      <w:r w:rsidR="000E0D68" w:rsidRPr="00A45500">
        <w:rPr>
          <w:rFonts w:hint="eastAsia"/>
        </w:rPr>
        <w:t>隔离</w:t>
      </w:r>
      <w:r w:rsidR="003C6ADC" w:rsidRPr="00A45500">
        <w:rPr>
          <w:rFonts w:hint="eastAsia"/>
        </w:rPr>
        <w:t>文件系统</w:t>
      </w:r>
      <w:r w:rsidR="00261852" w:rsidRPr="00A45500">
        <w:rPr>
          <w:rFonts w:hint="eastAsia"/>
        </w:rPr>
        <w:t>的方法</w:t>
      </w:r>
      <w:r w:rsidR="00E81586" w:rsidRPr="00A45500">
        <w:rPr>
          <w:rFonts w:hint="eastAsia"/>
        </w:rPr>
        <w:t>拦截的不确定性因素的主要来源</w:t>
      </w:r>
      <w:r w:rsidRPr="00A45500">
        <w:rPr>
          <w:rFonts w:hint="eastAsia"/>
        </w:rPr>
        <w:t>。</w:t>
      </w:r>
      <w:bookmarkEnd w:id="114"/>
      <w:commentRangeEnd w:id="113"/>
      <w:r w:rsidR="00711438">
        <w:rPr>
          <w:rStyle w:val="afff7"/>
        </w:rPr>
        <w:commentReference w:id="113"/>
      </w:r>
    </w:p>
    <w:p w14:paraId="181ABC07" w14:textId="2DE1F63D" w:rsidR="00ED1D6B" w:rsidRPr="00A45500" w:rsidRDefault="00ED1D6B" w:rsidP="004D689D">
      <w:pPr>
        <w:ind w:firstLine="480"/>
      </w:pPr>
      <w:commentRangeStart w:id="115"/>
      <w:r w:rsidRPr="00A45500">
        <w:rPr>
          <w:rFonts w:hint="eastAsia"/>
        </w:rPr>
        <w:t>第五章：实验设计与分析。</w:t>
      </w:r>
      <w:r w:rsidR="00214E6B" w:rsidRPr="00A45500">
        <w:rPr>
          <w:rFonts w:hint="eastAsia"/>
        </w:rPr>
        <w:t>该</w:t>
      </w:r>
      <w:r w:rsidR="00C039C9" w:rsidRPr="00A45500">
        <w:rPr>
          <w:rFonts w:hint="eastAsia"/>
        </w:rPr>
        <w:t>章节</w:t>
      </w:r>
      <w:r w:rsidR="00C55C68" w:rsidRPr="00A45500">
        <w:rPr>
          <w:rFonts w:hint="eastAsia"/>
        </w:rPr>
        <w:t>在</w:t>
      </w:r>
      <w:r w:rsidR="002E7984" w:rsidRPr="00A45500">
        <w:rPr>
          <w:rFonts w:hint="eastAsia"/>
        </w:rPr>
        <w:t>全系统</w:t>
      </w:r>
      <w:r w:rsidR="00534F7D" w:rsidRPr="00A45500">
        <w:rPr>
          <w:rFonts w:hint="eastAsia"/>
        </w:rPr>
        <w:t>模拟器</w:t>
      </w:r>
      <w:r w:rsidR="00534F7D" w:rsidRPr="00A45500">
        <w:rPr>
          <w:rFonts w:hint="eastAsia"/>
        </w:rPr>
        <w:t>G</w:t>
      </w:r>
      <w:r w:rsidR="00534F7D" w:rsidRPr="00A45500">
        <w:t>em5</w:t>
      </w:r>
      <w:r w:rsidR="00534F7D" w:rsidRPr="00A45500">
        <w:rPr>
          <w:rFonts w:hint="eastAsia"/>
        </w:rPr>
        <w:t>上</w:t>
      </w:r>
      <w:r w:rsidR="00113A0D" w:rsidRPr="00A45500">
        <w:rPr>
          <w:rFonts w:hint="eastAsia"/>
        </w:rPr>
        <w:t>仿真</w:t>
      </w:r>
      <w:r w:rsidR="00C55C68" w:rsidRPr="00A45500">
        <w:rPr>
          <w:rFonts w:hint="eastAsia"/>
        </w:rPr>
        <w:t>R</w:t>
      </w:r>
      <w:r w:rsidR="00C55C68" w:rsidRPr="00A45500">
        <w:t>IS</w:t>
      </w:r>
      <w:r w:rsidR="00C25B6B" w:rsidRPr="00A45500">
        <w:t>C</w:t>
      </w:r>
      <w:r w:rsidR="00C55C68" w:rsidRPr="00A45500">
        <w:t>-V</w:t>
      </w:r>
      <w:r w:rsidR="00C55C68" w:rsidRPr="00A45500">
        <w:rPr>
          <w:rFonts w:hint="eastAsia"/>
        </w:rPr>
        <w:t>平台</w:t>
      </w:r>
      <w:r w:rsidR="007E1FF5" w:rsidRPr="00A45500">
        <w:rPr>
          <w:rFonts w:hint="eastAsia"/>
        </w:rPr>
        <w:t>，</w:t>
      </w:r>
      <w:r w:rsidR="001A06D2" w:rsidRPr="00A45500">
        <w:rPr>
          <w:rFonts w:hint="eastAsia"/>
        </w:rPr>
        <w:t>设置</w:t>
      </w:r>
      <w:r w:rsidR="007E1FF5" w:rsidRPr="00A45500">
        <w:rPr>
          <w:rFonts w:hint="eastAsia"/>
        </w:rPr>
        <w:t>基准测试集</w:t>
      </w:r>
      <w:r w:rsidR="008427A5" w:rsidRPr="00A45500">
        <w:rPr>
          <w:rFonts w:hint="eastAsia"/>
        </w:rPr>
        <w:t>和实验方案</w:t>
      </w:r>
      <w:r w:rsidR="00C65A07" w:rsidRPr="00A45500">
        <w:rPr>
          <w:rFonts w:hint="eastAsia"/>
        </w:rPr>
        <w:t>，验证</w:t>
      </w:r>
      <w:r w:rsidR="002B7B8C" w:rsidRPr="00A45500">
        <w:rPr>
          <w:rFonts w:hint="eastAsia"/>
        </w:rPr>
        <w:t>R</w:t>
      </w:r>
      <w:r w:rsidR="002B7B8C" w:rsidRPr="00A45500">
        <w:t>ISC-V</w:t>
      </w:r>
      <w:r w:rsidR="002B7B8C" w:rsidRPr="00A45500">
        <w:rPr>
          <w:rFonts w:hint="eastAsia"/>
        </w:rPr>
        <w:t>架构上</w:t>
      </w:r>
      <w:r w:rsidR="007155E7" w:rsidRPr="00A45500">
        <w:rPr>
          <w:rFonts w:hint="eastAsia"/>
        </w:rPr>
        <w:t>的</w:t>
      </w:r>
      <w:r w:rsidR="002B7B8C" w:rsidRPr="00A45500">
        <w:rPr>
          <w:rFonts w:hint="eastAsia"/>
        </w:rPr>
        <w:t>容器化可重现方法</w:t>
      </w:r>
      <w:r w:rsidR="00DC0C4E" w:rsidRPr="00A45500">
        <w:rPr>
          <w:rFonts w:hint="eastAsia"/>
        </w:rPr>
        <w:t>的可行</w:t>
      </w:r>
      <w:r w:rsidR="00C65A07" w:rsidRPr="00A45500">
        <w:rPr>
          <w:rFonts w:hint="eastAsia"/>
        </w:rPr>
        <w:t>性，</w:t>
      </w:r>
      <w:r w:rsidR="00DC0C4E" w:rsidRPr="00A45500">
        <w:rPr>
          <w:rFonts w:hint="eastAsia"/>
        </w:rPr>
        <w:t>并</w:t>
      </w:r>
      <w:r w:rsidR="00973DE4" w:rsidRPr="00A45500">
        <w:rPr>
          <w:rFonts w:hint="eastAsia"/>
        </w:rPr>
        <w:t>与</w:t>
      </w:r>
      <w:r w:rsidR="00883E55" w:rsidRPr="00A45500">
        <w:rPr>
          <w:rFonts w:hint="eastAsia"/>
        </w:rPr>
        <w:t>传统</w:t>
      </w:r>
      <w:r w:rsidR="00680684" w:rsidRPr="00A45500">
        <w:rPr>
          <w:rFonts w:hint="eastAsia"/>
        </w:rPr>
        <w:t>记录</w:t>
      </w:r>
      <w:r w:rsidR="00CF0CF0" w:rsidRPr="00A45500">
        <w:rPr>
          <w:rFonts w:hint="eastAsia"/>
        </w:rPr>
        <w:t>重放</w:t>
      </w:r>
      <w:r w:rsidR="00223113" w:rsidRPr="00A45500">
        <w:rPr>
          <w:rFonts w:hint="eastAsia"/>
        </w:rPr>
        <w:t>工具进行对比，</w:t>
      </w:r>
      <w:r w:rsidR="00A75F8B" w:rsidRPr="00A45500">
        <w:rPr>
          <w:rFonts w:hint="eastAsia"/>
        </w:rPr>
        <w:t>分析容器</w:t>
      </w:r>
      <w:r w:rsidR="001358DB" w:rsidRPr="00A45500">
        <w:rPr>
          <w:rFonts w:hint="eastAsia"/>
        </w:rPr>
        <w:t>化可重现方法</w:t>
      </w:r>
      <w:r w:rsidR="00C65A07" w:rsidRPr="00A45500">
        <w:rPr>
          <w:rFonts w:hint="eastAsia"/>
        </w:rPr>
        <w:t>产生的性能损耗</w:t>
      </w:r>
      <w:r w:rsidRPr="00A45500">
        <w:rPr>
          <w:rFonts w:hint="eastAsia"/>
        </w:rPr>
        <w:t>。</w:t>
      </w:r>
      <w:commentRangeEnd w:id="115"/>
      <w:r w:rsidR="00C4506F">
        <w:rPr>
          <w:rStyle w:val="afff7"/>
        </w:rPr>
        <w:commentReference w:id="115"/>
      </w:r>
    </w:p>
    <w:p w14:paraId="41B1D1D4" w14:textId="15F65B88" w:rsidR="00890877" w:rsidRPr="00A45500" w:rsidRDefault="00ED1D6B" w:rsidP="00ED1D6B">
      <w:pPr>
        <w:ind w:firstLine="480"/>
      </w:pPr>
      <w:r w:rsidRPr="00A45500">
        <w:rPr>
          <w:rFonts w:hint="eastAsia"/>
        </w:rPr>
        <w:t>第</w:t>
      </w:r>
      <w:r w:rsidR="00F313C6" w:rsidRPr="00A45500">
        <w:rPr>
          <w:rFonts w:hint="eastAsia"/>
        </w:rPr>
        <w:t>五</w:t>
      </w:r>
      <w:r w:rsidRPr="00A45500">
        <w:rPr>
          <w:rFonts w:hint="eastAsia"/>
        </w:rPr>
        <w:t>章：总结。对</w:t>
      </w:r>
      <w:r w:rsidR="007B50CE" w:rsidRPr="00A45500">
        <w:rPr>
          <w:rFonts w:hint="eastAsia"/>
        </w:rPr>
        <w:t>论文</w:t>
      </w:r>
      <w:r w:rsidR="009508C8" w:rsidRPr="00A45500">
        <w:rPr>
          <w:rFonts w:hint="eastAsia"/>
        </w:rPr>
        <w:t>所做的</w:t>
      </w:r>
      <w:r w:rsidRPr="00A45500">
        <w:rPr>
          <w:rFonts w:hint="eastAsia"/>
        </w:rPr>
        <w:t>工作进行总结。</w:t>
      </w:r>
    </w:p>
    <w:p w14:paraId="5DCB7C45" w14:textId="77777777" w:rsidR="00890877" w:rsidRPr="00A45500" w:rsidRDefault="00890877" w:rsidP="00890877">
      <w:pPr>
        <w:ind w:firstLine="480"/>
      </w:pPr>
    </w:p>
    <w:p w14:paraId="626B3D21" w14:textId="77777777" w:rsidR="00890877" w:rsidRPr="00A45500" w:rsidRDefault="00890877" w:rsidP="005B5F64">
      <w:pPr>
        <w:ind w:firstLine="480"/>
        <w:sectPr w:rsidR="00890877" w:rsidRPr="00A45500">
          <w:headerReference w:type="default" r:id="rId30"/>
          <w:footerReference w:type="default" r:id="rId31"/>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4BC5DDCE" w:rsidR="005B5F64" w:rsidRPr="00A45500" w:rsidRDefault="00890877" w:rsidP="00C40A84">
      <w:pPr>
        <w:pStyle w:val="0"/>
      </w:pPr>
      <w:bookmarkStart w:id="116" w:name="_Toc99905740"/>
      <w:r w:rsidRPr="00A45500">
        <w:rPr>
          <w:rFonts w:hint="eastAsia"/>
        </w:rPr>
        <w:lastRenderedPageBreak/>
        <w:t>第</w:t>
      </w:r>
      <w:r w:rsidRPr="00A45500">
        <w:rPr>
          <w:rFonts w:hint="eastAsia"/>
        </w:rPr>
        <w:t>2</w:t>
      </w:r>
      <w:r w:rsidRPr="00A45500">
        <w:rPr>
          <w:rFonts w:hint="eastAsia"/>
        </w:rPr>
        <w:t>章</w:t>
      </w:r>
      <w:r w:rsidRPr="00A45500">
        <w:rPr>
          <w:rFonts w:hint="eastAsia"/>
        </w:rPr>
        <w:t xml:space="preserve"> </w:t>
      </w:r>
      <w:bookmarkStart w:id="117" w:name="_Hlk97416028"/>
      <w:r w:rsidR="00B05D30" w:rsidRPr="00A45500">
        <w:rPr>
          <w:rFonts w:hint="eastAsia"/>
        </w:rPr>
        <w:t>R</w:t>
      </w:r>
      <w:r w:rsidR="00B05D30" w:rsidRPr="00A45500">
        <w:t>ISC-V</w:t>
      </w:r>
      <w:r w:rsidR="00B05D30" w:rsidRPr="00A45500">
        <w:rPr>
          <w:rFonts w:hint="eastAsia"/>
        </w:rPr>
        <w:t>指令集</w:t>
      </w:r>
      <w:r w:rsidRPr="00A45500">
        <w:rPr>
          <w:rFonts w:hint="eastAsia"/>
        </w:rPr>
        <w:t>与</w:t>
      </w:r>
      <w:r w:rsidR="009C209D" w:rsidRPr="00A45500">
        <w:rPr>
          <w:rFonts w:hint="eastAsia"/>
        </w:rPr>
        <w:t>可重现性研究</w:t>
      </w:r>
      <w:bookmarkEnd w:id="116"/>
      <w:bookmarkEnd w:id="117"/>
    </w:p>
    <w:p w14:paraId="059B7F46" w14:textId="326E0169" w:rsidR="00F80828" w:rsidRPr="00A45500" w:rsidRDefault="007863D0" w:rsidP="006F3C4F">
      <w:pPr>
        <w:ind w:firstLine="480"/>
      </w:pPr>
      <w:r w:rsidRPr="00A45500">
        <w:rPr>
          <w:rFonts w:hint="eastAsia"/>
        </w:rPr>
        <w:t>本章详细介绍了</w:t>
      </w:r>
      <w:r w:rsidRPr="00A45500">
        <w:rPr>
          <w:rFonts w:hint="eastAsia"/>
        </w:rPr>
        <w:t>RISC-V</w:t>
      </w:r>
      <w:r w:rsidRPr="00A45500">
        <w:rPr>
          <w:rFonts w:hint="eastAsia"/>
        </w:rPr>
        <w:t>指令架构和</w:t>
      </w:r>
      <w:proofErr w:type="gramStart"/>
      <w:r w:rsidRPr="00A45500">
        <w:rPr>
          <w:rFonts w:hint="eastAsia"/>
        </w:rPr>
        <w:t>可</w:t>
      </w:r>
      <w:proofErr w:type="gramEnd"/>
      <w:r w:rsidRPr="00A45500">
        <w:rPr>
          <w:rFonts w:hint="eastAsia"/>
        </w:rPr>
        <w:t>重现性方法的相关理论知识</w:t>
      </w:r>
      <w:r w:rsidR="003825D8" w:rsidRPr="00A45500">
        <w:rPr>
          <w:rFonts w:hint="eastAsia"/>
        </w:rPr>
        <w:t>。在</w:t>
      </w:r>
      <w:r w:rsidR="00234584" w:rsidRPr="00A45500">
        <w:rPr>
          <w:rFonts w:hint="eastAsia"/>
        </w:rPr>
        <w:t>R</w:t>
      </w:r>
      <w:r w:rsidR="00234584" w:rsidRPr="00A45500">
        <w:t>ISC-V</w:t>
      </w:r>
      <w:r w:rsidR="00EF3F68" w:rsidRPr="00A45500">
        <w:rPr>
          <w:rFonts w:hint="eastAsia"/>
        </w:rPr>
        <w:t>指令架构方面介绍了</w:t>
      </w:r>
      <w:r w:rsidRPr="00A45500">
        <w:rPr>
          <w:rFonts w:hint="eastAsia"/>
        </w:rPr>
        <w:t>RISC-V</w:t>
      </w:r>
      <w:r w:rsidRPr="00A45500">
        <w:rPr>
          <w:rFonts w:hint="eastAsia"/>
        </w:rPr>
        <w:t>基础指令集、拓展指令集及其特权架构</w:t>
      </w:r>
      <w:r w:rsidR="00765E4F" w:rsidRPr="00A45500">
        <w:rPr>
          <w:rFonts w:hint="eastAsia"/>
        </w:rPr>
        <w:t>的</w:t>
      </w:r>
      <w:r w:rsidR="00AF7AA9" w:rsidRPr="00A45500">
        <w:rPr>
          <w:rFonts w:hint="eastAsia"/>
        </w:rPr>
        <w:t>设计</w:t>
      </w:r>
      <w:r w:rsidR="00DA469E" w:rsidRPr="00A45500">
        <w:rPr>
          <w:rFonts w:hint="eastAsia"/>
        </w:rPr>
        <w:t>；</w:t>
      </w:r>
      <w:r w:rsidRPr="00A45500">
        <w:rPr>
          <w:rFonts w:hint="eastAsia"/>
        </w:rPr>
        <w:t>可重现性技术</w:t>
      </w:r>
      <w:r w:rsidR="00B020B4" w:rsidRPr="00A45500">
        <w:rPr>
          <w:rFonts w:hint="eastAsia"/>
        </w:rPr>
        <w:t>中</w:t>
      </w:r>
      <w:r w:rsidR="00E53ACF" w:rsidRPr="00A45500">
        <w:rPr>
          <w:rFonts w:hint="eastAsia"/>
        </w:rPr>
        <w:t>介绍了用户进程中常见的</w:t>
      </w:r>
      <w:r w:rsidR="00DB32EF" w:rsidRPr="00A45500">
        <w:rPr>
          <w:rFonts w:hint="eastAsia"/>
        </w:rPr>
        <w:t>不确定性来源</w:t>
      </w:r>
      <w:r w:rsidR="00EC151C" w:rsidRPr="00A45500">
        <w:rPr>
          <w:rFonts w:hint="eastAsia"/>
        </w:rPr>
        <w:t>，以及</w:t>
      </w:r>
      <w:r w:rsidR="0021382B" w:rsidRPr="00A45500">
        <w:rPr>
          <w:rFonts w:hint="eastAsia"/>
        </w:rPr>
        <w:t>确定性执行的追踪进程</w:t>
      </w:r>
      <w:r w:rsidR="00A3091E" w:rsidRPr="00A45500">
        <w:rPr>
          <w:rFonts w:hint="eastAsia"/>
        </w:rPr>
        <w:t>技术</w:t>
      </w:r>
      <w:r w:rsidR="001B53B8" w:rsidRPr="00A45500">
        <w:rPr>
          <w:rFonts w:hint="eastAsia"/>
        </w:rPr>
        <w:t>，</w:t>
      </w:r>
      <w:r w:rsidR="002422B8" w:rsidRPr="00A45500">
        <w:rPr>
          <w:rFonts w:hint="eastAsia"/>
        </w:rPr>
        <w:t>并</w:t>
      </w:r>
      <w:r w:rsidR="00910CDD" w:rsidRPr="00A45500">
        <w:rPr>
          <w:rFonts w:hint="eastAsia"/>
        </w:rPr>
        <w:t>介绍了</w:t>
      </w:r>
      <w:r w:rsidR="00910CDD" w:rsidRPr="00A45500">
        <w:rPr>
          <w:rFonts w:hint="eastAsia"/>
        </w:rPr>
        <w:t>R</w:t>
      </w:r>
      <w:r w:rsidR="00910CDD" w:rsidRPr="00A45500">
        <w:t>ISC-V</w:t>
      </w:r>
      <w:r w:rsidR="00910CDD" w:rsidRPr="00A45500">
        <w:rPr>
          <w:rFonts w:hint="eastAsia"/>
        </w:rPr>
        <w:t>上的</w:t>
      </w:r>
      <w:r w:rsidR="00D77481" w:rsidRPr="00A45500">
        <w:rPr>
          <w:rFonts w:hint="eastAsia"/>
        </w:rPr>
        <w:t>相关</w:t>
      </w:r>
      <w:r w:rsidR="00141276" w:rsidRPr="00A45500">
        <w:rPr>
          <w:rFonts w:hint="eastAsia"/>
        </w:rPr>
        <w:t>容器技术</w:t>
      </w:r>
      <w:r w:rsidR="00D77481" w:rsidRPr="00A45500">
        <w:rPr>
          <w:rFonts w:hint="eastAsia"/>
        </w:rPr>
        <w:t>。</w:t>
      </w:r>
    </w:p>
    <w:p w14:paraId="0BE9E4B5" w14:textId="462A72EE" w:rsidR="005B5F64" w:rsidRPr="00A45500" w:rsidRDefault="005B476C" w:rsidP="00756AB7">
      <w:pPr>
        <w:pStyle w:val="10"/>
      </w:pPr>
      <w:bookmarkStart w:id="118" w:name="_Toc99905741"/>
      <w:r w:rsidRPr="00A45500">
        <w:rPr>
          <w:rFonts w:hint="eastAsia"/>
        </w:rPr>
        <w:t>2</w:t>
      </w:r>
      <w:r w:rsidRPr="00A45500">
        <w:t>.1</w:t>
      </w:r>
      <w:r w:rsidRPr="00A45500">
        <w:rPr>
          <w:rFonts w:hint="eastAsia"/>
        </w:rPr>
        <w:t xml:space="preserve"> </w:t>
      </w:r>
      <w:r w:rsidR="00C02E93" w:rsidRPr="00A45500">
        <w:rPr>
          <w:rFonts w:hint="eastAsia"/>
        </w:rPr>
        <w:t>R</w:t>
      </w:r>
      <w:r w:rsidR="00C02E93" w:rsidRPr="00A45500">
        <w:t>ISC-V</w:t>
      </w:r>
      <w:r w:rsidR="00C02E93" w:rsidRPr="00A45500">
        <w:rPr>
          <w:rFonts w:hint="eastAsia"/>
        </w:rPr>
        <w:t>指令</w:t>
      </w:r>
      <w:r w:rsidR="00317082" w:rsidRPr="00A45500">
        <w:rPr>
          <w:rFonts w:hint="eastAsia"/>
        </w:rPr>
        <w:t>架构</w:t>
      </w:r>
      <w:bookmarkEnd w:id="118"/>
    </w:p>
    <w:p w14:paraId="6A074FA3" w14:textId="01A37C90" w:rsidR="00A5544A" w:rsidRPr="00A45500" w:rsidRDefault="00040698" w:rsidP="00A5544A">
      <w:pPr>
        <w:ind w:firstLine="480"/>
      </w:pPr>
      <w:r w:rsidRPr="00A45500">
        <w:rPr>
          <w:rFonts w:hint="eastAsia"/>
        </w:rPr>
        <w:t>现有</w:t>
      </w:r>
      <w:r w:rsidR="00A134F2" w:rsidRPr="00A45500">
        <w:rPr>
          <w:rFonts w:hint="eastAsia"/>
        </w:rPr>
        <w:t>通用指令集架构如</w:t>
      </w:r>
      <w:r w:rsidR="00A5544A" w:rsidRPr="00A45500">
        <w:t>x86</w:t>
      </w:r>
      <w:r w:rsidR="00A5544A" w:rsidRPr="00A45500">
        <w:rPr>
          <w:rFonts w:hint="eastAsia"/>
        </w:rPr>
        <w:t>、</w:t>
      </w:r>
      <w:r w:rsidR="00A5544A" w:rsidRPr="00A45500">
        <w:t>ARM</w:t>
      </w:r>
      <w:r w:rsidR="00A5544A" w:rsidRPr="00A45500">
        <w:t>、</w:t>
      </w:r>
      <w:r w:rsidR="00A5544A" w:rsidRPr="00A45500">
        <w:t>MIPS</w:t>
      </w:r>
      <w:r w:rsidR="00A5544A" w:rsidRPr="00A45500">
        <w:t>等</w:t>
      </w:r>
      <w:r w:rsidR="00B05D80" w:rsidRPr="00A45500">
        <w:rPr>
          <w:rFonts w:hint="eastAsia"/>
        </w:rPr>
        <w:t>在</w:t>
      </w:r>
      <w:r w:rsidR="00A5544A" w:rsidRPr="00A45500">
        <w:rPr>
          <w:rFonts w:hint="eastAsia"/>
        </w:rPr>
        <w:t>长期发展暴露出</w:t>
      </w:r>
      <w:r w:rsidR="0068692F" w:rsidRPr="00A45500">
        <w:rPr>
          <w:rFonts w:hint="eastAsia"/>
        </w:rPr>
        <w:t>了</w:t>
      </w:r>
      <w:r w:rsidR="00A5544A" w:rsidRPr="00A45500">
        <w:rPr>
          <w:rFonts w:hint="eastAsia"/>
        </w:rPr>
        <w:t>种种问题，</w:t>
      </w:r>
      <w:r w:rsidR="004E6481" w:rsidRPr="00A45500">
        <w:rPr>
          <w:rFonts w:hint="eastAsia"/>
        </w:rPr>
        <w:t>日益发展的</w:t>
      </w:r>
      <w:r w:rsidR="00772786" w:rsidRPr="00A45500">
        <w:rPr>
          <w:rFonts w:hint="eastAsia"/>
        </w:rPr>
        <w:t>指令设计</w:t>
      </w:r>
      <w:r w:rsidR="005A175C" w:rsidRPr="00A45500">
        <w:rPr>
          <w:rFonts w:hint="eastAsia"/>
        </w:rPr>
        <w:t>和封闭的</w:t>
      </w:r>
      <w:r w:rsidR="00D532C7" w:rsidRPr="00A45500">
        <w:rPr>
          <w:rFonts w:hint="eastAsia"/>
        </w:rPr>
        <w:t>生态</w:t>
      </w:r>
      <w:r w:rsidR="004778FB" w:rsidRPr="00A45500">
        <w:rPr>
          <w:rFonts w:hint="eastAsia"/>
        </w:rPr>
        <w:t>环境</w:t>
      </w:r>
      <w:r w:rsidR="00F73D7D" w:rsidRPr="00A45500">
        <w:rPr>
          <w:rFonts w:hint="eastAsia"/>
        </w:rPr>
        <w:t>不利于</w:t>
      </w:r>
      <w:r w:rsidR="002B7311" w:rsidRPr="00A45500">
        <w:rPr>
          <w:rFonts w:hint="eastAsia"/>
        </w:rPr>
        <w:t>体系结构的继续发展。</w:t>
      </w:r>
      <w:r w:rsidR="00F44F67" w:rsidRPr="00A45500">
        <w:rPr>
          <w:rFonts w:hint="eastAsia"/>
        </w:rPr>
        <w:t>为了</w:t>
      </w:r>
      <w:r w:rsidR="00F83605" w:rsidRPr="00A45500">
        <w:rPr>
          <w:rFonts w:hint="eastAsia"/>
        </w:rPr>
        <w:t>规避</w:t>
      </w:r>
      <w:r w:rsidR="00AA436A" w:rsidRPr="00A45500">
        <w:rPr>
          <w:rFonts w:hint="eastAsia"/>
        </w:rPr>
        <w:t>传统</w:t>
      </w:r>
      <w:r w:rsidR="000E2E06" w:rsidRPr="00A45500">
        <w:rPr>
          <w:rFonts w:hint="eastAsia"/>
        </w:rPr>
        <w:t>指令集</w:t>
      </w:r>
      <w:r w:rsidR="00AA436A" w:rsidRPr="00A45500">
        <w:rPr>
          <w:rFonts w:hint="eastAsia"/>
        </w:rPr>
        <w:t>架构的</w:t>
      </w:r>
      <w:r w:rsidR="00591274" w:rsidRPr="00A45500">
        <w:rPr>
          <w:rFonts w:hint="eastAsia"/>
        </w:rPr>
        <w:t>各种弊端</w:t>
      </w:r>
      <w:r w:rsidR="007B5204" w:rsidRPr="00A45500">
        <w:rPr>
          <w:rFonts w:hint="eastAsia"/>
        </w:rPr>
        <w:t>，</w:t>
      </w:r>
      <w:r w:rsidR="007B5204" w:rsidRPr="00A45500">
        <w:t>加州大学伯克利分校</w:t>
      </w:r>
      <w:r w:rsidR="00352B55" w:rsidRPr="00A45500">
        <w:rPr>
          <w:rFonts w:hint="eastAsia"/>
        </w:rPr>
        <w:t>于</w:t>
      </w:r>
      <w:r w:rsidR="00352B55" w:rsidRPr="00A45500">
        <w:rPr>
          <w:rFonts w:hint="eastAsia"/>
        </w:rPr>
        <w:t>2</w:t>
      </w:r>
      <w:r w:rsidR="00352B55" w:rsidRPr="00A45500">
        <w:t>010</w:t>
      </w:r>
      <w:r w:rsidR="00352B55" w:rsidRPr="00A45500">
        <w:rPr>
          <w:rFonts w:hint="eastAsia"/>
        </w:rPr>
        <w:t>年</w:t>
      </w:r>
      <w:r w:rsidR="007B5204" w:rsidRPr="00A45500">
        <w:rPr>
          <w:rFonts w:hint="eastAsia"/>
        </w:rPr>
        <w:t>发布了</w:t>
      </w:r>
      <w:r w:rsidR="007B5204" w:rsidRPr="00A45500">
        <w:rPr>
          <w:rFonts w:hint="eastAsia"/>
        </w:rPr>
        <w:t>R</w:t>
      </w:r>
      <w:r w:rsidR="007B5204" w:rsidRPr="00A45500">
        <w:t>ISC-V</w:t>
      </w:r>
      <w:r w:rsidR="007B5204" w:rsidRPr="00A45500">
        <w:rPr>
          <w:rFonts w:hint="eastAsia"/>
        </w:rPr>
        <w:t>，</w:t>
      </w:r>
      <w:r w:rsidR="007B5204" w:rsidRPr="00A45500">
        <w:t>一</w:t>
      </w:r>
      <w:r w:rsidR="007B5204" w:rsidRPr="00A45500">
        <w:rPr>
          <w:rFonts w:hint="eastAsia"/>
        </w:rPr>
        <w:t>个免费</w:t>
      </w:r>
      <w:r w:rsidR="007B5204" w:rsidRPr="00A45500">
        <w:t>的开源精简指令集架构</w:t>
      </w:r>
      <w:r w:rsidR="007B5204" w:rsidRPr="00A45500">
        <w:rPr>
          <w:rFonts w:hint="eastAsia"/>
        </w:rPr>
        <w:t>。</w:t>
      </w:r>
      <w:r w:rsidR="00A5544A" w:rsidRPr="00A45500">
        <w:rPr>
          <w:rFonts w:hint="eastAsia"/>
        </w:rPr>
        <w:t>R</w:t>
      </w:r>
      <w:r w:rsidR="00A5544A" w:rsidRPr="00A45500">
        <w:t>ISC-V</w:t>
      </w:r>
      <w:r w:rsidR="00A5544A" w:rsidRPr="00A45500">
        <w:rPr>
          <w:rFonts w:hint="eastAsia"/>
        </w:rPr>
        <w:t>在设计之初就为了顺应</w:t>
      </w:r>
      <w:r w:rsidR="00A5544A" w:rsidRPr="00A45500">
        <w:t>体系结构发展趋势</w:t>
      </w:r>
      <w:r w:rsidR="00A5544A" w:rsidRPr="00A45500">
        <w:rPr>
          <w:rFonts w:hint="eastAsia"/>
        </w:rPr>
        <w:t>制定了如下发展目标：</w:t>
      </w:r>
    </w:p>
    <w:p w14:paraId="3E1631CA" w14:textId="32446BE1" w:rsidR="00440F99" w:rsidRPr="00A45500" w:rsidRDefault="002D2C4E" w:rsidP="002D2C4E">
      <w:pPr>
        <w:ind w:firstLine="482"/>
        <w:rPr>
          <w:b/>
          <w:bCs/>
        </w:rPr>
      </w:pPr>
      <w:r w:rsidRPr="00A45500">
        <w:rPr>
          <w:rFonts w:hint="eastAsia"/>
          <w:b/>
          <w:bCs/>
        </w:rPr>
        <w:t>（</w:t>
      </w:r>
      <w:r w:rsidRPr="00A45500">
        <w:rPr>
          <w:rFonts w:hint="eastAsia"/>
          <w:b/>
          <w:bCs/>
        </w:rPr>
        <w:t>1</w:t>
      </w:r>
      <w:r w:rsidRPr="00A45500">
        <w:rPr>
          <w:rFonts w:hint="eastAsia"/>
          <w:b/>
          <w:bCs/>
        </w:rPr>
        <w:t>）</w:t>
      </w:r>
      <w:r w:rsidR="00440F99" w:rsidRPr="00A45500">
        <w:rPr>
          <w:rFonts w:hint="eastAsia"/>
          <w:b/>
          <w:bCs/>
        </w:rPr>
        <w:t>开放性</w:t>
      </w:r>
    </w:p>
    <w:p w14:paraId="32B51147" w14:textId="060CCCA1" w:rsidR="002D2C4E" w:rsidRPr="00A45500" w:rsidRDefault="009E5B79" w:rsidP="002D2C4E">
      <w:pPr>
        <w:ind w:firstLine="480"/>
      </w:pPr>
      <w:r w:rsidRPr="00A45500">
        <w:rPr>
          <w:rFonts w:hint="eastAsia"/>
        </w:rPr>
        <w:t>现有</w:t>
      </w:r>
      <w:r w:rsidR="008149BA" w:rsidRPr="00A45500">
        <w:rPr>
          <w:rFonts w:hint="eastAsia"/>
        </w:rPr>
        <w:t>商用</w:t>
      </w:r>
      <w:r w:rsidR="008057D3" w:rsidRPr="00A45500">
        <w:rPr>
          <w:rFonts w:hint="eastAsia"/>
        </w:rPr>
        <w:t>指令集</w:t>
      </w:r>
      <w:r w:rsidR="003A75BF" w:rsidRPr="00A45500">
        <w:rPr>
          <w:rFonts w:hint="eastAsia"/>
        </w:rPr>
        <w:t>架构</w:t>
      </w:r>
      <w:r w:rsidR="003D2601" w:rsidRPr="00A45500">
        <w:rPr>
          <w:rFonts w:hint="eastAsia"/>
        </w:rPr>
        <w:t>（如</w:t>
      </w:r>
      <w:r w:rsidR="003D2601" w:rsidRPr="00A45500">
        <w:t>x86</w:t>
      </w:r>
      <w:r w:rsidR="003D2601" w:rsidRPr="00A45500">
        <w:rPr>
          <w:rFonts w:hint="eastAsia"/>
        </w:rPr>
        <w:t>、</w:t>
      </w:r>
      <w:r w:rsidR="003D2601" w:rsidRPr="00A45500">
        <w:t>ARM</w:t>
      </w:r>
      <w:r w:rsidR="003D2601" w:rsidRPr="00A45500">
        <w:rPr>
          <w:rFonts w:hint="eastAsia"/>
        </w:rPr>
        <w:t>等）</w:t>
      </w:r>
      <w:r w:rsidR="00F75E9B" w:rsidRPr="00A45500">
        <w:rPr>
          <w:rFonts w:hint="eastAsia"/>
        </w:rPr>
        <w:t>的使用需要支付昂贵的</w:t>
      </w:r>
      <w:r w:rsidR="000E78DF" w:rsidRPr="00A45500">
        <w:rPr>
          <w:rFonts w:hint="eastAsia"/>
        </w:rPr>
        <w:t>专利授权费用</w:t>
      </w:r>
      <w:r w:rsidR="00890409" w:rsidRPr="00A45500">
        <w:rPr>
          <w:rFonts w:hint="eastAsia"/>
        </w:rPr>
        <w:t>，限制了</w:t>
      </w:r>
      <w:r w:rsidR="006646AA" w:rsidRPr="00A45500">
        <w:rPr>
          <w:rFonts w:hint="eastAsia"/>
        </w:rPr>
        <w:t>体系结构设计</w:t>
      </w:r>
      <w:r w:rsidR="003953E2" w:rsidRPr="00A45500">
        <w:rPr>
          <w:rFonts w:hint="eastAsia"/>
        </w:rPr>
        <w:t>研发和转化的成本</w:t>
      </w:r>
      <w:r w:rsidR="00BB6740" w:rsidRPr="00A45500">
        <w:rPr>
          <w:rFonts w:hint="eastAsia"/>
        </w:rPr>
        <w:t>，不利于技术发展</w:t>
      </w:r>
      <w:r w:rsidR="00842B90" w:rsidRPr="00A45500">
        <w:rPr>
          <w:rFonts w:hint="eastAsia"/>
        </w:rPr>
        <w:t>。</w:t>
      </w:r>
      <w:r w:rsidR="00842B90" w:rsidRPr="00A45500">
        <w:rPr>
          <w:rFonts w:hint="eastAsia"/>
        </w:rPr>
        <w:t>R</w:t>
      </w:r>
      <w:r w:rsidR="00842B90" w:rsidRPr="00A45500">
        <w:t>ISC-V</w:t>
      </w:r>
      <w:r w:rsidR="001814EA" w:rsidRPr="00A45500">
        <w:rPr>
          <w:rFonts w:hint="eastAsia"/>
        </w:rPr>
        <w:t>的</w:t>
      </w:r>
      <w:r w:rsidR="00DA7563" w:rsidRPr="00A45500">
        <w:rPr>
          <w:rFonts w:hint="eastAsia"/>
        </w:rPr>
        <w:t>标准化工作完全由</w:t>
      </w:r>
      <w:r w:rsidR="00DA7563" w:rsidRPr="00A45500">
        <w:rPr>
          <w:rFonts w:hint="eastAsia"/>
        </w:rPr>
        <w:t>RISC-</w:t>
      </w:r>
      <w:r w:rsidR="00DA7563" w:rsidRPr="00A45500">
        <w:t>V</w:t>
      </w:r>
      <w:r w:rsidR="00DA7563" w:rsidRPr="00A45500">
        <w:rPr>
          <w:rFonts w:hint="eastAsia"/>
        </w:rPr>
        <w:t>基金会主持</w:t>
      </w:r>
      <w:r w:rsidR="009168ED" w:rsidRPr="00A45500">
        <w:rPr>
          <w:rFonts w:hint="eastAsia"/>
        </w:rPr>
        <w:t>，并宣布未来“不受任何</w:t>
      </w:r>
      <w:r w:rsidR="002340D7" w:rsidRPr="00A45500">
        <w:rPr>
          <w:rFonts w:hint="eastAsia"/>
        </w:rPr>
        <w:t>单一公司的浮沉或一时兴起的决定的影响”</w:t>
      </w:r>
      <w:r w:rsidR="00724BE9" w:rsidRPr="00A45500">
        <w:fldChar w:fldCharType="begin"/>
      </w:r>
      <w:r w:rsidR="00724BE9" w:rsidRPr="00A45500">
        <w:instrText xml:space="preserve"> </w:instrText>
      </w:r>
      <w:r w:rsidR="00724BE9" w:rsidRPr="00A45500">
        <w:rPr>
          <w:rFonts w:hint="eastAsia"/>
        </w:rPr>
        <w:instrText>REF _Ref99809604 \r \h</w:instrText>
      </w:r>
      <w:r w:rsidR="00724BE9" w:rsidRPr="00A45500">
        <w:instrText xml:space="preserve">  \* MERGEFORMAT </w:instrText>
      </w:r>
      <w:r w:rsidR="00724BE9" w:rsidRPr="00A45500">
        <w:fldChar w:fldCharType="separate"/>
      </w:r>
      <w:r w:rsidR="00724BE9" w:rsidRPr="00A45500">
        <w:rPr>
          <w:vertAlign w:val="superscript"/>
        </w:rPr>
        <w:t>[69]</w:t>
      </w:r>
      <w:r w:rsidR="00724BE9" w:rsidRPr="00A45500">
        <w:fldChar w:fldCharType="end"/>
      </w:r>
      <w:r w:rsidR="007A2EC5" w:rsidRPr="00A45500">
        <w:rPr>
          <w:rFonts w:hint="eastAsia"/>
        </w:rPr>
        <w:t>，</w:t>
      </w:r>
      <w:r w:rsidR="00F3420B" w:rsidRPr="00A45500">
        <w:rPr>
          <w:rFonts w:hint="eastAsia"/>
        </w:rPr>
        <w:t>任何</w:t>
      </w:r>
      <w:r w:rsidR="00C344DD" w:rsidRPr="00A45500">
        <w:rPr>
          <w:rFonts w:hint="eastAsia"/>
        </w:rPr>
        <w:t>的个人或组织都可以自由</w:t>
      </w:r>
      <w:r w:rsidR="002C5430" w:rsidRPr="00A45500">
        <w:rPr>
          <w:rFonts w:hint="eastAsia"/>
        </w:rPr>
        <w:t>使用</w:t>
      </w:r>
      <w:r w:rsidR="002C5430" w:rsidRPr="00A45500">
        <w:rPr>
          <w:rFonts w:hint="eastAsia"/>
        </w:rPr>
        <w:t>R</w:t>
      </w:r>
      <w:r w:rsidR="002C5430" w:rsidRPr="00A45500">
        <w:t>ISC-V</w:t>
      </w:r>
      <w:r w:rsidR="00641A95" w:rsidRPr="00A45500">
        <w:rPr>
          <w:rFonts w:hint="eastAsia"/>
        </w:rPr>
        <w:t>指令集</w:t>
      </w:r>
      <w:r w:rsidR="00F22B5D" w:rsidRPr="00A45500">
        <w:rPr>
          <w:rFonts w:hint="eastAsia"/>
        </w:rPr>
        <w:t>架构</w:t>
      </w:r>
      <w:r w:rsidR="00641A95" w:rsidRPr="00A45500">
        <w:rPr>
          <w:rFonts w:hint="eastAsia"/>
        </w:rPr>
        <w:t>进行处理器设计与</w:t>
      </w:r>
      <w:r w:rsidR="00C44BA1" w:rsidRPr="00A45500">
        <w:rPr>
          <w:rFonts w:hint="eastAsia"/>
        </w:rPr>
        <w:t>开放</w:t>
      </w:r>
      <w:r w:rsidR="009155FD" w:rsidRPr="00A45500">
        <w:rPr>
          <w:rFonts w:hint="eastAsia"/>
        </w:rPr>
        <w:t>工作</w:t>
      </w:r>
      <w:r w:rsidR="000E3015" w:rsidRPr="00A45500">
        <w:rPr>
          <w:rFonts w:hint="eastAsia"/>
        </w:rPr>
        <w:t>。</w:t>
      </w:r>
    </w:p>
    <w:p w14:paraId="425567D8" w14:textId="05EB6B43" w:rsidR="009348E5" w:rsidRPr="00A45500" w:rsidRDefault="009348E5" w:rsidP="009348E5">
      <w:pPr>
        <w:ind w:firstLineChars="0" w:firstLine="480"/>
        <w:rPr>
          <w:b/>
          <w:bCs/>
        </w:rPr>
      </w:pPr>
      <w:r w:rsidRPr="00A45500">
        <w:rPr>
          <w:rFonts w:hint="eastAsia"/>
          <w:b/>
          <w:bCs/>
        </w:rPr>
        <w:t>（</w:t>
      </w:r>
      <w:r w:rsidRPr="00A45500">
        <w:rPr>
          <w:rFonts w:hint="eastAsia"/>
          <w:b/>
          <w:bCs/>
        </w:rPr>
        <w:t>2</w:t>
      </w:r>
      <w:r w:rsidRPr="00A45500">
        <w:rPr>
          <w:rFonts w:hint="eastAsia"/>
          <w:b/>
          <w:bCs/>
        </w:rPr>
        <w:t>）</w:t>
      </w:r>
      <w:r w:rsidR="00950C5A" w:rsidRPr="00A45500">
        <w:rPr>
          <w:rFonts w:hint="eastAsia"/>
          <w:b/>
          <w:bCs/>
        </w:rPr>
        <w:t>模块化设计</w:t>
      </w:r>
    </w:p>
    <w:p w14:paraId="518E3A16" w14:textId="1E2E6423" w:rsidR="005514C1" w:rsidRPr="00A45500" w:rsidRDefault="004429DB" w:rsidP="00957DFF">
      <w:pPr>
        <w:spacing w:line="420" w:lineRule="exact"/>
        <w:ind w:firstLineChars="0" w:firstLine="482"/>
      </w:pPr>
      <w:r w:rsidRPr="00A45500">
        <w:rPr>
          <w:rFonts w:hint="eastAsia"/>
        </w:rPr>
        <w:t>现有</w:t>
      </w:r>
      <w:r w:rsidR="00D75BAF" w:rsidRPr="00A45500">
        <w:rPr>
          <w:rFonts w:hint="eastAsia"/>
        </w:rPr>
        <w:t>指令集架构</w:t>
      </w:r>
      <w:r w:rsidR="0035709F" w:rsidRPr="00A45500">
        <w:rPr>
          <w:rFonts w:hint="eastAsia"/>
        </w:rPr>
        <w:t>在其长期的版本迭代</w:t>
      </w:r>
      <w:r w:rsidR="006D11D4" w:rsidRPr="00A45500">
        <w:rPr>
          <w:rFonts w:hint="eastAsia"/>
        </w:rPr>
        <w:t>中必须考虑向后兼容性</w:t>
      </w:r>
      <w:r w:rsidR="00655E30" w:rsidRPr="00A45500">
        <w:rPr>
          <w:rFonts w:hint="eastAsia"/>
        </w:rPr>
        <w:t>，即</w:t>
      </w:r>
      <w:r w:rsidR="00A5749A" w:rsidRPr="00A45500">
        <w:rPr>
          <w:rFonts w:hint="eastAsia"/>
        </w:rPr>
        <w:t>新</w:t>
      </w:r>
      <w:r w:rsidR="0057501A" w:rsidRPr="00A45500">
        <w:rPr>
          <w:rFonts w:hint="eastAsia"/>
        </w:rPr>
        <w:t>版本</w:t>
      </w:r>
      <w:r w:rsidR="00AC39B8" w:rsidRPr="00A45500">
        <w:rPr>
          <w:rFonts w:hint="eastAsia"/>
        </w:rPr>
        <w:t>处理器不仅</w:t>
      </w:r>
      <w:r w:rsidR="003E2ABA" w:rsidRPr="00A45500">
        <w:rPr>
          <w:rFonts w:hint="eastAsia"/>
        </w:rPr>
        <w:t>必须实现新的指令集拓展，</w:t>
      </w:r>
      <w:r w:rsidR="0099335F" w:rsidRPr="00A45500">
        <w:rPr>
          <w:rFonts w:hint="eastAsia"/>
        </w:rPr>
        <w:t>还需要支持</w:t>
      </w:r>
      <w:r w:rsidR="00BF1D84" w:rsidRPr="00A45500">
        <w:rPr>
          <w:rFonts w:hint="eastAsia"/>
        </w:rPr>
        <w:t>老版本</w:t>
      </w:r>
      <w:r w:rsidR="0099335F" w:rsidRPr="00A45500">
        <w:rPr>
          <w:rFonts w:hint="eastAsia"/>
        </w:rPr>
        <w:t>的所有</w:t>
      </w:r>
      <w:r w:rsidR="002161D5" w:rsidRPr="00A45500">
        <w:rPr>
          <w:rFonts w:hint="eastAsia"/>
        </w:rPr>
        <w:t>指令集</w:t>
      </w:r>
      <w:r w:rsidR="0099335F" w:rsidRPr="00A45500">
        <w:rPr>
          <w:rFonts w:hint="eastAsia"/>
        </w:rPr>
        <w:t>拓展</w:t>
      </w:r>
      <w:r w:rsidR="00A5749A" w:rsidRPr="00A45500">
        <w:rPr>
          <w:rFonts w:hint="eastAsia"/>
        </w:rPr>
        <w:t>，</w:t>
      </w:r>
      <w:r w:rsidR="00C52CB2" w:rsidRPr="00A45500">
        <w:rPr>
          <w:rFonts w:hint="eastAsia"/>
        </w:rPr>
        <w:t>如</w:t>
      </w:r>
      <w:r w:rsidR="00A67A3A" w:rsidRPr="00A45500">
        <w:rPr>
          <w:rFonts w:hint="eastAsia"/>
        </w:rPr>
        <w:t>I</w:t>
      </w:r>
      <w:r w:rsidR="00A67A3A" w:rsidRPr="00A45500">
        <w:t xml:space="preserve">ntel </w:t>
      </w:r>
      <w:r w:rsidR="00C52CB2" w:rsidRPr="00A45500">
        <w:rPr>
          <w:rFonts w:hint="eastAsia"/>
        </w:rPr>
        <w:t>x</w:t>
      </w:r>
      <w:r w:rsidR="00C52CB2" w:rsidRPr="00A45500">
        <w:t>86</w:t>
      </w:r>
      <w:r w:rsidR="00C52CB2" w:rsidRPr="00A45500">
        <w:t>指令集架构</w:t>
      </w:r>
      <w:r w:rsidR="00A67A3A" w:rsidRPr="00A45500">
        <w:rPr>
          <w:rFonts w:hint="eastAsia"/>
        </w:rPr>
        <w:t>支持向后兼容</w:t>
      </w:r>
      <w:r w:rsidR="009A38EA" w:rsidRPr="00A45500">
        <w:rPr>
          <w:rFonts w:hint="eastAsia"/>
        </w:rPr>
        <w:t>，则</w:t>
      </w:r>
      <w:r w:rsidR="00E62D43" w:rsidRPr="00A45500">
        <w:rPr>
          <w:rFonts w:hint="eastAsia"/>
        </w:rPr>
        <w:t>x</w:t>
      </w:r>
      <w:r w:rsidR="00E62D43" w:rsidRPr="00A45500">
        <w:t xml:space="preserve">86 </w:t>
      </w:r>
      <w:r w:rsidR="00F771FB" w:rsidRPr="00A45500">
        <w:rPr>
          <w:rFonts w:hint="eastAsia"/>
        </w:rPr>
        <w:t>6</w:t>
      </w:r>
      <w:r w:rsidR="00F771FB" w:rsidRPr="00A45500">
        <w:t>4</w:t>
      </w:r>
      <w:r w:rsidR="00F771FB" w:rsidRPr="00A45500">
        <w:t>位</w:t>
      </w:r>
      <w:r w:rsidR="00F010C7" w:rsidRPr="00A45500">
        <w:rPr>
          <w:rFonts w:hint="eastAsia"/>
        </w:rPr>
        <w:t>CPU</w:t>
      </w:r>
      <w:r w:rsidR="008B7861" w:rsidRPr="00A45500">
        <w:rPr>
          <w:rFonts w:hint="eastAsia"/>
        </w:rPr>
        <w:t>的设计</w:t>
      </w:r>
      <w:r w:rsidR="00F771FB" w:rsidRPr="00A45500">
        <w:rPr>
          <w:rFonts w:hint="eastAsia"/>
        </w:rPr>
        <w:t>必须</w:t>
      </w:r>
      <w:r w:rsidR="00E83CBD" w:rsidRPr="00A45500">
        <w:rPr>
          <w:rFonts w:hint="eastAsia"/>
        </w:rPr>
        <w:t>支持</w:t>
      </w:r>
      <w:r w:rsidR="008D7A34" w:rsidRPr="00A45500">
        <w:rPr>
          <w:rFonts w:hint="eastAsia"/>
        </w:rPr>
        <w:t>x</w:t>
      </w:r>
      <w:r w:rsidR="008D7A34" w:rsidRPr="00A45500">
        <w:t xml:space="preserve">86 </w:t>
      </w:r>
      <w:r w:rsidR="002F11B9" w:rsidRPr="00A45500">
        <w:rPr>
          <w:rFonts w:hint="eastAsia"/>
        </w:rPr>
        <w:t>3</w:t>
      </w:r>
      <w:r w:rsidR="002F11B9" w:rsidRPr="00A45500">
        <w:t>2</w:t>
      </w:r>
      <w:r w:rsidR="002F11B9" w:rsidRPr="00A45500">
        <w:t>位</w:t>
      </w:r>
      <w:r w:rsidR="009917B0" w:rsidRPr="00A45500">
        <w:rPr>
          <w:rFonts w:hint="eastAsia"/>
        </w:rPr>
        <w:t>指令</w:t>
      </w:r>
      <w:r w:rsidR="008A281A" w:rsidRPr="00A45500">
        <w:t>架构</w:t>
      </w:r>
      <w:r w:rsidR="001D7584" w:rsidRPr="00A45500">
        <w:t>，以此</w:t>
      </w:r>
      <w:r w:rsidR="001D7584" w:rsidRPr="00A45500">
        <w:rPr>
          <w:rFonts w:hint="eastAsia"/>
        </w:rPr>
        <w:t>保证早期</w:t>
      </w:r>
      <w:r w:rsidR="006E54C0" w:rsidRPr="00A45500">
        <w:rPr>
          <w:rFonts w:hint="eastAsia"/>
        </w:rPr>
        <w:t>架构版本开发的应用在新</w:t>
      </w:r>
      <w:r w:rsidR="00535D41" w:rsidRPr="00A45500">
        <w:rPr>
          <w:rFonts w:hint="eastAsia"/>
        </w:rPr>
        <w:t>的指令集中正确运行</w:t>
      </w:r>
      <w:r w:rsidR="0047683E" w:rsidRPr="00A45500">
        <w:rPr>
          <w:rFonts w:hint="eastAsia"/>
        </w:rPr>
        <w:t>。</w:t>
      </w:r>
      <w:r w:rsidR="00B147E9" w:rsidRPr="00A45500">
        <w:rPr>
          <w:rFonts w:hint="eastAsia"/>
        </w:rPr>
        <w:t>如图</w:t>
      </w:r>
      <w:r w:rsidR="00B147E9" w:rsidRPr="00A45500">
        <w:rPr>
          <w:rFonts w:hint="eastAsia"/>
        </w:rPr>
        <w:t>2</w:t>
      </w:r>
      <w:r w:rsidR="00B147E9" w:rsidRPr="00A45500">
        <w:t>.1</w:t>
      </w:r>
      <w:r w:rsidR="00B147E9" w:rsidRPr="00A45500">
        <w:rPr>
          <w:rFonts w:hint="eastAsia"/>
        </w:rPr>
        <w:t>所示</w:t>
      </w:r>
      <w:r w:rsidR="00711B89" w:rsidRPr="00A45500">
        <w:rPr>
          <w:rFonts w:hint="eastAsia"/>
        </w:rPr>
        <w:t>，</w:t>
      </w:r>
      <w:r w:rsidR="00435A0F" w:rsidRPr="00A45500">
        <w:rPr>
          <w:rFonts w:hint="eastAsia"/>
        </w:rPr>
        <w:t>长此以往导致</w:t>
      </w:r>
      <w:r w:rsidR="005637ED" w:rsidRPr="00A45500">
        <w:rPr>
          <w:rFonts w:hint="eastAsia"/>
        </w:rPr>
        <w:t>现有</w:t>
      </w:r>
      <w:r w:rsidR="00A16DFB" w:rsidRPr="00A45500">
        <w:rPr>
          <w:rFonts w:hint="eastAsia"/>
        </w:rPr>
        <w:t>x</w:t>
      </w:r>
      <w:r w:rsidR="00A16DFB" w:rsidRPr="00A45500">
        <w:t>86</w:t>
      </w:r>
      <w:r w:rsidR="005637ED" w:rsidRPr="00A45500">
        <w:rPr>
          <w:rFonts w:hint="eastAsia"/>
        </w:rPr>
        <w:t>指令集架构</w:t>
      </w:r>
      <w:r w:rsidR="00A16DFB" w:rsidRPr="00A45500">
        <w:rPr>
          <w:rFonts w:hint="eastAsia"/>
        </w:rPr>
        <w:t>过于冗杂</w:t>
      </w:r>
      <w:r w:rsidR="0098217D" w:rsidRPr="00A45500">
        <w:rPr>
          <w:rFonts w:hint="eastAsia"/>
        </w:rPr>
        <w:t>，指令集体量随时间大量增长</w:t>
      </w:r>
      <w:r w:rsidR="00957DFF" w:rsidRPr="00A45500">
        <w:rPr>
          <w:rFonts w:hint="eastAsia"/>
        </w:rPr>
        <w:t>。</w:t>
      </w:r>
    </w:p>
    <w:p w14:paraId="4A060B3A" w14:textId="5A2604B0" w:rsidR="004E5822" w:rsidRPr="00A45500" w:rsidRDefault="00735F2B" w:rsidP="004E5822">
      <w:pPr>
        <w:keepNext/>
        <w:spacing w:line="240" w:lineRule="auto"/>
        <w:ind w:firstLineChars="0" w:firstLine="0"/>
        <w:jc w:val="center"/>
      </w:pPr>
      <w:r w:rsidRPr="00A45500">
        <w:rPr>
          <w:noProof/>
        </w:rPr>
        <w:lastRenderedPageBreak/>
        <w:drawing>
          <wp:inline distT="0" distB="0" distL="0" distR="0" wp14:anchorId="4DB880EC" wp14:editId="46A1FAA4">
            <wp:extent cx="4388039" cy="19831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3664" cy="1994760"/>
                    </a:xfrm>
                    <a:prstGeom prst="rect">
                      <a:avLst/>
                    </a:prstGeom>
                    <a:noFill/>
                  </pic:spPr>
                </pic:pic>
              </a:graphicData>
            </a:graphic>
          </wp:inline>
        </w:drawing>
      </w:r>
    </w:p>
    <w:p w14:paraId="5B70D4B0" w14:textId="741FA4E3" w:rsidR="004E5822" w:rsidRPr="00A45500" w:rsidRDefault="004E5822" w:rsidP="004E5822">
      <w:pPr>
        <w:pStyle w:val="afa"/>
        <w:rPr>
          <w:noProof/>
          <w:sz w:val="24"/>
        </w:rPr>
      </w:pPr>
      <w:r w:rsidRPr="00A45500">
        <w:rPr>
          <w:rFonts w:hint="eastAsia"/>
        </w:rPr>
        <w:t>图</w:t>
      </w:r>
      <w:r w:rsidRPr="00A45500">
        <w:rPr>
          <w:rFonts w:hint="eastAsia"/>
        </w:rPr>
        <w:t>2</w:t>
      </w:r>
      <w:r w:rsidRPr="00A45500">
        <w:t xml:space="preserve">.1 </w:t>
      </w:r>
      <w:r w:rsidR="00084B05" w:rsidRPr="00A45500">
        <w:t xml:space="preserve">Intel </w:t>
      </w:r>
      <w:r w:rsidRPr="00A45500">
        <w:t>x86</w:t>
      </w:r>
      <w:r w:rsidRPr="00A45500">
        <w:t>指令集</w:t>
      </w:r>
      <w:r w:rsidRPr="00A45500">
        <w:rPr>
          <w:rFonts w:hint="eastAsia"/>
        </w:rPr>
        <w:t>中</w:t>
      </w:r>
      <w:r w:rsidR="005E04FF" w:rsidRPr="00A45500">
        <w:rPr>
          <w:rFonts w:hint="eastAsia"/>
        </w:rPr>
        <w:t>的</w:t>
      </w:r>
      <w:r w:rsidRPr="00A45500">
        <w:rPr>
          <w:rFonts w:hint="eastAsia"/>
        </w:rPr>
        <w:t>指令数量</w:t>
      </w:r>
      <w:r w:rsidR="007A17E0" w:rsidRPr="00A45500">
        <w:rPr>
          <w:rFonts w:hint="eastAsia"/>
        </w:rPr>
        <w:t>在</w:t>
      </w:r>
      <w:r w:rsidR="00C652D1" w:rsidRPr="00A45500">
        <w:rPr>
          <w:rFonts w:hint="eastAsia"/>
        </w:rPr>
        <w:t>持续不断</w:t>
      </w:r>
      <w:r w:rsidRPr="00A45500">
        <w:rPr>
          <w:rFonts w:hint="eastAsia"/>
        </w:rPr>
        <w:t>增长</w:t>
      </w:r>
    </w:p>
    <w:p w14:paraId="4CE3B58F" w14:textId="61576874" w:rsidR="00735F2B" w:rsidRPr="00A45500" w:rsidRDefault="00D32356" w:rsidP="00735F2B">
      <w:pPr>
        <w:ind w:firstLineChars="0" w:firstLine="480"/>
      </w:pPr>
      <w:r w:rsidRPr="00A45500">
        <w:rPr>
          <w:rFonts w:hint="eastAsia"/>
        </w:rPr>
        <w:t>R</w:t>
      </w:r>
      <w:r w:rsidRPr="00A45500">
        <w:t>ISC-V</w:t>
      </w:r>
      <w:r w:rsidRPr="00A45500">
        <w:rPr>
          <w:rFonts w:hint="eastAsia"/>
        </w:rPr>
        <w:t>作为</w:t>
      </w:r>
      <w:r w:rsidR="005D069F" w:rsidRPr="00A45500">
        <w:rPr>
          <w:rFonts w:hint="eastAsia"/>
        </w:rPr>
        <w:t>完全</w:t>
      </w:r>
      <w:r w:rsidR="00AA4258" w:rsidRPr="00A45500">
        <w:rPr>
          <w:rFonts w:hint="eastAsia"/>
        </w:rPr>
        <w:t>崭新的指令集架构</w:t>
      </w:r>
      <w:r w:rsidR="00E4008D" w:rsidRPr="00A45500">
        <w:rPr>
          <w:rFonts w:hint="eastAsia"/>
        </w:rPr>
        <w:t>，采用模块化</w:t>
      </w:r>
      <w:r w:rsidR="004258A2" w:rsidRPr="00A45500">
        <w:rPr>
          <w:rFonts w:hint="eastAsia"/>
        </w:rPr>
        <w:t>设计</w:t>
      </w:r>
      <w:r w:rsidR="00E4008D" w:rsidRPr="00A45500">
        <w:rPr>
          <w:rFonts w:hint="eastAsia"/>
        </w:rPr>
        <w:t>方式增加</w:t>
      </w:r>
      <w:r w:rsidR="00732834" w:rsidRPr="00A45500">
        <w:rPr>
          <w:rFonts w:hint="eastAsia"/>
        </w:rPr>
        <w:t>架构的可拓展性</w:t>
      </w:r>
      <w:r w:rsidR="005D069F" w:rsidRPr="00A45500">
        <w:rPr>
          <w:rFonts w:hint="eastAsia"/>
        </w:rPr>
        <w:t>，</w:t>
      </w:r>
      <w:r w:rsidR="00D248A0" w:rsidRPr="00A45500">
        <w:rPr>
          <w:rFonts w:hint="eastAsia"/>
        </w:rPr>
        <w:t>仅需要</w:t>
      </w:r>
      <w:r w:rsidR="00830BA9" w:rsidRPr="00A45500">
        <w:rPr>
          <w:rFonts w:hint="eastAsia"/>
        </w:rPr>
        <w:t>支持</w:t>
      </w:r>
      <w:r w:rsidR="00A07296" w:rsidRPr="00A45500">
        <w:rPr>
          <w:rFonts w:hint="eastAsia"/>
        </w:rPr>
        <w:t>基础指令集模块</w:t>
      </w:r>
      <w:r w:rsidR="00A07296" w:rsidRPr="00A45500">
        <w:rPr>
          <w:rFonts w:hint="eastAsia"/>
        </w:rPr>
        <w:t>R</w:t>
      </w:r>
      <w:r w:rsidR="00A07296" w:rsidRPr="00A45500">
        <w:t>V32I</w:t>
      </w:r>
      <w:r w:rsidR="00A07296" w:rsidRPr="00A45500">
        <w:rPr>
          <w:rFonts w:hint="eastAsia"/>
        </w:rPr>
        <w:t>即可</w:t>
      </w:r>
      <w:r w:rsidR="008157FA" w:rsidRPr="00A45500">
        <w:rPr>
          <w:rFonts w:hint="eastAsia"/>
        </w:rPr>
        <w:t>实现完整的处理器设计</w:t>
      </w:r>
      <w:r w:rsidR="00C57DB8" w:rsidRPr="00A45500">
        <w:rPr>
          <w:rFonts w:hint="eastAsia"/>
        </w:rPr>
        <w:t>。</w:t>
      </w:r>
      <w:r w:rsidR="00B041BA" w:rsidRPr="00A45500">
        <w:rPr>
          <w:rFonts w:hint="eastAsia"/>
        </w:rPr>
        <w:t>R</w:t>
      </w:r>
      <w:r w:rsidR="00B041BA" w:rsidRPr="00A45500">
        <w:t>ISC-V</w:t>
      </w:r>
      <w:r w:rsidR="00B041BA" w:rsidRPr="00A45500">
        <w:rPr>
          <w:rFonts w:hint="eastAsia"/>
        </w:rPr>
        <w:t>在设计之初保留了操作码空间，</w:t>
      </w:r>
      <w:r w:rsidR="00DE4D43" w:rsidRPr="00A45500">
        <w:rPr>
          <w:rFonts w:hint="eastAsia"/>
        </w:rPr>
        <w:t>面向特定领域（如深度学习、</w:t>
      </w:r>
      <w:r w:rsidR="00931DE6" w:rsidRPr="00A45500">
        <w:rPr>
          <w:rFonts w:hint="eastAsia"/>
        </w:rPr>
        <w:t>增强现实、</w:t>
      </w:r>
      <w:r w:rsidR="002E4974" w:rsidRPr="00A45500">
        <w:rPr>
          <w:rFonts w:hint="eastAsia"/>
        </w:rPr>
        <w:t>图计算等</w:t>
      </w:r>
      <w:r w:rsidR="00DE4D43" w:rsidRPr="00A45500">
        <w:rPr>
          <w:rFonts w:hint="eastAsia"/>
        </w:rPr>
        <w:t>）</w:t>
      </w:r>
      <w:r w:rsidR="00F96D7D" w:rsidRPr="00A45500">
        <w:rPr>
          <w:rFonts w:hint="eastAsia"/>
        </w:rPr>
        <w:t>任务，研究人员可以为其添加自定义指令，</w:t>
      </w:r>
      <w:r w:rsidR="00CB47D0" w:rsidRPr="00A45500">
        <w:rPr>
          <w:rFonts w:hint="eastAsia"/>
        </w:rPr>
        <w:t>针对</w:t>
      </w:r>
      <w:r w:rsidR="00902ADF" w:rsidRPr="00A45500">
        <w:rPr>
          <w:rFonts w:hint="eastAsia"/>
        </w:rPr>
        <w:t>领域独特应用</w:t>
      </w:r>
      <w:r w:rsidR="00F21DB4" w:rsidRPr="00A45500">
        <w:rPr>
          <w:rFonts w:hint="eastAsia"/>
        </w:rPr>
        <w:t>的资源、能耗需求</w:t>
      </w:r>
      <w:r w:rsidR="00D45345" w:rsidRPr="00A45500">
        <w:rPr>
          <w:rFonts w:hint="eastAsia"/>
        </w:rPr>
        <w:t>进行精细化的处理器设计</w:t>
      </w:r>
      <w:r w:rsidR="00F00DF4" w:rsidRPr="00A45500">
        <w:rPr>
          <w:rFonts w:hint="eastAsia"/>
        </w:rPr>
        <w:t>。</w:t>
      </w:r>
    </w:p>
    <w:p w14:paraId="6C9166A4" w14:textId="584437A2" w:rsidR="00397178" w:rsidRPr="00A45500" w:rsidRDefault="00397178" w:rsidP="009348E5">
      <w:pPr>
        <w:ind w:firstLineChars="0" w:firstLine="480"/>
        <w:rPr>
          <w:b/>
          <w:bCs/>
        </w:rPr>
      </w:pPr>
      <w:r w:rsidRPr="00A45500">
        <w:rPr>
          <w:rFonts w:hint="eastAsia"/>
          <w:b/>
          <w:bCs/>
        </w:rPr>
        <w:t>（</w:t>
      </w:r>
      <w:r w:rsidRPr="00A45500">
        <w:rPr>
          <w:rFonts w:hint="eastAsia"/>
          <w:b/>
          <w:bCs/>
        </w:rPr>
        <w:t>3</w:t>
      </w:r>
      <w:r w:rsidRPr="00A45500">
        <w:rPr>
          <w:rFonts w:hint="eastAsia"/>
          <w:b/>
          <w:bCs/>
        </w:rPr>
        <w:t>）</w:t>
      </w:r>
      <w:r w:rsidR="00B253A8" w:rsidRPr="00A45500">
        <w:rPr>
          <w:rFonts w:hint="eastAsia"/>
          <w:b/>
          <w:bCs/>
        </w:rPr>
        <w:t>精简性</w:t>
      </w:r>
    </w:p>
    <w:p w14:paraId="47B91435" w14:textId="04B4835B" w:rsidR="005561ED" w:rsidRPr="00A45500" w:rsidRDefault="00C57CE9" w:rsidP="009348E5">
      <w:pPr>
        <w:ind w:firstLineChars="0" w:firstLine="480"/>
      </w:pPr>
      <w:r w:rsidRPr="00A45500">
        <w:rPr>
          <w:rFonts w:hint="eastAsia"/>
        </w:rPr>
        <w:t>由于</w:t>
      </w:r>
      <w:r w:rsidR="00B60190" w:rsidRPr="00A45500">
        <w:rPr>
          <w:rFonts w:hint="eastAsia"/>
        </w:rPr>
        <w:t>2</w:t>
      </w:r>
      <w:r w:rsidR="00B60190" w:rsidRPr="00A45500">
        <w:t>0</w:t>
      </w:r>
      <w:r w:rsidR="00B60190" w:rsidRPr="00A45500">
        <w:rPr>
          <w:rFonts w:hint="eastAsia"/>
        </w:rPr>
        <w:t>世纪</w:t>
      </w:r>
      <w:r w:rsidR="00B60190" w:rsidRPr="00A45500">
        <w:rPr>
          <w:rFonts w:hint="eastAsia"/>
        </w:rPr>
        <w:t>8</w:t>
      </w:r>
      <w:r w:rsidR="00B60190" w:rsidRPr="00A45500">
        <w:t>0</w:t>
      </w:r>
      <w:r w:rsidR="00B60190" w:rsidRPr="00A45500">
        <w:rPr>
          <w:rFonts w:hint="eastAsia"/>
        </w:rPr>
        <w:t>年代的半导体制造工艺问题，</w:t>
      </w:r>
      <w:r w:rsidR="00401806" w:rsidRPr="00A45500">
        <w:rPr>
          <w:rFonts w:hint="eastAsia"/>
        </w:rPr>
        <w:t>处理器时钟频率偏低</w:t>
      </w:r>
      <w:r w:rsidR="007F71FE" w:rsidRPr="00A45500">
        <w:rPr>
          <w:rFonts w:hint="eastAsia"/>
        </w:rPr>
        <w:t>，当时的指令集设计</w:t>
      </w:r>
      <w:r w:rsidR="009F3B28" w:rsidRPr="00A45500">
        <w:rPr>
          <w:rFonts w:hint="eastAsia"/>
        </w:rPr>
        <w:t>目标</w:t>
      </w:r>
      <w:r w:rsidR="0041466C" w:rsidRPr="00A45500">
        <w:rPr>
          <w:rFonts w:hint="eastAsia"/>
        </w:rPr>
        <w:t>是</w:t>
      </w:r>
      <w:r w:rsidR="00F44A13" w:rsidRPr="00A45500">
        <w:rPr>
          <w:rFonts w:hint="eastAsia"/>
        </w:rPr>
        <w:t>尽量在</w:t>
      </w:r>
      <w:r w:rsidR="002D1DE4" w:rsidRPr="00A45500">
        <w:rPr>
          <w:rFonts w:hint="eastAsia"/>
        </w:rPr>
        <w:t>每条指令中实现更多的</w:t>
      </w:r>
      <w:r w:rsidR="0010020A" w:rsidRPr="00A45500">
        <w:rPr>
          <w:rFonts w:hint="eastAsia"/>
        </w:rPr>
        <w:t>功能</w:t>
      </w:r>
      <w:r w:rsidR="0041466C" w:rsidRPr="00A45500">
        <w:rPr>
          <w:rFonts w:hint="eastAsia"/>
        </w:rPr>
        <w:t>，且指令</w:t>
      </w:r>
      <w:r w:rsidR="00174195" w:rsidRPr="00A45500">
        <w:rPr>
          <w:rFonts w:hint="eastAsia"/>
        </w:rPr>
        <w:t>集包含多种不同的指令与格式</w:t>
      </w:r>
      <w:r w:rsidR="0016772C" w:rsidRPr="00A45500">
        <w:rPr>
          <w:rFonts w:hint="eastAsia"/>
        </w:rPr>
        <w:t>。</w:t>
      </w:r>
      <w:r w:rsidR="00373C1C" w:rsidRPr="00A45500">
        <w:rPr>
          <w:rFonts w:hint="eastAsia"/>
        </w:rPr>
        <w:t>如</w:t>
      </w:r>
      <w:r w:rsidR="00296AD7" w:rsidRPr="00A45500">
        <w:t>ARM-32</w:t>
      </w:r>
      <w:r w:rsidR="001E1A82" w:rsidRPr="00A45500">
        <w:rPr>
          <w:rFonts w:hint="eastAsia"/>
        </w:rPr>
        <w:t>指令集中</w:t>
      </w:r>
      <w:r w:rsidR="004C2CA5" w:rsidRPr="00A45500">
        <w:rPr>
          <w:rFonts w:hint="eastAsia"/>
        </w:rPr>
        <w:t>存在</w:t>
      </w:r>
      <w:r w:rsidR="0027153C" w:rsidRPr="00A45500">
        <w:rPr>
          <w:rFonts w:hint="eastAsia"/>
        </w:rPr>
        <w:t>指令</w:t>
      </w:r>
      <w:r w:rsidR="003318E7" w:rsidRPr="00A45500">
        <w:rPr>
          <w:rFonts w:hint="eastAsia"/>
        </w:rPr>
        <w:t>：</w:t>
      </w:r>
    </w:p>
    <w:p w14:paraId="325A7506" w14:textId="22D0F603" w:rsidR="003318E7" w:rsidRPr="00A45500" w:rsidRDefault="003318E7" w:rsidP="009348E5">
      <w:pPr>
        <w:ind w:firstLineChars="0" w:firstLine="480"/>
      </w:pPr>
      <m:oMathPara>
        <m:oMath>
          <m:r>
            <w:rPr>
              <w:rFonts w:ascii="Cambria Math" w:hAnsi="Cambria Math"/>
            </w:rPr>
            <m:t>Ldmiaeq SP!, {R4-R7, PC}</m:t>
          </m:r>
        </m:oMath>
      </m:oMathPara>
    </w:p>
    <w:p w14:paraId="53F0EEEC" w14:textId="5ABEABD8" w:rsidR="00232F20" w:rsidRPr="00A45500" w:rsidRDefault="00D671A4" w:rsidP="009348E5">
      <w:pPr>
        <w:ind w:firstLineChars="0" w:firstLine="480"/>
      </w:pPr>
      <w:r w:rsidRPr="00A45500">
        <w:rPr>
          <w:rFonts w:hint="eastAsia"/>
        </w:rPr>
        <w:t>该指令执行</w:t>
      </w:r>
      <w:r w:rsidRPr="00A45500">
        <w:rPr>
          <w:rFonts w:hint="eastAsia"/>
        </w:rPr>
        <w:t>5</w:t>
      </w:r>
      <w:r w:rsidRPr="00A45500">
        <w:rPr>
          <w:rFonts w:hint="eastAsia"/>
        </w:rPr>
        <w:t>次数据加载并写入</w:t>
      </w:r>
      <w:r w:rsidRPr="00A45500">
        <w:rPr>
          <w:rFonts w:hint="eastAsia"/>
        </w:rPr>
        <w:t>6</w:t>
      </w:r>
      <w:r w:rsidRPr="00A45500">
        <w:rPr>
          <w:rFonts w:hint="eastAsia"/>
        </w:rPr>
        <w:t>个寄存器，但仅当</w:t>
      </w:r>
      <m:oMath>
        <m:r>
          <w:rPr>
            <w:rFonts w:ascii="Cambria Math" w:hAnsi="Cambria Math" w:hint="eastAsia"/>
          </w:rPr>
          <m:t>EQ</m:t>
        </m:r>
      </m:oMath>
      <w:r w:rsidRPr="00A45500">
        <w:rPr>
          <w:rFonts w:hint="eastAsia"/>
        </w:rPr>
        <w:t>条件码置位时才执行。此外，它将结果写入</w:t>
      </w:r>
      <m:oMath>
        <m:r>
          <w:rPr>
            <w:rFonts w:ascii="Cambria Math" w:hAnsi="Cambria Math" w:hint="eastAsia"/>
          </w:rPr>
          <m:t>PC</m:t>
        </m:r>
      </m:oMath>
      <w:r w:rsidR="007174E6" w:rsidRPr="00A45500">
        <w:rPr>
          <w:rFonts w:hint="eastAsia"/>
        </w:rPr>
        <w:t>寄存器</w:t>
      </w:r>
      <w:r w:rsidRPr="00A45500">
        <w:rPr>
          <w:rFonts w:hint="eastAsia"/>
        </w:rPr>
        <w:t>，因此它也执行条件分支。</w:t>
      </w:r>
      <w:r w:rsidR="00513BC4" w:rsidRPr="00A45500">
        <w:rPr>
          <w:rFonts w:hint="eastAsia"/>
        </w:rPr>
        <w:t>长指令及</w:t>
      </w:r>
      <w:r w:rsidR="00E7156B" w:rsidRPr="00A45500">
        <w:rPr>
          <w:rFonts w:hint="eastAsia"/>
        </w:rPr>
        <w:t>复杂指令格式的存在</w:t>
      </w:r>
      <w:r w:rsidR="00A16154" w:rsidRPr="00A45500">
        <w:rPr>
          <w:rFonts w:hint="eastAsia"/>
        </w:rPr>
        <w:t>破坏了指令集架构的精简性</w:t>
      </w:r>
      <w:r w:rsidR="00137E6B" w:rsidRPr="00A45500">
        <w:rPr>
          <w:rFonts w:hint="eastAsia"/>
        </w:rPr>
        <w:t>。</w:t>
      </w:r>
      <w:r w:rsidR="00232F20" w:rsidRPr="00A45500">
        <w:rPr>
          <w:rFonts w:hint="eastAsia"/>
        </w:rPr>
        <w:t>R</w:t>
      </w:r>
      <w:r w:rsidR="00232F20" w:rsidRPr="00A45500">
        <w:t>ISC-V</w:t>
      </w:r>
      <w:r w:rsidR="00E9435C" w:rsidRPr="00A45500">
        <w:rPr>
          <w:rFonts w:hint="eastAsia"/>
        </w:rPr>
        <w:t>指令集架构</w:t>
      </w:r>
      <w:r w:rsidR="00232F20" w:rsidRPr="00A45500">
        <w:rPr>
          <w:rFonts w:hint="eastAsia"/>
        </w:rPr>
        <w:t>避免了</w:t>
      </w:r>
      <w:r w:rsidR="00734E9D" w:rsidRPr="00A45500">
        <w:rPr>
          <w:rFonts w:hint="eastAsia"/>
        </w:rPr>
        <w:t>过于</w:t>
      </w:r>
      <w:r w:rsidR="00EE64CB" w:rsidRPr="00A45500">
        <w:rPr>
          <w:rFonts w:hint="eastAsia"/>
        </w:rPr>
        <w:t>复杂</w:t>
      </w:r>
      <w:r w:rsidR="001374D7" w:rsidRPr="00A45500">
        <w:rPr>
          <w:rFonts w:hint="eastAsia"/>
        </w:rPr>
        <w:t>的</w:t>
      </w:r>
      <w:r w:rsidR="00EE64CB" w:rsidRPr="00A45500">
        <w:rPr>
          <w:rFonts w:hint="eastAsia"/>
        </w:rPr>
        <w:t>指令</w:t>
      </w:r>
      <w:r w:rsidR="00E9435C" w:rsidRPr="00A45500">
        <w:rPr>
          <w:rFonts w:hint="eastAsia"/>
        </w:rPr>
        <w:t>设计</w:t>
      </w:r>
      <w:r w:rsidR="00EE64CB" w:rsidRPr="00A45500">
        <w:rPr>
          <w:rFonts w:hint="eastAsia"/>
        </w:rPr>
        <w:t>，</w:t>
      </w:r>
      <w:r w:rsidR="003E403B" w:rsidRPr="00A45500">
        <w:rPr>
          <w:rFonts w:hint="eastAsia"/>
        </w:rPr>
        <w:t>实现同样的功能设计</w:t>
      </w:r>
      <w:r w:rsidR="00465A43" w:rsidRPr="00A45500">
        <w:rPr>
          <w:rFonts w:hint="eastAsia"/>
        </w:rPr>
        <w:t>需要</w:t>
      </w:r>
      <w:r w:rsidR="00CE1EE3" w:rsidRPr="00A45500">
        <w:rPr>
          <w:rFonts w:hint="eastAsia"/>
        </w:rPr>
        <w:t>更少</w:t>
      </w:r>
      <w:r w:rsidR="00C52452" w:rsidRPr="00A45500">
        <w:rPr>
          <w:rFonts w:hint="eastAsia"/>
        </w:rPr>
        <w:t>、</w:t>
      </w:r>
      <w:r w:rsidR="00CE1EE3" w:rsidRPr="00A45500">
        <w:rPr>
          <w:rFonts w:hint="eastAsia"/>
        </w:rPr>
        <w:t>更</w:t>
      </w:r>
      <w:r w:rsidR="00C52452" w:rsidRPr="00A45500">
        <w:rPr>
          <w:rFonts w:hint="eastAsia"/>
        </w:rPr>
        <w:t>简洁的</w:t>
      </w:r>
      <w:r w:rsidR="00CE1EE3" w:rsidRPr="00A45500">
        <w:rPr>
          <w:rFonts w:hint="eastAsia"/>
        </w:rPr>
        <w:t>指令</w:t>
      </w:r>
      <w:r w:rsidR="003B6BAE" w:rsidRPr="00A45500">
        <w:rPr>
          <w:rFonts w:hint="eastAsia"/>
        </w:rPr>
        <w:t>，能够设计出更小面积的芯片</w:t>
      </w:r>
      <w:r w:rsidR="00E170B9" w:rsidRPr="00A45500">
        <w:rPr>
          <w:rFonts w:hint="eastAsia"/>
        </w:rPr>
        <w:t>。</w:t>
      </w:r>
      <w:r w:rsidR="003E403B" w:rsidRPr="00A45500">
        <w:t xml:space="preserve"> </w:t>
      </w:r>
    </w:p>
    <w:p w14:paraId="26F79CBE" w14:textId="749B406E" w:rsidR="005B476C" w:rsidRPr="00A45500" w:rsidRDefault="005B476C" w:rsidP="00BA7DAE">
      <w:pPr>
        <w:pStyle w:val="22"/>
      </w:pPr>
      <w:bookmarkStart w:id="119" w:name="_Toc99905742"/>
      <w:r w:rsidRPr="00A45500">
        <w:rPr>
          <w:rFonts w:hint="eastAsia"/>
        </w:rPr>
        <w:t>2</w:t>
      </w:r>
      <w:r w:rsidRPr="00A45500">
        <w:t>.1.1</w:t>
      </w:r>
      <w:r w:rsidRPr="00A45500">
        <w:rPr>
          <w:rFonts w:hint="eastAsia"/>
        </w:rPr>
        <w:t xml:space="preserve"> </w:t>
      </w:r>
      <w:r w:rsidR="00E23E1E" w:rsidRPr="00A45500">
        <w:rPr>
          <w:rFonts w:hint="eastAsia"/>
        </w:rPr>
        <w:t>R</w:t>
      </w:r>
      <w:r w:rsidR="00E23E1E" w:rsidRPr="00A45500">
        <w:t>ISC-V</w:t>
      </w:r>
      <w:r w:rsidR="00E23E1E" w:rsidRPr="00A45500">
        <w:rPr>
          <w:rFonts w:hint="eastAsia"/>
        </w:rPr>
        <w:t>基础指令集</w:t>
      </w:r>
      <w:bookmarkEnd w:id="119"/>
    </w:p>
    <w:p w14:paraId="1487D7A1" w14:textId="48EED8F6" w:rsidR="00D74526" w:rsidRPr="00A45500" w:rsidRDefault="00F77247" w:rsidP="00D74526">
      <w:pPr>
        <w:ind w:firstLine="480"/>
      </w:pPr>
      <w:r w:rsidRPr="00A45500">
        <w:rPr>
          <w:rFonts w:hint="eastAsia"/>
        </w:rPr>
        <w:t>RISC-V</w:t>
      </w:r>
      <w:r w:rsidRPr="00A45500">
        <w:rPr>
          <w:rFonts w:hint="eastAsia"/>
        </w:rPr>
        <w:t>的</w:t>
      </w:r>
      <w:r w:rsidR="00036B9B" w:rsidRPr="00A45500">
        <w:rPr>
          <w:rFonts w:hint="eastAsia"/>
        </w:rPr>
        <w:t>核心</w:t>
      </w:r>
      <w:r w:rsidR="00552458" w:rsidRPr="00A45500">
        <w:rPr>
          <w:rFonts w:hint="eastAsia"/>
        </w:rPr>
        <w:t>设计为</w:t>
      </w:r>
      <w:r w:rsidR="00137C38" w:rsidRPr="00A45500">
        <w:rPr>
          <w:rFonts w:hint="eastAsia"/>
        </w:rPr>
        <w:t>基本整数</w:t>
      </w:r>
      <w:r w:rsidR="00131039" w:rsidRPr="00A45500">
        <w:rPr>
          <w:rFonts w:hint="eastAsia"/>
        </w:rPr>
        <w:t>指令集，</w:t>
      </w:r>
      <w:r w:rsidR="000146A3" w:rsidRPr="00A45500">
        <w:rPr>
          <w:rFonts w:hint="eastAsia"/>
        </w:rPr>
        <w:t>所有</w:t>
      </w:r>
      <w:r w:rsidR="00644AA0" w:rsidRPr="00A45500">
        <w:rPr>
          <w:rFonts w:hint="eastAsia"/>
        </w:rPr>
        <w:t>指令集实现及拓展中必须包含基本整数指令集。</w:t>
      </w:r>
      <w:r w:rsidR="009B7270" w:rsidRPr="00A45500">
        <w:rPr>
          <w:rFonts w:hint="eastAsia"/>
        </w:rPr>
        <w:t>R</w:t>
      </w:r>
      <w:r w:rsidR="009B7270" w:rsidRPr="00A45500">
        <w:t>ISC-V</w:t>
      </w:r>
      <w:r w:rsidR="009B7270" w:rsidRPr="00A45500">
        <w:rPr>
          <w:rFonts w:hint="eastAsia"/>
        </w:rPr>
        <w:t>的基本整数指令集与早期的精简指令集（</w:t>
      </w:r>
      <w:r w:rsidR="009B7270" w:rsidRPr="00A45500">
        <w:t>Reduced Instruction Set Computer</w:t>
      </w:r>
      <w:r w:rsidR="00C63BBE" w:rsidRPr="00A45500">
        <w:rPr>
          <w:rFonts w:hint="eastAsia"/>
        </w:rPr>
        <w:t>，</w:t>
      </w:r>
      <w:r w:rsidR="009B7270" w:rsidRPr="00A45500">
        <w:t>RISC</w:t>
      </w:r>
      <w:r w:rsidR="009B7270" w:rsidRPr="00A45500">
        <w:rPr>
          <w:rFonts w:hint="eastAsia"/>
        </w:rPr>
        <w:t>）</w:t>
      </w:r>
      <w:r w:rsidR="007A3D90" w:rsidRPr="00A45500">
        <w:rPr>
          <w:rFonts w:hint="eastAsia"/>
        </w:rPr>
        <w:t>设计</w:t>
      </w:r>
      <w:r w:rsidR="00392B59" w:rsidRPr="00A45500">
        <w:rPr>
          <w:rFonts w:hint="eastAsia"/>
        </w:rPr>
        <w:t>类似</w:t>
      </w:r>
      <w:r w:rsidR="00230C6F" w:rsidRPr="00A45500">
        <w:rPr>
          <w:rFonts w:hint="eastAsia"/>
        </w:rPr>
        <w:t>，但是不包括</w:t>
      </w:r>
      <w:r w:rsidR="006E3020" w:rsidRPr="00A45500">
        <w:rPr>
          <w:rFonts w:hint="eastAsia"/>
        </w:rPr>
        <w:t>分支</w:t>
      </w:r>
      <w:r w:rsidR="0038484E" w:rsidRPr="00A45500">
        <w:rPr>
          <w:rFonts w:hint="eastAsia"/>
        </w:rPr>
        <w:t>延迟间隙</w:t>
      </w:r>
      <w:r w:rsidR="00FF09C8" w:rsidRPr="00A45500">
        <w:rPr>
          <w:rFonts w:hint="eastAsia"/>
        </w:rPr>
        <w:t>和</w:t>
      </w:r>
      <w:r w:rsidR="00A87DC1" w:rsidRPr="00A45500">
        <w:rPr>
          <w:rFonts w:hint="eastAsia"/>
        </w:rPr>
        <w:t>可变指</w:t>
      </w:r>
      <w:r w:rsidR="00A87DC1" w:rsidRPr="00A45500">
        <w:rPr>
          <w:rFonts w:hint="eastAsia"/>
        </w:rPr>
        <w:lastRenderedPageBreak/>
        <w:t>令编码</w:t>
      </w:r>
      <w:r w:rsidR="009945A4" w:rsidRPr="00A45500">
        <w:rPr>
          <w:rFonts w:hint="eastAsia"/>
        </w:rPr>
        <w:t>。</w:t>
      </w:r>
      <w:r w:rsidR="007B2CE7" w:rsidRPr="00A45500">
        <w:rPr>
          <w:rFonts w:hint="eastAsia"/>
        </w:rPr>
        <w:t>基本整数指令集</w:t>
      </w:r>
      <w:r w:rsidR="00D37F5E" w:rsidRPr="00A45500">
        <w:rPr>
          <w:rFonts w:hint="eastAsia"/>
        </w:rPr>
        <w:t>提供了一组</w:t>
      </w:r>
      <w:r w:rsidR="00053A61" w:rsidRPr="00A45500">
        <w:rPr>
          <w:rFonts w:hint="eastAsia"/>
        </w:rPr>
        <w:t>最小指令集合</w:t>
      </w:r>
      <w:r w:rsidR="00BD596F" w:rsidRPr="00A45500">
        <w:rPr>
          <w:rFonts w:hint="eastAsia"/>
        </w:rPr>
        <w:t>，</w:t>
      </w:r>
      <w:r w:rsidR="00B924E1" w:rsidRPr="00A45500">
        <w:rPr>
          <w:rFonts w:hint="eastAsia"/>
        </w:rPr>
        <w:t>为</w:t>
      </w:r>
      <w:r w:rsidR="00A05E3B" w:rsidRPr="00A45500">
        <w:rPr>
          <w:rFonts w:hint="eastAsia"/>
        </w:rPr>
        <w:t>定制</w:t>
      </w:r>
      <w:r w:rsidR="00F623C9" w:rsidRPr="00A45500">
        <w:rPr>
          <w:rFonts w:hint="eastAsia"/>
        </w:rPr>
        <w:t>微</w:t>
      </w:r>
      <w:r w:rsidR="0025132A" w:rsidRPr="00A45500">
        <w:rPr>
          <w:rFonts w:hint="eastAsia"/>
        </w:rPr>
        <w:t>处理器指令集架构</w:t>
      </w:r>
      <w:r w:rsidRPr="00A45500">
        <w:rPr>
          <w:rFonts w:hint="eastAsia"/>
        </w:rPr>
        <w:t>提供必要功能</w:t>
      </w:r>
      <w:r w:rsidR="009E24D1" w:rsidRPr="00A45500">
        <w:rPr>
          <w:rFonts w:hint="eastAsia"/>
        </w:rPr>
        <w:t>。</w:t>
      </w:r>
      <w:r w:rsidR="00EB5C52" w:rsidRPr="00A45500">
        <w:rPr>
          <w:rFonts w:hint="eastAsia"/>
        </w:rPr>
        <w:t>R</w:t>
      </w:r>
      <w:r w:rsidR="00EB5C52" w:rsidRPr="00A45500">
        <w:t>ISC-V</w:t>
      </w:r>
      <w:r w:rsidR="00EB5C52" w:rsidRPr="00A45500">
        <w:rPr>
          <w:rFonts w:hint="eastAsia"/>
        </w:rPr>
        <w:t>的基本整数指令集</w:t>
      </w:r>
      <w:r w:rsidR="00A72C57" w:rsidRPr="00A45500">
        <w:rPr>
          <w:rFonts w:hint="eastAsia"/>
        </w:rPr>
        <w:t>主要区别在于整数寄存器</w:t>
      </w:r>
      <w:r w:rsidR="001B066D" w:rsidRPr="00A45500">
        <w:rPr>
          <w:rFonts w:hint="eastAsia"/>
        </w:rPr>
        <w:t>位宽</w:t>
      </w:r>
      <w:r w:rsidR="00A72C57" w:rsidRPr="00A45500">
        <w:rPr>
          <w:rFonts w:hint="eastAsia"/>
        </w:rPr>
        <w:t>（</w:t>
      </w:r>
      <w:r w:rsidR="00A72C57" w:rsidRPr="00A45500">
        <w:rPr>
          <w:rFonts w:hint="eastAsia"/>
        </w:rPr>
        <w:t>X</w:t>
      </w:r>
      <w:r w:rsidR="00A72C57" w:rsidRPr="00A45500">
        <w:t>LEN</w:t>
      </w:r>
      <w:r w:rsidR="00A72C57" w:rsidRPr="00A45500">
        <w:rPr>
          <w:rFonts w:hint="eastAsia"/>
        </w:rPr>
        <w:t>）</w:t>
      </w:r>
      <w:r w:rsidR="000163A6" w:rsidRPr="00A45500">
        <w:rPr>
          <w:rFonts w:hint="eastAsia"/>
        </w:rPr>
        <w:t>以及整数寄存器的数量</w:t>
      </w:r>
      <w:r w:rsidR="00A32B21" w:rsidRPr="00A45500">
        <w:rPr>
          <w:rFonts w:hint="eastAsia"/>
        </w:rPr>
        <w:t>，</w:t>
      </w:r>
      <w:r w:rsidR="006A5991" w:rsidRPr="00A45500">
        <w:rPr>
          <w:rFonts w:hint="eastAsia"/>
        </w:rPr>
        <w:t>如表</w:t>
      </w:r>
      <w:r w:rsidR="006A5991" w:rsidRPr="00A45500">
        <w:rPr>
          <w:rFonts w:hint="eastAsia"/>
        </w:rPr>
        <w:t>2</w:t>
      </w:r>
      <w:r w:rsidR="006A5991" w:rsidRPr="00A45500">
        <w:t>.2</w:t>
      </w:r>
      <w:r w:rsidR="006A5991" w:rsidRPr="00A45500">
        <w:rPr>
          <w:rFonts w:hint="eastAsia"/>
        </w:rPr>
        <w:t>所示</w:t>
      </w:r>
      <w:r w:rsidR="00E938E2" w:rsidRPr="00A45500">
        <w:rPr>
          <w:rFonts w:hint="eastAsia"/>
        </w:rPr>
        <w:t>，</w:t>
      </w:r>
      <w:r w:rsidRPr="00A45500">
        <w:rPr>
          <w:rFonts w:hint="eastAsia"/>
        </w:rPr>
        <w:t>最新的</w:t>
      </w:r>
      <w:r w:rsidRPr="00A45500">
        <w:rPr>
          <w:rFonts w:hint="eastAsia"/>
        </w:rPr>
        <w:t>RISC-</w:t>
      </w:r>
      <w:r w:rsidR="00D07298" w:rsidRPr="00A45500">
        <w:rPr>
          <w:rFonts w:hint="eastAsia"/>
        </w:rPr>
        <w:t>V</w:t>
      </w:r>
      <w:r w:rsidRPr="00A45500">
        <w:rPr>
          <w:rFonts w:hint="eastAsia"/>
        </w:rPr>
        <w:t>规范</w:t>
      </w:r>
      <w:r w:rsidR="00361114" w:rsidRPr="00A45500">
        <w:rPr>
          <w:rFonts w:hint="eastAsia"/>
        </w:rPr>
        <w:t>包含</w:t>
      </w:r>
      <w:r w:rsidR="00BD6D90" w:rsidRPr="00A45500">
        <w:rPr>
          <w:rFonts w:hint="eastAsia"/>
        </w:rPr>
        <w:t>了</w:t>
      </w:r>
      <w:r w:rsidRPr="00A45500">
        <w:rPr>
          <w:rFonts w:hint="eastAsia"/>
        </w:rPr>
        <w:t>5</w:t>
      </w:r>
      <w:r w:rsidRPr="00A45500">
        <w:rPr>
          <w:rFonts w:hint="eastAsia"/>
        </w:rPr>
        <w:t>种基础指令集</w:t>
      </w:r>
      <w:r w:rsidR="00BD6D90" w:rsidRPr="00A45500">
        <w:rPr>
          <w:rFonts w:hint="eastAsia"/>
        </w:rPr>
        <w:t>：</w:t>
      </w:r>
    </w:p>
    <w:p w14:paraId="1149D57B" w14:textId="1E0771E7" w:rsidR="003B0B8D" w:rsidRPr="00A45500" w:rsidRDefault="00F52903" w:rsidP="00E938E2">
      <w:pPr>
        <w:pStyle w:val="af8"/>
        <w:rPr>
          <w:color w:val="auto"/>
        </w:rPr>
      </w:pPr>
      <w:r w:rsidRPr="00A45500">
        <w:rPr>
          <w:rFonts w:hint="eastAsia"/>
          <w:color w:val="auto"/>
        </w:rPr>
        <w:t>表</w:t>
      </w:r>
      <w:r w:rsidRPr="00A45500">
        <w:rPr>
          <w:rFonts w:hint="eastAsia"/>
          <w:color w:val="auto"/>
        </w:rPr>
        <w:t>2</w:t>
      </w:r>
      <w:r w:rsidRPr="00A45500">
        <w:rPr>
          <w:color w:val="auto"/>
        </w:rPr>
        <w:t>.</w:t>
      </w:r>
      <w:r w:rsidR="00D7449F" w:rsidRPr="00A45500">
        <w:rPr>
          <w:color w:val="auto"/>
        </w:rPr>
        <w:t>2</w:t>
      </w:r>
      <w:r w:rsidRPr="00A45500">
        <w:rPr>
          <w:color w:val="auto"/>
        </w:rPr>
        <w:t xml:space="preserve"> </w:t>
      </w:r>
      <w:r w:rsidRPr="00A45500">
        <w:rPr>
          <w:rFonts w:hint="eastAsia"/>
          <w:color w:val="auto"/>
        </w:rPr>
        <w:t>R</w:t>
      </w:r>
      <w:r w:rsidRPr="00A45500">
        <w:rPr>
          <w:color w:val="auto"/>
        </w:rPr>
        <w:t>ISC-V</w:t>
      </w:r>
      <w:r w:rsidRPr="00A45500">
        <w:rPr>
          <w:color w:val="auto"/>
        </w:rPr>
        <w:t>基础指令集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A45500" w:rsidRDefault="00427FF0" w:rsidP="00E938E2">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A45500" w:rsidRDefault="00427FF0" w:rsidP="00E938E2">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A45500" w:rsidRDefault="00427FF0" w:rsidP="00E938E2">
            <w:pPr>
              <w:pStyle w:val="afff"/>
            </w:pPr>
            <w:r w:rsidRPr="00A45500">
              <w:t>版本</w:t>
            </w:r>
          </w:p>
        </w:tc>
        <w:tc>
          <w:tcPr>
            <w:tcW w:w="991" w:type="pct"/>
            <w:tcBorders>
              <w:top w:val="single" w:sz="18" w:space="0" w:color="auto"/>
              <w:left w:val="single" w:sz="8" w:space="0" w:color="auto"/>
              <w:bottom w:val="single" w:sz="8" w:space="0" w:color="auto"/>
            </w:tcBorders>
          </w:tcPr>
          <w:p w14:paraId="4700DC36" w14:textId="33E936F5" w:rsidR="00427FF0" w:rsidRPr="00A45500" w:rsidRDefault="00427FF0" w:rsidP="00E938E2">
            <w:pPr>
              <w:pStyle w:val="afff"/>
            </w:pPr>
            <w:r w:rsidRPr="00A45500">
              <w:t>状态</w:t>
            </w:r>
          </w:p>
        </w:tc>
      </w:tr>
      <w:tr w:rsidR="00A45500" w:rsidRPr="00A45500" w14:paraId="67AB293D" w14:textId="77777777" w:rsidTr="009970D6">
        <w:tc>
          <w:tcPr>
            <w:tcW w:w="1188" w:type="pct"/>
            <w:tcBorders>
              <w:top w:val="single" w:sz="8" w:space="0" w:color="auto"/>
              <w:right w:val="single" w:sz="8" w:space="0" w:color="auto"/>
            </w:tcBorders>
          </w:tcPr>
          <w:p w14:paraId="10FAE150" w14:textId="4E4368AA" w:rsidR="00427FF0" w:rsidRPr="00A45500" w:rsidRDefault="00427FF0" w:rsidP="00E938E2">
            <w:pPr>
              <w:pStyle w:val="afff"/>
            </w:pPr>
            <w:r w:rsidRPr="00A45500">
              <w:rPr>
                <w:rFonts w:hint="eastAsia"/>
              </w:rPr>
              <w:t>R</w:t>
            </w:r>
            <w:r w:rsidRPr="00A45500">
              <w:t>VWMO</w:t>
            </w:r>
          </w:p>
        </w:tc>
        <w:tc>
          <w:tcPr>
            <w:tcW w:w="2224" w:type="pct"/>
            <w:tcBorders>
              <w:top w:val="single" w:sz="8" w:space="0" w:color="auto"/>
              <w:left w:val="single" w:sz="8" w:space="0" w:color="auto"/>
              <w:right w:val="single" w:sz="8" w:space="0" w:color="auto"/>
            </w:tcBorders>
          </w:tcPr>
          <w:p w14:paraId="5298A21B" w14:textId="09DB7A24" w:rsidR="00427FF0" w:rsidRPr="00A45500" w:rsidRDefault="005920FA" w:rsidP="00E938E2">
            <w:pPr>
              <w:pStyle w:val="afff"/>
            </w:pPr>
            <w:r w:rsidRPr="00A45500">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A45500" w:rsidRDefault="00427FF0" w:rsidP="00E938E2">
            <w:pPr>
              <w:pStyle w:val="afff"/>
            </w:pPr>
            <w:r w:rsidRPr="00A45500">
              <w:rPr>
                <w:rFonts w:hint="eastAsia"/>
              </w:rPr>
              <w:t>2</w:t>
            </w:r>
            <w:r w:rsidRPr="00A45500">
              <w:t>.0</w:t>
            </w:r>
          </w:p>
        </w:tc>
        <w:tc>
          <w:tcPr>
            <w:tcW w:w="991" w:type="pct"/>
            <w:tcBorders>
              <w:top w:val="single" w:sz="8" w:space="0" w:color="auto"/>
              <w:left w:val="single" w:sz="8" w:space="0" w:color="auto"/>
            </w:tcBorders>
          </w:tcPr>
          <w:p w14:paraId="096AF7A5" w14:textId="76D93584" w:rsidR="00427FF0" w:rsidRPr="00A45500" w:rsidRDefault="00427FF0" w:rsidP="00E938E2">
            <w:pPr>
              <w:pStyle w:val="afff"/>
            </w:pPr>
            <w:r w:rsidRPr="00A45500">
              <w:t>正式批准</w:t>
            </w:r>
          </w:p>
        </w:tc>
      </w:tr>
      <w:tr w:rsidR="00A45500" w:rsidRPr="00A45500" w14:paraId="341C9C1D" w14:textId="77777777" w:rsidTr="009970D6">
        <w:tc>
          <w:tcPr>
            <w:tcW w:w="1188" w:type="pct"/>
            <w:tcBorders>
              <w:right w:val="single" w:sz="8" w:space="0" w:color="auto"/>
            </w:tcBorders>
          </w:tcPr>
          <w:p w14:paraId="2C5A011F" w14:textId="3062DBCA" w:rsidR="00427FF0" w:rsidRPr="00A45500" w:rsidRDefault="00427FF0" w:rsidP="00E938E2">
            <w:pPr>
              <w:pStyle w:val="afff"/>
            </w:pPr>
            <w:r w:rsidRPr="00A45500">
              <w:rPr>
                <w:rFonts w:hint="eastAsia"/>
              </w:rPr>
              <w:t>R</w:t>
            </w:r>
            <w:r w:rsidRPr="00A45500">
              <w:t>V32I</w:t>
            </w:r>
          </w:p>
        </w:tc>
        <w:tc>
          <w:tcPr>
            <w:tcW w:w="2224" w:type="pct"/>
            <w:tcBorders>
              <w:left w:val="single" w:sz="8" w:space="0" w:color="auto"/>
              <w:right w:val="single" w:sz="8" w:space="0" w:color="auto"/>
            </w:tcBorders>
          </w:tcPr>
          <w:p w14:paraId="59A9B59F" w14:textId="785511C5" w:rsidR="00427FF0" w:rsidRPr="00A45500" w:rsidRDefault="00B9269B" w:rsidP="00E938E2">
            <w:pPr>
              <w:pStyle w:val="afff"/>
            </w:pPr>
            <w:r w:rsidRPr="00A45500">
              <w:rPr>
                <w:rFonts w:hint="eastAsia"/>
              </w:rPr>
              <w:t>3</w:t>
            </w:r>
            <w:r w:rsidRPr="00A45500">
              <w:t>2</w:t>
            </w:r>
            <w:r w:rsidRPr="00A45500">
              <w:t>位</w:t>
            </w:r>
            <w:r w:rsidRPr="00A45500">
              <w:rPr>
                <w:rFonts w:hint="eastAsia"/>
              </w:rPr>
              <w:t>基本整数指令集</w:t>
            </w:r>
          </w:p>
        </w:tc>
        <w:tc>
          <w:tcPr>
            <w:tcW w:w="597" w:type="pct"/>
            <w:tcBorders>
              <w:left w:val="single" w:sz="8" w:space="0" w:color="auto"/>
              <w:right w:val="single" w:sz="8" w:space="0" w:color="auto"/>
            </w:tcBorders>
          </w:tcPr>
          <w:p w14:paraId="13E9D4B0" w14:textId="448FBF46"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0C910FED" w14:textId="3DB1BD32" w:rsidR="00427FF0" w:rsidRPr="00A45500" w:rsidRDefault="00427FF0" w:rsidP="00E938E2">
            <w:pPr>
              <w:pStyle w:val="afff"/>
            </w:pPr>
            <w:r w:rsidRPr="00A45500">
              <w:t>正式批准</w:t>
            </w:r>
          </w:p>
        </w:tc>
      </w:tr>
      <w:tr w:rsidR="00A45500" w:rsidRPr="00A45500" w14:paraId="18FA577F" w14:textId="77777777" w:rsidTr="009970D6">
        <w:tc>
          <w:tcPr>
            <w:tcW w:w="1188" w:type="pct"/>
            <w:tcBorders>
              <w:right w:val="single" w:sz="8" w:space="0" w:color="auto"/>
            </w:tcBorders>
          </w:tcPr>
          <w:p w14:paraId="489DD409" w14:textId="76A769C8" w:rsidR="00427FF0" w:rsidRPr="00A45500" w:rsidRDefault="00427FF0" w:rsidP="00E938E2">
            <w:pPr>
              <w:pStyle w:val="afff"/>
            </w:pPr>
            <w:r w:rsidRPr="00A45500">
              <w:rPr>
                <w:rFonts w:hint="eastAsia"/>
              </w:rPr>
              <w:t>R</w:t>
            </w:r>
            <w:r w:rsidRPr="00A45500">
              <w:t>V64I</w:t>
            </w:r>
          </w:p>
        </w:tc>
        <w:tc>
          <w:tcPr>
            <w:tcW w:w="2224" w:type="pct"/>
            <w:tcBorders>
              <w:left w:val="single" w:sz="8" w:space="0" w:color="auto"/>
              <w:right w:val="single" w:sz="8" w:space="0" w:color="auto"/>
            </w:tcBorders>
          </w:tcPr>
          <w:p w14:paraId="280A18D5" w14:textId="72E234D1" w:rsidR="00427FF0" w:rsidRPr="00A45500" w:rsidRDefault="00AC2C1E" w:rsidP="00E938E2">
            <w:pPr>
              <w:pStyle w:val="afff"/>
            </w:pPr>
            <w:r w:rsidRPr="00A45500">
              <w:rPr>
                <w:rFonts w:hint="eastAsia"/>
              </w:rPr>
              <w:t>6</w:t>
            </w:r>
            <w:r w:rsidRPr="00A45500">
              <w:t>4</w:t>
            </w:r>
            <w:r w:rsidRPr="00A45500">
              <w:t>位</w:t>
            </w:r>
            <w:r w:rsidRPr="00A45500">
              <w:rPr>
                <w:rFonts w:hint="eastAsia"/>
              </w:rPr>
              <w:t>基本整数指令集</w:t>
            </w:r>
          </w:p>
        </w:tc>
        <w:tc>
          <w:tcPr>
            <w:tcW w:w="597" w:type="pct"/>
            <w:tcBorders>
              <w:left w:val="single" w:sz="8" w:space="0" w:color="auto"/>
              <w:right w:val="single" w:sz="8" w:space="0" w:color="auto"/>
            </w:tcBorders>
          </w:tcPr>
          <w:p w14:paraId="69DC2C64" w14:textId="5EA982C1"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3E9FF156" w14:textId="35B2EF49" w:rsidR="00427FF0" w:rsidRPr="00A45500" w:rsidRDefault="00381EEF" w:rsidP="00E938E2">
            <w:pPr>
              <w:pStyle w:val="afff"/>
            </w:pPr>
            <w:r w:rsidRPr="00A45500">
              <w:t>正式批准</w:t>
            </w:r>
          </w:p>
        </w:tc>
      </w:tr>
      <w:tr w:rsidR="00A45500" w:rsidRPr="00A45500" w14:paraId="200FD3E5" w14:textId="77777777" w:rsidTr="009970D6">
        <w:tc>
          <w:tcPr>
            <w:tcW w:w="1188" w:type="pct"/>
            <w:tcBorders>
              <w:right w:val="single" w:sz="8" w:space="0" w:color="auto"/>
            </w:tcBorders>
          </w:tcPr>
          <w:p w14:paraId="56FB6226" w14:textId="3F55764F" w:rsidR="00427FF0" w:rsidRPr="00A45500" w:rsidRDefault="00427FF0" w:rsidP="00E938E2">
            <w:pPr>
              <w:pStyle w:val="afff"/>
            </w:pPr>
            <w:r w:rsidRPr="00A45500">
              <w:rPr>
                <w:rFonts w:hint="eastAsia"/>
              </w:rPr>
              <w:t>R</w:t>
            </w:r>
            <w:r w:rsidRPr="00A45500">
              <w:t>V32E</w:t>
            </w:r>
          </w:p>
        </w:tc>
        <w:tc>
          <w:tcPr>
            <w:tcW w:w="2224" w:type="pct"/>
            <w:tcBorders>
              <w:left w:val="single" w:sz="8" w:space="0" w:color="auto"/>
              <w:right w:val="single" w:sz="8" w:space="0" w:color="auto"/>
            </w:tcBorders>
          </w:tcPr>
          <w:p w14:paraId="6602FB26" w14:textId="2E9193F5" w:rsidR="00427FF0" w:rsidRPr="00A45500" w:rsidRDefault="0083471A" w:rsidP="00E938E2">
            <w:pPr>
              <w:pStyle w:val="afff"/>
            </w:pPr>
            <w:r w:rsidRPr="00A45500">
              <w:rPr>
                <w:rFonts w:hint="eastAsia"/>
              </w:rPr>
              <w:t>3</w:t>
            </w:r>
            <w:r w:rsidRPr="00A45500">
              <w:t>2</w:t>
            </w:r>
            <w:r w:rsidRPr="00A45500">
              <w:t>位</w:t>
            </w:r>
            <w:r w:rsidRPr="00A45500">
              <w:rPr>
                <w:rFonts w:hint="eastAsia"/>
              </w:rPr>
              <w:t>嵌入式整数指令集</w:t>
            </w:r>
          </w:p>
        </w:tc>
        <w:tc>
          <w:tcPr>
            <w:tcW w:w="597" w:type="pct"/>
            <w:tcBorders>
              <w:left w:val="single" w:sz="8" w:space="0" w:color="auto"/>
              <w:right w:val="single" w:sz="8" w:space="0" w:color="auto"/>
            </w:tcBorders>
          </w:tcPr>
          <w:p w14:paraId="04F142CB" w14:textId="26675A61" w:rsidR="00427FF0" w:rsidRPr="00A45500" w:rsidRDefault="00427FF0" w:rsidP="00E938E2">
            <w:pPr>
              <w:pStyle w:val="afff"/>
            </w:pPr>
            <w:r w:rsidRPr="00A45500">
              <w:rPr>
                <w:rFonts w:hint="eastAsia"/>
              </w:rPr>
              <w:t>1</w:t>
            </w:r>
            <w:r w:rsidRPr="00A45500">
              <w:t>.9</w:t>
            </w:r>
          </w:p>
        </w:tc>
        <w:tc>
          <w:tcPr>
            <w:tcW w:w="991" w:type="pct"/>
            <w:tcBorders>
              <w:left w:val="single" w:sz="8" w:space="0" w:color="auto"/>
            </w:tcBorders>
          </w:tcPr>
          <w:p w14:paraId="369C2A4E" w14:textId="6F5C4F21" w:rsidR="00427FF0" w:rsidRPr="00A45500" w:rsidRDefault="00381EEF" w:rsidP="00E938E2">
            <w:pPr>
              <w:pStyle w:val="afff"/>
            </w:pPr>
            <w:r w:rsidRPr="00A45500">
              <w:t>草案</w:t>
            </w:r>
          </w:p>
        </w:tc>
      </w:tr>
      <w:tr w:rsidR="00A45500" w:rsidRPr="00A45500" w14:paraId="2736C172" w14:textId="77777777" w:rsidTr="009970D6">
        <w:tc>
          <w:tcPr>
            <w:tcW w:w="1188" w:type="pct"/>
            <w:tcBorders>
              <w:bottom w:val="single" w:sz="18" w:space="0" w:color="auto"/>
              <w:right w:val="single" w:sz="8" w:space="0" w:color="auto"/>
            </w:tcBorders>
          </w:tcPr>
          <w:p w14:paraId="1A40BEB4" w14:textId="00EBE0DB" w:rsidR="00427FF0" w:rsidRPr="00A45500" w:rsidRDefault="00427FF0" w:rsidP="00E938E2">
            <w:pPr>
              <w:pStyle w:val="afff"/>
            </w:pPr>
            <w:r w:rsidRPr="00A45500">
              <w:rPr>
                <w:rFonts w:hint="eastAsia"/>
              </w:rPr>
              <w:t>R</w:t>
            </w:r>
            <w:r w:rsidRPr="00A45500">
              <w:t>V128I</w:t>
            </w:r>
          </w:p>
        </w:tc>
        <w:tc>
          <w:tcPr>
            <w:tcW w:w="2224" w:type="pct"/>
            <w:tcBorders>
              <w:left w:val="single" w:sz="8" w:space="0" w:color="auto"/>
              <w:bottom w:val="single" w:sz="18" w:space="0" w:color="auto"/>
              <w:right w:val="single" w:sz="8" w:space="0" w:color="auto"/>
            </w:tcBorders>
          </w:tcPr>
          <w:p w14:paraId="4790BF68" w14:textId="020E9FDD" w:rsidR="00427FF0" w:rsidRPr="00A45500" w:rsidRDefault="001A654D" w:rsidP="00E938E2">
            <w:pPr>
              <w:pStyle w:val="afff"/>
            </w:pPr>
            <w:r w:rsidRPr="00A45500">
              <w:rPr>
                <w:rFonts w:hint="eastAsia"/>
              </w:rPr>
              <w:t>1</w:t>
            </w:r>
            <w:r w:rsidRPr="00A45500">
              <w:t>28</w:t>
            </w:r>
            <w:r w:rsidRPr="00A45500">
              <w:t>位</w:t>
            </w:r>
            <w:r w:rsidRPr="00A45500">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A45500" w:rsidRDefault="00427FF0" w:rsidP="00E938E2">
            <w:pPr>
              <w:pStyle w:val="afff"/>
            </w:pPr>
            <w:r w:rsidRPr="00A45500">
              <w:rPr>
                <w:rFonts w:hint="eastAsia"/>
              </w:rPr>
              <w:t>1</w:t>
            </w:r>
            <w:r w:rsidRPr="00A45500">
              <w:t>.7</w:t>
            </w:r>
          </w:p>
        </w:tc>
        <w:tc>
          <w:tcPr>
            <w:tcW w:w="991" w:type="pct"/>
            <w:tcBorders>
              <w:left w:val="single" w:sz="8" w:space="0" w:color="auto"/>
              <w:bottom w:val="single" w:sz="18" w:space="0" w:color="auto"/>
            </w:tcBorders>
          </w:tcPr>
          <w:p w14:paraId="06CAA55E" w14:textId="12D75F82" w:rsidR="00427FF0" w:rsidRPr="00A45500" w:rsidRDefault="0054112B" w:rsidP="00E938E2">
            <w:pPr>
              <w:pStyle w:val="afff"/>
            </w:pPr>
            <w:r w:rsidRPr="00A45500">
              <w:rPr>
                <w:rFonts w:hint="eastAsia"/>
              </w:rPr>
              <w:t>草案</w:t>
            </w:r>
          </w:p>
        </w:tc>
      </w:tr>
    </w:tbl>
    <w:p w14:paraId="40563A8C" w14:textId="383A0285" w:rsidR="008B4076" w:rsidRPr="00A45500" w:rsidRDefault="00F77247" w:rsidP="00D74526">
      <w:pPr>
        <w:ind w:firstLine="482"/>
      </w:pPr>
      <w:r w:rsidRPr="00A45500">
        <w:rPr>
          <w:rFonts w:hint="eastAsia"/>
          <w:b/>
          <w:bCs/>
        </w:rPr>
        <w:t>RV32I</w:t>
      </w:r>
      <w:r w:rsidR="008B0F7E" w:rsidRPr="00A45500">
        <w:rPr>
          <w:rFonts w:hint="eastAsia"/>
        </w:rPr>
        <w:t>和</w:t>
      </w:r>
      <w:r w:rsidRPr="00A45500">
        <w:rPr>
          <w:rFonts w:hint="eastAsia"/>
          <w:b/>
          <w:bCs/>
        </w:rPr>
        <w:t>RV64I</w:t>
      </w:r>
      <w:r w:rsidR="008B4076" w:rsidRPr="00A45500">
        <w:rPr>
          <w:rFonts w:hint="eastAsia"/>
        </w:rPr>
        <w:t>：</w:t>
      </w:r>
      <w:r w:rsidR="00EC2291" w:rsidRPr="00A45500">
        <w:rPr>
          <w:rFonts w:hint="eastAsia"/>
        </w:rPr>
        <w:t>2</w:t>
      </w:r>
      <w:r w:rsidR="00EC2291" w:rsidRPr="00A45500">
        <w:rPr>
          <w:rFonts w:hint="eastAsia"/>
        </w:rPr>
        <w:t>种</w:t>
      </w:r>
      <w:r w:rsidR="00100E94" w:rsidRPr="00A45500">
        <w:rPr>
          <w:rFonts w:hint="eastAsia"/>
        </w:rPr>
        <w:t>主要的整数</w:t>
      </w:r>
      <w:r w:rsidR="00234819" w:rsidRPr="00A45500">
        <w:rPr>
          <w:rFonts w:hint="eastAsia"/>
        </w:rPr>
        <w:t>指令集，分别提供</w:t>
      </w:r>
      <w:r w:rsidR="00F9486D" w:rsidRPr="00A45500">
        <w:rPr>
          <w:rFonts w:hint="eastAsia"/>
        </w:rPr>
        <w:t>3</w:t>
      </w:r>
      <w:r w:rsidR="00F9486D" w:rsidRPr="00A45500">
        <w:t>2</w:t>
      </w:r>
      <w:r w:rsidR="00F9486D" w:rsidRPr="00A45500">
        <w:rPr>
          <w:rFonts w:hint="eastAsia"/>
        </w:rPr>
        <w:t>位和</w:t>
      </w:r>
      <w:r w:rsidR="00F9486D" w:rsidRPr="00A45500">
        <w:rPr>
          <w:rFonts w:hint="eastAsia"/>
        </w:rPr>
        <w:t>6</w:t>
      </w:r>
      <w:r w:rsidR="00F9486D" w:rsidRPr="00A45500">
        <w:t>4</w:t>
      </w:r>
      <w:r w:rsidR="00F9486D" w:rsidRPr="00A45500">
        <w:rPr>
          <w:rFonts w:hint="eastAsia"/>
        </w:rPr>
        <w:t>位地址空间</w:t>
      </w:r>
      <w:r w:rsidR="00831511" w:rsidRPr="00A45500">
        <w:rPr>
          <w:rFonts w:hint="eastAsia"/>
        </w:rPr>
        <w:t>。</w:t>
      </w:r>
    </w:p>
    <w:p w14:paraId="3652E759" w14:textId="74E6DDDB" w:rsidR="00F77247" w:rsidRPr="00A45500" w:rsidRDefault="00F77247" w:rsidP="00D74526">
      <w:pPr>
        <w:ind w:firstLine="482"/>
      </w:pPr>
      <w:r w:rsidRPr="00A45500">
        <w:rPr>
          <w:rFonts w:hint="eastAsia"/>
          <w:b/>
          <w:bCs/>
        </w:rPr>
        <w:t>RV32E</w:t>
      </w:r>
      <w:r w:rsidR="008B4076" w:rsidRPr="00A45500">
        <w:rPr>
          <w:rFonts w:hint="eastAsia"/>
        </w:rPr>
        <w:t>：</w:t>
      </w:r>
      <w:r w:rsidR="00A709BD" w:rsidRPr="00A45500">
        <w:rPr>
          <w:rFonts w:hint="eastAsia"/>
        </w:rPr>
        <w:t>R</w:t>
      </w:r>
      <w:r w:rsidR="00A709BD" w:rsidRPr="00A45500">
        <w:t>V32I</w:t>
      </w:r>
      <w:r w:rsidR="00A709BD" w:rsidRPr="00A45500">
        <w:rPr>
          <w:rFonts w:hint="eastAsia"/>
        </w:rPr>
        <w:t>的子集变体</w:t>
      </w:r>
      <w:r w:rsidR="00D55830" w:rsidRPr="00A45500">
        <w:rPr>
          <w:rFonts w:hint="eastAsia"/>
        </w:rPr>
        <w:t>，用来支持</w:t>
      </w:r>
      <w:r w:rsidR="00831511" w:rsidRPr="00A45500">
        <w:rPr>
          <w:rFonts w:hint="eastAsia"/>
        </w:rPr>
        <w:t>嵌入式微处理器。</w:t>
      </w:r>
      <w:r w:rsidR="008B4076" w:rsidRPr="00A45500">
        <w:t xml:space="preserve"> </w:t>
      </w:r>
    </w:p>
    <w:p w14:paraId="055B23C7" w14:textId="58921F1F" w:rsidR="0093485A" w:rsidRPr="00A45500" w:rsidRDefault="00F77247" w:rsidP="00087BA0">
      <w:pPr>
        <w:ind w:firstLine="482"/>
      </w:pPr>
      <w:r w:rsidRPr="00A45500">
        <w:rPr>
          <w:rFonts w:hint="eastAsia"/>
          <w:b/>
          <w:bCs/>
        </w:rPr>
        <w:t>RV128I</w:t>
      </w:r>
      <w:r w:rsidR="00007437" w:rsidRPr="00A45500">
        <w:rPr>
          <w:rFonts w:hint="eastAsia"/>
        </w:rPr>
        <w:t>：</w:t>
      </w:r>
      <w:r w:rsidR="00CE1D39" w:rsidRPr="00A45500">
        <w:rPr>
          <w:rFonts w:hint="eastAsia"/>
        </w:rPr>
        <w:t>支持</w:t>
      </w:r>
      <w:r w:rsidR="00CE1D39" w:rsidRPr="00A45500">
        <w:rPr>
          <w:rFonts w:hint="eastAsia"/>
        </w:rPr>
        <w:t>1</w:t>
      </w:r>
      <w:r w:rsidR="00CE1D39" w:rsidRPr="00A45500">
        <w:t>28</w:t>
      </w:r>
      <w:r w:rsidR="00CE1D39" w:rsidRPr="00A45500">
        <w:rPr>
          <w:rFonts w:hint="eastAsia"/>
        </w:rPr>
        <w:t>位地址空间，</w:t>
      </w:r>
      <w:r w:rsidR="00E622A1" w:rsidRPr="00A45500">
        <w:rPr>
          <w:rFonts w:hint="eastAsia"/>
        </w:rPr>
        <w:t>为</w:t>
      </w:r>
      <w:r w:rsidR="00CE1D39" w:rsidRPr="00A45500">
        <w:rPr>
          <w:rFonts w:hint="eastAsia"/>
        </w:rPr>
        <w:t>未来的</w:t>
      </w:r>
      <w:r w:rsidR="00CE1D39" w:rsidRPr="00A45500">
        <w:rPr>
          <w:rFonts w:hint="eastAsia"/>
        </w:rPr>
        <w:t>1</w:t>
      </w:r>
      <w:r w:rsidR="00CE1D39" w:rsidRPr="00A45500">
        <w:t>28</w:t>
      </w:r>
      <w:r w:rsidR="00CE1D39" w:rsidRPr="00A45500">
        <w:rPr>
          <w:rFonts w:hint="eastAsia"/>
        </w:rPr>
        <w:t>位处理器</w:t>
      </w:r>
      <w:r w:rsidR="008A2D42" w:rsidRPr="00A45500">
        <w:rPr>
          <w:rFonts w:hint="eastAsia"/>
        </w:rPr>
        <w:t>设计</w:t>
      </w:r>
      <w:r w:rsidR="003475AF" w:rsidRPr="00A45500">
        <w:rPr>
          <w:rFonts w:hint="eastAsia"/>
        </w:rPr>
        <w:t>保留空间</w:t>
      </w:r>
      <w:r w:rsidR="008A2D42" w:rsidRPr="00A45500">
        <w:rPr>
          <w:rFonts w:hint="eastAsia"/>
        </w:rPr>
        <w:t>。</w:t>
      </w:r>
    </w:p>
    <w:p w14:paraId="5E333A33" w14:textId="18E3D3F7" w:rsidR="00EC2291" w:rsidRPr="00A45500" w:rsidRDefault="00F77247" w:rsidP="00087BA0">
      <w:pPr>
        <w:ind w:firstLine="482"/>
      </w:pPr>
      <w:r w:rsidRPr="00A45500">
        <w:rPr>
          <w:rFonts w:hint="eastAsia"/>
          <w:b/>
          <w:bCs/>
        </w:rPr>
        <w:t>RVWMO</w:t>
      </w:r>
      <w:r w:rsidR="00EE1C7B" w:rsidRPr="00A45500">
        <w:rPr>
          <w:rFonts w:hint="eastAsia"/>
        </w:rPr>
        <w:t>：</w:t>
      </w:r>
      <w:r w:rsidRPr="00A45500">
        <w:rPr>
          <w:rFonts w:hint="eastAsia"/>
        </w:rPr>
        <w:t>描述了</w:t>
      </w:r>
      <w:r w:rsidRPr="00A45500">
        <w:rPr>
          <w:rFonts w:hint="eastAsia"/>
        </w:rPr>
        <w:t>RISC-V</w:t>
      </w:r>
      <w:r w:rsidR="0093485A" w:rsidRPr="00A45500">
        <w:rPr>
          <w:rFonts w:hint="eastAsia"/>
        </w:rPr>
        <w:t>指令架构</w:t>
      </w:r>
      <w:r w:rsidRPr="00A45500">
        <w:rPr>
          <w:rFonts w:hint="eastAsia"/>
        </w:rPr>
        <w:t>所使用的内存一致性模型</w:t>
      </w:r>
      <w:r w:rsidR="00AB19B3" w:rsidRPr="00A45500">
        <w:rPr>
          <w:rFonts w:hint="eastAsia"/>
        </w:rPr>
        <w:t>。</w:t>
      </w:r>
    </w:p>
    <w:p w14:paraId="11992BDB" w14:textId="590CB821" w:rsidR="000C61EE" w:rsidRPr="00A45500" w:rsidRDefault="00297648" w:rsidP="005C4C9A">
      <w:pPr>
        <w:ind w:firstLine="480"/>
      </w:pPr>
      <w:r w:rsidRPr="00A45500">
        <w:rPr>
          <w:rFonts w:hint="eastAsia"/>
          <w:noProof/>
          <w:lang w:val="zh-CN"/>
        </w:rPr>
        <mc:AlternateContent>
          <mc:Choice Requires="wpg">
            <w:drawing>
              <wp:anchor distT="0" distB="0" distL="114300" distR="114300" simplePos="0" relativeHeight="251665408" behindDoc="0" locked="0" layoutInCell="1" allowOverlap="1" wp14:anchorId="1EDA059F" wp14:editId="4CF30C9B">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28" style="position:absolute;left:0;text-align:left;margin-left:.3pt;margin-top:60.85pt;width:412.65pt;height:228.6pt;z-index:251665408;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9"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34" o:title=""/>
                </v:shape>
                <v:shapetype id="_x0000_t202" coordsize="21600,21600" o:spt="202" path="m,l,21600r21600,l21600,xe">
                  <v:stroke joinstyle="miter"/>
                  <v:path gradientshapeok="t" o:connecttype="rect"/>
                </v:shapetype>
                <v:shape id="文本框 3" o:spid="_x0000_s1030"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sidRPr="00A45500">
        <w:rPr>
          <w:rFonts w:hint="eastAsia"/>
        </w:rPr>
        <w:t>以</w:t>
      </w:r>
      <w:r w:rsidR="00770CFC" w:rsidRPr="00A45500">
        <w:rPr>
          <w:rFonts w:hint="eastAsia"/>
        </w:rPr>
        <w:t>R</w:t>
      </w:r>
      <w:r w:rsidR="00770CFC" w:rsidRPr="00A45500">
        <w:t>V32I</w:t>
      </w:r>
      <w:r w:rsidR="00770CFC" w:rsidRPr="00A45500">
        <w:rPr>
          <w:rFonts w:hint="eastAsia"/>
        </w:rPr>
        <w:t>为例，</w:t>
      </w:r>
      <w:r w:rsidR="00686A6B" w:rsidRPr="00A45500">
        <w:t>如图</w:t>
      </w:r>
      <w:r w:rsidR="00686A6B" w:rsidRPr="00A45500">
        <w:rPr>
          <w:rFonts w:hint="eastAsia"/>
        </w:rPr>
        <w:t>2</w:t>
      </w:r>
      <w:r w:rsidR="00686A6B" w:rsidRPr="00A45500">
        <w:t>.</w:t>
      </w:r>
      <w:r w:rsidR="00864C30" w:rsidRPr="00A45500">
        <w:t>2</w:t>
      </w:r>
      <w:r w:rsidR="00686A6B" w:rsidRPr="00A45500">
        <w:rPr>
          <w:rFonts w:hint="eastAsia"/>
        </w:rPr>
        <w:t>（</w:t>
      </w:r>
      <w:r w:rsidR="00686A6B" w:rsidRPr="00A45500">
        <w:rPr>
          <w:rFonts w:hint="eastAsia"/>
        </w:rPr>
        <w:t>a</w:t>
      </w:r>
      <w:r w:rsidR="00686A6B" w:rsidRPr="00A45500">
        <w:rPr>
          <w:rFonts w:hint="eastAsia"/>
        </w:rPr>
        <w:t>）</w:t>
      </w:r>
      <w:r w:rsidR="00686A6B" w:rsidRPr="00A45500">
        <w:t>所示</w:t>
      </w:r>
      <w:r w:rsidR="00AD75CD" w:rsidRPr="00A45500">
        <w:rPr>
          <w:rFonts w:hint="eastAsia"/>
        </w:rPr>
        <w:t>，</w:t>
      </w:r>
      <w:r w:rsidR="007A11DF" w:rsidRPr="00A45500">
        <w:t>RV32</w:t>
      </w:r>
      <w:r w:rsidR="00AD75CD" w:rsidRPr="00A45500">
        <w:rPr>
          <w:rFonts w:hint="eastAsia"/>
        </w:rPr>
        <w:t>定义了</w:t>
      </w:r>
      <w:r w:rsidR="00D207A3" w:rsidRPr="00A45500">
        <w:t>32</w:t>
      </w:r>
      <w:r w:rsidR="00D207A3" w:rsidRPr="00A45500">
        <w:rPr>
          <w:rFonts w:hint="eastAsia"/>
        </w:rPr>
        <w:t>个</w:t>
      </w:r>
      <w:r w:rsidR="00985A79" w:rsidRPr="00A45500">
        <w:rPr>
          <w:rFonts w:hint="eastAsia"/>
        </w:rPr>
        <w:t>3</w:t>
      </w:r>
      <w:r w:rsidR="00985A79" w:rsidRPr="00A45500">
        <w:t>2</w:t>
      </w:r>
      <w:r w:rsidR="00985A79" w:rsidRPr="00A45500">
        <w:rPr>
          <w:rFonts w:hint="eastAsia"/>
        </w:rPr>
        <w:t>位</w:t>
      </w:r>
      <w:r w:rsidR="00C80712" w:rsidRPr="00A45500">
        <w:rPr>
          <w:rFonts w:hint="eastAsia"/>
        </w:rPr>
        <w:t>x</w:t>
      </w:r>
      <w:r w:rsidR="00AE6872" w:rsidRPr="00A45500">
        <w:rPr>
          <w:rFonts w:hint="eastAsia"/>
        </w:rPr>
        <w:t>寄存器</w:t>
      </w:r>
      <w:r w:rsidR="00C80712" w:rsidRPr="00A45500">
        <w:rPr>
          <w:rFonts w:hint="eastAsia"/>
        </w:rPr>
        <w:t>（</w:t>
      </w:r>
      <w:r w:rsidR="00C80712" w:rsidRPr="00A45500">
        <w:rPr>
          <w:rFonts w:hint="eastAsia"/>
        </w:rPr>
        <w:t>X</w:t>
      </w:r>
      <w:r w:rsidR="00C80712" w:rsidRPr="00A45500">
        <w:t>LEN=</w:t>
      </w:r>
      <w:r w:rsidR="00D948FC" w:rsidRPr="00A45500">
        <w:t>3</w:t>
      </w:r>
      <w:r w:rsidR="00C80712" w:rsidRPr="00A45500">
        <w:t>2</w:t>
      </w:r>
      <w:r w:rsidR="00C80712" w:rsidRPr="00A45500">
        <w:rPr>
          <w:rFonts w:hint="eastAsia"/>
        </w:rPr>
        <w:t>）</w:t>
      </w:r>
      <w:r w:rsidR="00E6264D" w:rsidRPr="00A45500">
        <w:rPr>
          <w:rFonts w:hint="eastAsia"/>
        </w:rPr>
        <w:t>，</w:t>
      </w:r>
      <w:r w:rsidR="003041C0" w:rsidRPr="00A45500">
        <w:rPr>
          <w:rFonts w:hint="eastAsia"/>
        </w:rPr>
        <w:t>x</w:t>
      </w:r>
      <w:r w:rsidR="003041C0" w:rsidRPr="00A45500">
        <w:t>0</w:t>
      </w:r>
      <w:r w:rsidR="00E6264D" w:rsidRPr="00A45500">
        <w:rPr>
          <w:rFonts w:hint="eastAsia"/>
        </w:rPr>
        <w:t>寄存器</w:t>
      </w:r>
      <w:r w:rsidR="002D044A" w:rsidRPr="00A45500">
        <w:rPr>
          <w:rFonts w:hint="eastAsia"/>
        </w:rPr>
        <w:t>所有位被强制硬件布线为</w:t>
      </w:r>
      <w:r w:rsidR="002D044A" w:rsidRPr="00A45500">
        <w:rPr>
          <w:rFonts w:hint="eastAsia"/>
        </w:rPr>
        <w:t>0</w:t>
      </w:r>
      <w:r w:rsidR="002D044A" w:rsidRPr="00A45500">
        <w:rPr>
          <w:rFonts w:hint="eastAsia"/>
        </w:rPr>
        <w:t>，</w:t>
      </w:r>
      <w:r w:rsidR="003041C0" w:rsidRPr="00A45500">
        <w:rPr>
          <w:rFonts w:hint="eastAsia"/>
        </w:rPr>
        <w:t>通用寄存器</w:t>
      </w:r>
      <w:r w:rsidR="00774688" w:rsidRPr="00A45500">
        <w:rPr>
          <w:rFonts w:hint="eastAsia"/>
        </w:rPr>
        <w:t>x</w:t>
      </w:r>
      <w:r w:rsidR="00774688" w:rsidRPr="00A45500">
        <w:t>1-x31</w:t>
      </w:r>
      <w:r w:rsidR="00774688" w:rsidRPr="00A45500">
        <w:rPr>
          <w:rFonts w:hint="eastAsia"/>
        </w:rPr>
        <w:t>保存</w:t>
      </w:r>
      <w:r w:rsidR="00492DEE" w:rsidRPr="00A45500">
        <w:rPr>
          <w:rFonts w:hint="eastAsia"/>
        </w:rPr>
        <w:t>二进制指令</w:t>
      </w:r>
      <w:r w:rsidR="00E84FDC" w:rsidRPr="00A45500">
        <w:rPr>
          <w:rFonts w:hint="eastAsia"/>
        </w:rPr>
        <w:t>；</w:t>
      </w:r>
      <w:r w:rsidR="00B4227A" w:rsidRPr="00A45500">
        <w:rPr>
          <w:rFonts w:hint="eastAsia"/>
        </w:rPr>
        <w:t>额外非特权寄存器</w:t>
      </w:r>
      <w:r w:rsidR="00B46296" w:rsidRPr="00A45500">
        <w:rPr>
          <w:rFonts w:hint="eastAsia"/>
        </w:rPr>
        <w:t>p</w:t>
      </w:r>
      <w:r w:rsidR="00B46296" w:rsidRPr="00A45500">
        <w:t>c</w:t>
      </w:r>
      <w:r w:rsidR="00083764" w:rsidRPr="00A45500">
        <w:rPr>
          <w:rFonts w:hint="eastAsia"/>
        </w:rPr>
        <w:t>用于保存当前指令地址，又称作程序计数器</w:t>
      </w:r>
      <w:r w:rsidR="00F60839" w:rsidRPr="00A45500">
        <w:rPr>
          <w:rFonts w:hint="eastAsia"/>
        </w:rPr>
        <w:t>。</w:t>
      </w:r>
      <w:r w:rsidR="00F60839" w:rsidRPr="00A45500">
        <w:t xml:space="preserve"> </w:t>
      </w:r>
    </w:p>
    <w:p w14:paraId="392EA9BC" w14:textId="3E718C45" w:rsidR="000C61EE" w:rsidRPr="00A45500" w:rsidRDefault="009D6903" w:rsidP="009D6903">
      <w:pPr>
        <w:ind w:firstLine="480"/>
      </w:pPr>
      <w:r w:rsidRPr="00A45500">
        <w:rPr>
          <w:rFonts w:hint="eastAsia"/>
        </w:rPr>
        <w:t>RV32I</w:t>
      </w:r>
      <w:r w:rsidRPr="00A45500">
        <w:rPr>
          <w:rFonts w:hint="eastAsia"/>
        </w:rPr>
        <w:t>有</w:t>
      </w:r>
      <w:r w:rsidRPr="00A45500">
        <w:rPr>
          <w:rFonts w:hint="eastAsia"/>
        </w:rPr>
        <w:t>4</w:t>
      </w:r>
      <w:r w:rsidRPr="00A45500">
        <w:rPr>
          <w:rFonts w:hint="eastAsia"/>
        </w:rPr>
        <w:t>种</w:t>
      </w:r>
      <w:r w:rsidR="00F81923" w:rsidRPr="00A45500">
        <w:rPr>
          <w:rFonts w:hint="eastAsia"/>
        </w:rPr>
        <w:t>核心</w:t>
      </w:r>
      <w:r w:rsidR="005844DB" w:rsidRPr="00A45500">
        <w:rPr>
          <w:rFonts w:hint="eastAsia"/>
        </w:rPr>
        <w:t>的</w:t>
      </w:r>
      <w:r w:rsidRPr="00A45500">
        <w:rPr>
          <w:rFonts w:hint="eastAsia"/>
        </w:rPr>
        <w:t>指令格式</w:t>
      </w:r>
      <w:r w:rsidR="00CA5A71" w:rsidRPr="00A45500">
        <w:rPr>
          <w:rFonts w:hint="eastAsia"/>
        </w:rPr>
        <w:t>：</w:t>
      </w:r>
      <w:r w:rsidRPr="00A45500">
        <w:rPr>
          <w:rFonts w:hint="eastAsia"/>
        </w:rPr>
        <w:t>R/I/S/U</w:t>
      </w:r>
      <w:r w:rsidR="00BF01BF" w:rsidRPr="00A45500">
        <w:rPr>
          <w:rFonts w:hint="eastAsia"/>
        </w:rPr>
        <w:t>，如图</w:t>
      </w:r>
      <w:r w:rsidR="00BF01BF" w:rsidRPr="00A45500">
        <w:t>2.4</w:t>
      </w:r>
      <w:r w:rsidR="00BF01BF" w:rsidRPr="00A45500">
        <w:rPr>
          <w:rFonts w:hint="eastAsia"/>
        </w:rPr>
        <w:t>（</w:t>
      </w:r>
      <w:r w:rsidR="00BF01BF" w:rsidRPr="00A45500">
        <w:rPr>
          <w:rFonts w:hint="eastAsia"/>
        </w:rPr>
        <w:t>b</w:t>
      </w:r>
      <w:r w:rsidR="00BF01BF" w:rsidRPr="00A45500">
        <w:rPr>
          <w:rFonts w:hint="eastAsia"/>
        </w:rPr>
        <w:t>）所示</w:t>
      </w:r>
      <w:r w:rsidR="00CA5A71" w:rsidRPr="00A45500">
        <w:rPr>
          <w:rFonts w:hint="eastAsia"/>
        </w:rPr>
        <w:t>。</w:t>
      </w:r>
      <w:r w:rsidR="006801A1" w:rsidRPr="00A45500">
        <w:rPr>
          <w:rFonts w:hint="eastAsia"/>
        </w:rPr>
        <w:t>R</w:t>
      </w:r>
      <w:r w:rsidR="006801A1" w:rsidRPr="00A45500">
        <w:rPr>
          <w:rFonts w:hint="eastAsia"/>
        </w:rPr>
        <w:t>类型指令用</w:t>
      </w:r>
      <w:r w:rsidR="006801A1" w:rsidRPr="00A45500">
        <w:rPr>
          <w:rFonts w:hint="eastAsia"/>
        </w:rPr>
        <w:lastRenderedPageBreak/>
        <w:t>于寄存器</w:t>
      </w:r>
      <w:r w:rsidR="006801A1" w:rsidRPr="00A45500">
        <w:rPr>
          <w:rFonts w:hint="eastAsia"/>
        </w:rPr>
        <w:t>-</w:t>
      </w:r>
      <w:r w:rsidR="006801A1" w:rsidRPr="00A45500">
        <w:rPr>
          <w:rFonts w:hint="eastAsia"/>
        </w:rPr>
        <w:t>寄存器操作</w:t>
      </w:r>
      <w:r w:rsidR="006B1535" w:rsidRPr="00A45500">
        <w:rPr>
          <w:rFonts w:hint="eastAsia"/>
        </w:rPr>
        <w:t>；</w:t>
      </w:r>
      <w:r w:rsidR="006801A1" w:rsidRPr="00A45500">
        <w:rPr>
          <w:rFonts w:hint="eastAsia"/>
        </w:rPr>
        <w:t>I</w:t>
      </w:r>
      <w:r w:rsidR="006801A1" w:rsidRPr="00A45500">
        <w:rPr>
          <w:rFonts w:hint="eastAsia"/>
        </w:rPr>
        <w:t>类型操作用于短立即数和访存</w:t>
      </w:r>
      <w:r w:rsidR="009F537C" w:rsidRPr="00A45500">
        <w:rPr>
          <w:rFonts w:hint="eastAsia"/>
        </w:rPr>
        <w:t>l</w:t>
      </w:r>
      <w:r w:rsidR="009F537C" w:rsidRPr="00A45500">
        <w:t>oad</w:t>
      </w:r>
      <w:r w:rsidR="006801A1" w:rsidRPr="00A45500">
        <w:rPr>
          <w:rFonts w:hint="eastAsia"/>
        </w:rPr>
        <w:t>操作</w:t>
      </w:r>
      <w:r w:rsidR="006B1535" w:rsidRPr="00A45500">
        <w:rPr>
          <w:rFonts w:hint="eastAsia"/>
        </w:rPr>
        <w:t>；</w:t>
      </w:r>
      <w:r w:rsidR="009F537C" w:rsidRPr="00A45500">
        <w:rPr>
          <w:rFonts w:hint="eastAsia"/>
        </w:rPr>
        <w:t>S</w:t>
      </w:r>
      <w:r w:rsidR="009F537C" w:rsidRPr="00A45500">
        <w:rPr>
          <w:rFonts w:hint="eastAsia"/>
        </w:rPr>
        <w:t>类型指令用于访存</w:t>
      </w:r>
      <w:r w:rsidR="009F537C" w:rsidRPr="00A45500">
        <w:rPr>
          <w:rFonts w:hint="eastAsia"/>
        </w:rPr>
        <w:t>s</w:t>
      </w:r>
      <w:r w:rsidR="009F537C" w:rsidRPr="00A45500">
        <w:t>tore</w:t>
      </w:r>
      <w:r w:rsidR="009F537C" w:rsidRPr="00A45500">
        <w:rPr>
          <w:rFonts w:hint="eastAsia"/>
        </w:rPr>
        <w:t>操作；</w:t>
      </w:r>
      <w:r w:rsidR="009F537C" w:rsidRPr="00A45500">
        <w:rPr>
          <w:rFonts w:hint="eastAsia"/>
        </w:rPr>
        <w:t>U</w:t>
      </w:r>
      <w:r w:rsidR="009F537C" w:rsidRPr="00A45500">
        <w:rPr>
          <w:rFonts w:hint="eastAsia"/>
        </w:rPr>
        <w:t>类型指令用于长立即数操作</w:t>
      </w:r>
      <w:r w:rsidR="008300C5" w:rsidRPr="00A45500">
        <w:rPr>
          <w:rFonts w:hint="eastAsia"/>
        </w:rPr>
        <w:t>。</w:t>
      </w:r>
      <w:r w:rsidR="0096316F" w:rsidRPr="00A45500">
        <w:rPr>
          <w:rFonts w:hint="eastAsia"/>
        </w:rPr>
        <w:t>所有指令格式固定为</w:t>
      </w:r>
      <w:r w:rsidR="0096316F" w:rsidRPr="00A45500">
        <w:t>32</w:t>
      </w:r>
      <w:r w:rsidR="0096316F" w:rsidRPr="00A45500">
        <w:rPr>
          <w:rFonts w:hint="eastAsia"/>
        </w:rPr>
        <w:t>位</w:t>
      </w:r>
      <w:r w:rsidR="003443C1" w:rsidRPr="00A45500">
        <w:rPr>
          <w:rFonts w:hint="eastAsia"/>
        </w:rPr>
        <w:t>，且必须在</w:t>
      </w:r>
      <w:r w:rsidR="00CB2C4D" w:rsidRPr="00A45500">
        <w:rPr>
          <w:rFonts w:hint="eastAsia"/>
        </w:rPr>
        <w:t>对齐</w:t>
      </w:r>
      <w:r w:rsidR="003443C1" w:rsidRPr="00A45500">
        <w:rPr>
          <w:rFonts w:hint="eastAsia"/>
        </w:rPr>
        <w:t>内存</w:t>
      </w:r>
      <w:r w:rsidR="00191950" w:rsidRPr="00A45500">
        <w:rPr>
          <w:rFonts w:hint="eastAsia"/>
        </w:rPr>
        <w:t>中的</w:t>
      </w:r>
      <w:r w:rsidR="00191950" w:rsidRPr="00A45500">
        <w:rPr>
          <w:rFonts w:hint="eastAsia"/>
        </w:rPr>
        <w:t>4</w:t>
      </w:r>
      <w:r w:rsidR="00191950" w:rsidRPr="00A45500">
        <w:rPr>
          <w:rFonts w:hint="eastAsia"/>
        </w:rPr>
        <w:t>字节边界</w:t>
      </w:r>
      <w:r w:rsidR="00C21E0B" w:rsidRPr="00A45500">
        <w:rPr>
          <w:rFonts w:hint="eastAsia"/>
        </w:rPr>
        <w:t>。若目标地址非</w:t>
      </w:r>
      <w:r w:rsidR="00C21E0B" w:rsidRPr="00A45500">
        <w:rPr>
          <w:rFonts w:hint="eastAsia"/>
        </w:rPr>
        <w:t>4</w:t>
      </w:r>
      <w:r w:rsidR="00C21E0B" w:rsidRPr="00A45500">
        <w:rPr>
          <w:rFonts w:hint="eastAsia"/>
        </w:rPr>
        <w:t>字节对齐，</w:t>
      </w:r>
      <w:r w:rsidR="002C47C6" w:rsidRPr="00A45500">
        <w:rPr>
          <w:rFonts w:hint="eastAsia"/>
        </w:rPr>
        <w:t>则会在执行分支或无条件跳转</w:t>
      </w:r>
      <w:r w:rsidR="00A13C98" w:rsidRPr="00A45500">
        <w:rPr>
          <w:rFonts w:hint="eastAsia"/>
        </w:rPr>
        <w:t>指令时</w:t>
      </w:r>
      <w:r w:rsidR="00EB4482" w:rsidRPr="00A45500">
        <w:rPr>
          <w:rFonts w:hint="eastAsia"/>
        </w:rPr>
        <w:t>出现指令地址未对齐异常。</w:t>
      </w:r>
      <w:r w:rsidR="00B4443A" w:rsidRPr="00A45500">
        <w:rPr>
          <w:rFonts w:hint="eastAsia"/>
        </w:rPr>
        <w:t>此外</w:t>
      </w:r>
      <w:r w:rsidR="003A38B6" w:rsidRPr="00A45500">
        <w:rPr>
          <w:rFonts w:hint="eastAsia"/>
        </w:rPr>
        <w:t>R</w:t>
      </w:r>
      <w:r w:rsidR="003A38B6" w:rsidRPr="00A45500">
        <w:t>V32</w:t>
      </w:r>
      <w:r w:rsidR="003A38B6" w:rsidRPr="00A45500">
        <w:rPr>
          <w:rFonts w:hint="eastAsia"/>
        </w:rPr>
        <w:t>I</w:t>
      </w:r>
      <w:r w:rsidR="003A38B6" w:rsidRPr="00A45500">
        <w:rPr>
          <w:rFonts w:hint="eastAsia"/>
        </w:rPr>
        <w:t>拥有</w:t>
      </w:r>
      <w:r w:rsidR="003A38B6" w:rsidRPr="00A45500">
        <w:rPr>
          <w:rFonts w:hint="eastAsia"/>
        </w:rPr>
        <w:t>2</w:t>
      </w:r>
      <w:r w:rsidR="003A38B6" w:rsidRPr="00A45500">
        <w:rPr>
          <w:rFonts w:hint="eastAsia"/>
        </w:rPr>
        <w:t>种指令格式变体：</w:t>
      </w:r>
      <w:r w:rsidR="003A38B6" w:rsidRPr="00A45500">
        <w:rPr>
          <w:rFonts w:hint="eastAsia"/>
        </w:rPr>
        <w:t>B</w:t>
      </w:r>
      <w:r w:rsidR="003A38B6" w:rsidRPr="00A45500">
        <w:t>/J</w:t>
      </w:r>
      <w:r w:rsidR="003A38B6" w:rsidRPr="00A45500">
        <w:rPr>
          <w:rFonts w:hint="eastAsia"/>
        </w:rPr>
        <w:t>，分别用于</w:t>
      </w:r>
      <w:r w:rsidR="00E20451" w:rsidRPr="00A45500">
        <w:rPr>
          <w:rFonts w:hint="eastAsia"/>
        </w:rPr>
        <w:t>条件跳转操作和无条件跳转操作。</w:t>
      </w:r>
    </w:p>
    <w:p w14:paraId="650E47CD" w14:textId="67DAC1C0" w:rsidR="008A3AB9" w:rsidRPr="00A45500" w:rsidRDefault="00D737D6" w:rsidP="005C4C9A">
      <w:pPr>
        <w:ind w:firstLine="480"/>
      </w:pPr>
      <w:r w:rsidRPr="00A45500">
        <w:rPr>
          <w:rFonts w:hint="eastAsia"/>
        </w:rPr>
        <w:t>R</w:t>
      </w:r>
      <w:r w:rsidRPr="00A45500">
        <w:t>V64</w:t>
      </w:r>
      <w:r w:rsidRPr="00A45500">
        <w:rPr>
          <w:rFonts w:hint="eastAsia"/>
        </w:rPr>
        <w:t>I</w:t>
      </w:r>
      <w:r w:rsidR="00736D81" w:rsidRPr="00A45500">
        <w:rPr>
          <w:rFonts w:hint="eastAsia"/>
        </w:rPr>
        <w:t>使用</w:t>
      </w:r>
      <w:r w:rsidR="00736D81" w:rsidRPr="00A45500">
        <w:rPr>
          <w:rFonts w:hint="eastAsia"/>
        </w:rPr>
        <w:t>3</w:t>
      </w:r>
      <w:r w:rsidR="00736D81" w:rsidRPr="00A45500">
        <w:t>2</w:t>
      </w:r>
      <w:r w:rsidR="00736D81" w:rsidRPr="00A45500">
        <w:rPr>
          <w:rFonts w:hint="eastAsia"/>
        </w:rPr>
        <w:t>个通用寄存器</w:t>
      </w:r>
      <w:r w:rsidR="00B06053" w:rsidRPr="00A45500">
        <w:rPr>
          <w:rFonts w:hint="eastAsia"/>
        </w:rPr>
        <w:t>和</w:t>
      </w:r>
      <w:r w:rsidR="00B06053" w:rsidRPr="00A45500">
        <w:rPr>
          <w:rFonts w:hint="eastAsia"/>
        </w:rPr>
        <w:t>4</w:t>
      </w:r>
      <w:r w:rsidR="00B06053" w:rsidRPr="00A45500">
        <w:rPr>
          <w:rFonts w:hint="eastAsia"/>
        </w:rPr>
        <w:t>种指令格式</w:t>
      </w:r>
      <w:r w:rsidR="003F3741" w:rsidRPr="00A45500">
        <w:rPr>
          <w:rFonts w:hint="eastAsia"/>
        </w:rPr>
        <w:t>，</w:t>
      </w:r>
      <w:r w:rsidR="00647A8A" w:rsidRPr="00A45500">
        <w:rPr>
          <w:rFonts w:hint="eastAsia"/>
        </w:rPr>
        <w:t>区别在于</w:t>
      </w:r>
      <w:r w:rsidR="009D4EB4" w:rsidRPr="00A45500">
        <w:rPr>
          <w:rFonts w:hint="eastAsia"/>
        </w:rPr>
        <w:t>整数寄存器位宽</w:t>
      </w:r>
      <w:r w:rsidR="00DE3E99" w:rsidRPr="00A45500">
        <w:rPr>
          <w:rFonts w:hint="eastAsia"/>
        </w:rPr>
        <w:t>X</w:t>
      </w:r>
      <w:r w:rsidR="00DE3E99" w:rsidRPr="00A45500">
        <w:t>LEN=64</w:t>
      </w:r>
      <w:r w:rsidR="00AA18F2" w:rsidRPr="00A45500">
        <w:rPr>
          <w:rFonts w:hint="eastAsia"/>
        </w:rPr>
        <w:t>。同时</w:t>
      </w:r>
      <w:r w:rsidR="00464A80" w:rsidRPr="00A45500">
        <w:rPr>
          <w:rFonts w:hint="eastAsia"/>
        </w:rPr>
        <w:t>新增</w:t>
      </w:r>
      <m:oMath>
        <m:r>
          <w:rPr>
            <w:rFonts w:ascii="MS Gothic" w:eastAsia="MS Gothic" w:hAnsi="MS Gothic" w:cs="MS Gothic" w:hint="eastAsia"/>
          </w:rPr>
          <m:t>*</m:t>
        </m:r>
        <m:r>
          <w:rPr>
            <w:rFonts w:ascii="Cambria Math" w:hAnsi="Cambria Math"/>
          </w:rPr>
          <m:t>W</m:t>
        </m:r>
      </m:oMath>
      <w:r w:rsidR="00340E97" w:rsidRPr="00A45500">
        <w:rPr>
          <w:rFonts w:hint="eastAsia"/>
        </w:rPr>
        <w:t>指令</w:t>
      </w:r>
      <w:r w:rsidR="00371C49" w:rsidRPr="00A45500">
        <w:rPr>
          <w:rFonts w:hint="eastAsia"/>
        </w:rPr>
        <w:t>，用于操作低</w:t>
      </w:r>
      <w:r w:rsidR="00371C49" w:rsidRPr="00A45500">
        <w:rPr>
          <w:rFonts w:hint="eastAsia"/>
        </w:rPr>
        <w:t>3</w:t>
      </w:r>
      <w:r w:rsidR="00371C49" w:rsidRPr="00A45500">
        <w:t>2</w:t>
      </w:r>
      <w:r w:rsidR="00371C49" w:rsidRPr="00A45500">
        <w:rPr>
          <w:rFonts w:hint="eastAsia"/>
        </w:rPr>
        <w:t>位</w:t>
      </w:r>
      <w:r w:rsidR="00464A80" w:rsidRPr="00A45500">
        <w:rPr>
          <w:rFonts w:hint="eastAsia"/>
        </w:rPr>
        <w:t>；</w:t>
      </w:r>
      <w:r w:rsidR="00AA18F2" w:rsidRPr="00A45500">
        <w:rPr>
          <w:rFonts w:hint="eastAsia"/>
        </w:rPr>
        <w:t>新增了</w:t>
      </w:r>
      <m:oMath>
        <m:r>
          <w:rPr>
            <w:rFonts w:ascii="Cambria Math" w:hAnsi="Cambria Math" w:hint="eastAsia"/>
          </w:rPr>
          <m:t>A</m:t>
        </m:r>
        <m:r>
          <w:rPr>
            <w:rFonts w:ascii="Cambria Math" w:hAnsi="Cambria Math"/>
          </w:rPr>
          <m:t>DDIW</m:t>
        </m:r>
      </m:oMath>
      <w:r w:rsidR="00AA18F2" w:rsidRPr="00A45500">
        <w:rPr>
          <w:rFonts w:hint="eastAsia"/>
        </w:rPr>
        <w:t xml:space="preserve"> </w:t>
      </w:r>
      <w:r w:rsidR="00AA18F2" w:rsidRPr="00A45500">
        <w:rPr>
          <w:rFonts w:hint="eastAsia"/>
        </w:rPr>
        <w:t>指令</w:t>
      </w:r>
      <w:r w:rsidR="001E3615" w:rsidRPr="00A45500">
        <w:rPr>
          <w:rFonts w:hint="eastAsia"/>
        </w:rPr>
        <w:t>，用以产生</w:t>
      </w:r>
      <w:r w:rsidR="001E3615" w:rsidRPr="00A45500">
        <w:rPr>
          <w:rFonts w:hint="eastAsia"/>
        </w:rPr>
        <w:t>3</w:t>
      </w:r>
      <w:r w:rsidR="001E3615" w:rsidRPr="00A45500">
        <w:t>2</w:t>
      </w:r>
      <w:r w:rsidR="001E3615" w:rsidRPr="00A45500">
        <w:rPr>
          <w:rFonts w:hint="eastAsia"/>
        </w:rPr>
        <w:t>位的计算结果</w:t>
      </w:r>
      <w:r w:rsidR="00DF4149" w:rsidRPr="00A45500">
        <w:rPr>
          <w:rFonts w:hint="eastAsia"/>
        </w:rPr>
        <w:t>，再将其符号拓展至</w:t>
      </w:r>
      <w:r w:rsidR="00DF4149" w:rsidRPr="00A45500">
        <w:rPr>
          <w:rFonts w:hint="eastAsia"/>
        </w:rPr>
        <w:t>6</w:t>
      </w:r>
      <w:r w:rsidR="00DF4149" w:rsidRPr="00A45500">
        <w:t>4</w:t>
      </w:r>
      <w:r w:rsidR="00DF4149" w:rsidRPr="00A45500">
        <w:rPr>
          <w:rFonts w:hint="eastAsia"/>
        </w:rPr>
        <w:t>位并忽略计算溢出</w:t>
      </w:r>
      <w:r w:rsidR="00C54740" w:rsidRPr="00A45500">
        <w:rPr>
          <w:rFonts w:hint="eastAsia"/>
        </w:rPr>
        <w:t>。</w:t>
      </w:r>
    </w:p>
    <w:p w14:paraId="6C0413B6" w14:textId="14A15F3A" w:rsidR="002C247E" w:rsidRPr="00A45500" w:rsidRDefault="002C247E" w:rsidP="005C4C9A">
      <w:pPr>
        <w:ind w:firstLine="480"/>
      </w:pPr>
      <w:r w:rsidRPr="00A45500">
        <w:rPr>
          <w:rFonts w:hint="eastAsia"/>
        </w:rPr>
        <w:t>R</w:t>
      </w:r>
      <w:r w:rsidRPr="00A45500">
        <w:t>V32E</w:t>
      </w:r>
      <w:r w:rsidR="00DC60BA" w:rsidRPr="00A45500">
        <w:rPr>
          <w:rFonts w:hint="eastAsia"/>
        </w:rPr>
        <w:t>针对嵌入式环境，进一步精简了指令集设计</w:t>
      </w:r>
      <w:r w:rsidR="00714061" w:rsidRPr="00A45500">
        <w:rPr>
          <w:rFonts w:hint="eastAsia"/>
        </w:rPr>
        <w:t>，与</w:t>
      </w:r>
      <w:r w:rsidR="00714061" w:rsidRPr="00A45500">
        <w:rPr>
          <w:rFonts w:hint="eastAsia"/>
        </w:rPr>
        <w:t>R</w:t>
      </w:r>
      <w:r w:rsidR="00714061" w:rsidRPr="00A45500">
        <w:t>V32I</w:t>
      </w:r>
      <w:r w:rsidR="00714061" w:rsidRPr="00A45500">
        <w:rPr>
          <w:rFonts w:hint="eastAsia"/>
        </w:rPr>
        <w:t>相比，</w:t>
      </w:r>
      <w:r w:rsidR="00161F2E" w:rsidRPr="00A45500">
        <w:rPr>
          <w:rFonts w:hint="eastAsia"/>
        </w:rPr>
        <w:t>R</w:t>
      </w:r>
      <w:r w:rsidR="00161F2E" w:rsidRPr="00A45500">
        <w:t>V32</w:t>
      </w:r>
      <w:r w:rsidR="00161F2E" w:rsidRPr="00A45500">
        <w:rPr>
          <w:rFonts w:hint="eastAsia"/>
        </w:rPr>
        <w:t>E</w:t>
      </w:r>
      <w:r w:rsidR="00161F2E" w:rsidRPr="00A45500">
        <w:rPr>
          <w:rFonts w:hint="eastAsia"/>
        </w:rPr>
        <w:t>仅使用</w:t>
      </w:r>
      <w:r w:rsidR="00714061" w:rsidRPr="00A45500">
        <w:rPr>
          <w:rFonts w:hint="eastAsia"/>
        </w:rPr>
        <w:t>1</w:t>
      </w:r>
      <w:r w:rsidR="00714061" w:rsidRPr="00A45500">
        <w:t>6</w:t>
      </w:r>
      <w:r w:rsidR="00161F2E" w:rsidRPr="00A45500">
        <w:rPr>
          <w:rFonts w:hint="eastAsia"/>
        </w:rPr>
        <w:t>个</w:t>
      </w:r>
      <w:r w:rsidR="004233A8" w:rsidRPr="00A45500">
        <w:rPr>
          <w:rFonts w:hint="eastAsia"/>
        </w:rPr>
        <w:t>通用寄存器</w:t>
      </w:r>
      <w:r w:rsidR="008A44FE" w:rsidRPr="00A45500">
        <w:rPr>
          <w:rFonts w:hint="eastAsia"/>
        </w:rPr>
        <w:t>和</w:t>
      </w:r>
      <w:r w:rsidR="009E5F53" w:rsidRPr="00A45500">
        <w:rPr>
          <w:rFonts w:hint="eastAsia"/>
        </w:rPr>
        <w:t>p</w:t>
      </w:r>
      <w:r w:rsidR="009E5F53" w:rsidRPr="00A45500">
        <w:t>c</w:t>
      </w:r>
      <w:r w:rsidR="008A44FE" w:rsidRPr="00A45500">
        <w:rPr>
          <w:rFonts w:hint="eastAsia"/>
        </w:rPr>
        <w:t>完成</w:t>
      </w:r>
      <w:r w:rsidR="00933A62" w:rsidRPr="00A45500">
        <w:rPr>
          <w:rFonts w:hint="eastAsia"/>
        </w:rPr>
        <w:t>所有</w:t>
      </w:r>
      <w:r w:rsidR="008A44FE" w:rsidRPr="00A45500">
        <w:rPr>
          <w:rFonts w:hint="eastAsia"/>
        </w:rPr>
        <w:t>功能</w:t>
      </w:r>
      <w:r w:rsidR="00076322" w:rsidRPr="00A45500">
        <w:rPr>
          <w:rFonts w:hint="eastAsia"/>
        </w:rPr>
        <w:t>，并且使用专用的寄存器调用约定</w:t>
      </w:r>
      <w:r w:rsidR="001119E1" w:rsidRPr="00A45500">
        <w:rPr>
          <w:rFonts w:hint="eastAsia"/>
        </w:rPr>
        <w:t>I</w:t>
      </w:r>
      <w:r w:rsidR="001119E1" w:rsidRPr="00A45500">
        <w:t>LP32E</w:t>
      </w:r>
      <w:r w:rsidR="001119E1" w:rsidRPr="00A45500">
        <w:rPr>
          <w:rFonts w:hint="eastAsia"/>
        </w:rPr>
        <w:t>。</w:t>
      </w:r>
    </w:p>
    <w:p w14:paraId="51A75F6C" w14:textId="09D21C10" w:rsidR="00F56E41" w:rsidRPr="00A45500" w:rsidRDefault="00BB1446" w:rsidP="005C4C9A">
      <w:pPr>
        <w:ind w:firstLine="480"/>
      </w:pPr>
      <w:r w:rsidRPr="00A45500">
        <w:rPr>
          <w:rFonts w:hint="eastAsia"/>
        </w:rPr>
        <w:t>随着计算需求的增长</w:t>
      </w:r>
      <w:r w:rsidR="00097BF2" w:rsidRPr="00A45500">
        <w:rPr>
          <w:rFonts w:hint="eastAsia"/>
        </w:rPr>
        <w:t>，未来可能会需要超过</w:t>
      </w:r>
      <w:r w:rsidR="00097BF2" w:rsidRPr="00A45500">
        <w:rPr>
          <w:rFonts w:hint="eastAsia"/>
        </w:rPr>
        <w:t>6</w:t>
      </w:r>
      <w:r w:rsidR="00097BF2" w:rsidRPr="00A45500">
        <w:t>4</w:t>
      </w:r>
      <w:r w:rsidR="00097BF2" w:rsidRPr="00A45500">
        <w:rPr>
          <w:rFonts w:hint="eastAsia"/>
        </w:rPr>
        <w:t>位的地址空间</w:t>
      </w:r>
      <w:r w:rsidR="002A2DE8" w:rsidRPr="00A45500">
        <w:rPr>
          <w:rFonts w:hint="eastAsia"/>
        </w:rPr>
        <w:t>，因此最新的</w:t>
      </w:r>
      <w:r w:rsidR="002A2DE8" w:rsidRPr="00A45500">
        <w:rPr>
          <w:rFonts w:hint="eastAsia"/>
        </w:rPr>
        <w:t>R</w:t>
      </w:r>
      <w:r w:rsidR="002A2DE8" w:rsidRPr="00A45500">
        <w:t>ISC-V</w:t>
      </w:r>
      <w:r w:rsidR="002A2DE8" w:rsidRPr="00A45500">
        <w:rPr>
          <w:rFonts w:hint="eastAsia"/>
        </w:rPr>
        <w:t>指令集规范</w:t>
      </w:r>
      <w:r w:rsidR="00066409" w:rsidRPr="00A45500">
        <w:rPr>
          <w:rFonts w:hint="eastAsia"/>
        </w:rPr>
        <w:t>设计了</w:t>
      </w:r>
      <w:r w:rsidR="00066409" w:rsidRPr="00A45500">
        <w:rPr>
          <w:rFonts w:hint="eastAsia"/>
        </w:rPr>
        <w:t>R</w:t>
      </w:r>
      <w:r w:rsidR="00066409" w:rsidRPr="00A45500">
        <w:t>V128I</w:t>
      </w:r>
      <w:r w:rsidR="00066409" w:rsidRPr="00A45500">
        <w:rPr>
          <w:rFonts w:hint="eastAsia"/>
        </w:rPr>
        <w:t>基本整数指令集，</w:t>
      </w:r>
      <w:r w:rsidR="003D03C9" w:rsidRPr="00A45500">
        <w:rPr>
          <w:rFonts w:hint="eastAsia"/>
        </w:rPr>
        <w:t>将整数寄存器宽度</w:t>
      </w:r>
      <w:r w:rsidR="006B7135" w:rsidRPr="00A45500">
        <w:rPr>
          <w:rFonts w:hint="eastAsia"/>
        </w:rPr>
        <w:t>扩展</w:t>
      </w:r>
      <w:r w:rsidR="003D03C9" w:rsidRPr="00A45500">
        <w:rPr>
          <w:rFonts w:hint="eastAsia"/>
        </w:rPr>
        <w:t>为</w:t>
      </w:r>
      <w:r w:rsidR="00076322" w:rsidRPr="00A45500">
        <w:rPr>
          <w:rFonts w:hint="eastAsia"/>
        </w:rPr>
        <w:t>1</w:t>
      </w:r>
      <w:r w:rsidR="00076322" w:rsidRPr="00A45500">
        <w:t>28</w:t>
      </w:r>
      <w:r w:rsidR="00076322" w:rsidRPr="00A45500">
        <w:rPr>
          <w:rFonts w:hint="eastAsia"/>
        </w:rPr>
        <w:t>位，</w:t>
      </w:r>
      <w:r w:rsidR="00764762" w:rsidRPr="00A45500">
        <w:rPr>
          <w:rFonts w:hint="eastAsia"/>
        </w:rPr>
        <w:t>保留了</w:t>
      </w:r>
      <m:oMath>
        <m:r>
          <w:rPr>
            <w:rFonts w:ascii="MS Gothic" w:eastAsia="MS Gothic" w:hAnsi="MS Gothic" w:cs="MS Gothic" w:hint="eastAsia"/>
          </w:rPr>
          <m:t>*</m:t>
        </m:r>
        <m:r>
          <w:rPr>
            <w:rFonts w:ascii="Cambria Math" w:hAnsi="Cambria Math"/>
          </w:rPr>
          <m:t>W</m:t>
        </m:r>
      </m:oMath>
      <w:r w:rsidR="00764762" w:rsidRPr="00A45500">
        <w:rPr>
          <w:rFonts w:hint="eastAsia"/>
        </w:rPr>
        <w:t>指令</w:t>
      </w:r>
      <w:r w:rsidR="000F396D" w:rsidRPr="00A45500">
        <w:rPr>
          <w:rFonts w:hint="eastAsia"/>
        </w:rPr>
        <w:t>，新增</w:t>
      </w:r>
      <w:r w:rsidR="00ED32BD" w:rsidRPr="00A45500">
        <w:rPr>
          <w:rFonts w:hint="eastAsia"/>
        </w:rPr>
        <w:t>用于操作</w:t>
      </w:r>
      <w:r w:rsidR="00F66423" w:rsidRPr="00A45500">
        <w:rPr>
          <w:rFonts w:hint="eastAsia"/>
        </w:rPr>
        <w:t>寄存器</w:t>
      </w:r>
      <w:r w:rsidR="00ED32BD" w:rsidRPr="00A45500">
        <w:rPr>
          <w:rFonts w:hint="eastAsia"/>
        </w:rPr>
        <w:t>低</w:t>
      </w:r>
      <w:r w:rsidR="00ED32BD" w:rsidRPr="00A45500">
        <w:rPr>
          <w:rFonts w:hint="eastAsia"/>
        </w:rPr>
        <w:t>6</w:t>
      </w:r>
      <w:r w:rsidR="00ED32BD" w:rsidRPr="00A45500">
        <w:t>4</w:t>
      </w:r>
      <w:r w:rsidR="00ED32BD" w:rsidRPr="00A45500">
        <w:rPr>
          <w:rFonts w:hint="eastAsia"/>
        </w:rPr>
        <w:t>位的</w:t>
      </w:r>
      <m:oMath>
        <m:r>
          <w:rPr>
            <w:rFonts w:ascii="MS Gothic" w:eastAsia="MS Gothic" w:hAnsi="MS Gothic" w:cs="MS Gothic" w:hint="eastAsia"/>
          </w:rPr>
          <m:t>*</m:t>
        </m:r>
        <m:r>
          <w:rPr>
            <w:rFonts w:ascii="Cambria Math" w:hAnsi="Cambria Math"/>
          </w:rPr>
          <m:t>D</m:t>
        </m:r>
      </m:oMath>
      <w:r w:rsidR="00ED32BD" w:rsidRPr="00A45500">
        <w:rPr>
          <w:rFonts w:hint="eastAsia"/>
        </w:rPr>
        <w:t>指令</w:t>
      </w:r>
      <w:r w:rsidR="00A91096" w:rsidRPr="00A45500">
        <w:rPr>
          <w:rFonts w:hint="eastAsia"/>
        </w:rPr>
        <w:t>。</w:t>
      </w:r>
    </w:p>
    <w:p w14:paraId="01037479" w14:textId="77777777" w:rsidR="007C149C" w:rsidRPr="00A45500" w:rsidRDefault="00A91096" w:rsidP="007C149C">
      <w:pPr>
        <w:ind w:firstLine="480"/>
      </w:pPr>
      <w:r w:rsidRPr="00A45500">
        <w:rPr>
          <w:rFonts w:hint="eastAsia"/>
        </w:rPr>
        <w:t>RVWMO</w:t>
      </w:r>
      <w:r w:rsidRPr="00A45500">
        <w:rPr>
          <w:rFonts w:hint="eastAsia"/>
        </w:rPr>
        <w:t>定义了</w:t>
      </w:r>
      <w:r w:rsidRPr="00A45500">
        <w:rPr>
          <w:rFonts w:hint="eastAsia"/>
        </w:rPr>
        <w:t>RISC-V</w:t>
      </w:r>
      <w:r w:rsidRPr="00A45500">
        <w:rPr>
          <w:rFonts w:hint="eastAsia"/>
        </w:rPr>
        <w:t>的内存一致性模型</w:t>
      </w:r>
      <w:r w:rsidR="00952423" w:rsidRPr="00A45500">
        <w:rPr>
          <w:rFonts w:hint="eastAsia"/>
        </w:rPr>
        <w:t>（</w:t>
      </w:r>
      <w:r w:rsidR="00952423" w:rsidRPr="00A45500">
        <w:rPr>
          <w:rFonts w:hint="eastAsia"/>
        </w:rPr>
        <w:t>R</w:t>
      </w:r>
      <w:r w:rsidR="00952423" w:rsidRPr="00A45500">
        <w:t>ISC-V</w:t>
      </w:r>
      <w:r w:rsidR="00952423" w:rsidRPr="00A45500">
        <w:rPr>
          <w:rFonts w:hint="eastAsia"/>
        </w:rPr>
        <w:t>弱内存排序）</w:t>
      </w:r>
      <w:r w:rsidR="00E44CBF" w:rsidRPr="00A45500">
        <w:rPr>
          <w:rFonts w:hint="eastAsia"/>
        </w:rPr>
        <w:t>，主要遵循</w:t>
      </w:r>
      <w:r w:rsidR="00E555E4" w:rsidRPr="00A45500">
        <w:rPr>
          <w:rFonts w:hint="eastAsia"/>
        </w:rPr>
        <w:t>R</w:t>
      </w:r>
      <w:r w:rsidR="00E555E4" w:rsidRPr="00A45500">
        <w:t>C</w:t>
      </w:r>
      <w:r w:rsidR="00E555E4" w:rsidRPr="00A45500">
        <w:rPr>
          <w:rFonts w:hint="eastAsia"/>
        </w:rPr>
        <w:t>（</w:t>
      </w:r>
      <w:r w:rsidR="00E555E4" w:rsidRPr="00A45500">
        <w:rPr>
          <w:rFonts w:hint="eastAsia"/>
        </w:rPr>
        <w:t>R</w:t>
      </w:r>
      <w:r w:rsidR="00BC4AD5" w:rsidRPr="00A45500">
        <w:t>el</w:t>
      </w:r>
      <w:r w:rsidR="00E555E4" w:rsidRPr="00A45500">
        <w:rPr>
          <w:rFonts w:hint="eastAsia"/>
        </w:rPr>
        <w:t xml:space="preserve">ease </w:t>
      </w:r>
      <w:r w:rsidR="007D1116" w:rsidRPr="00A45500">
        <w:rPr>
          <w:rFonts w:hint="eastAsia"/>
        </w:rPr>
        <w:t>C</w:t>
      </w:r>
      <w:r w:rsidR="00E555E4" w:rsidRPr="00A45500">
        <w:rPr>
          <w:rFonts w:hint="eastAsia"/>
        </w:rPr>
        <w:t>onsistency</w:t>
      </w:r>
      <w:r w:rsidR="00E555E4" w:rsidRPr="00A45500">
        <w:rPr>
          <w:rFonts w:hint="eastAsia"/>
        </w:rPr>
        <w:t>）理论模型，</w:t>
      </w:r>
      <w:r w:rsidR="00920863" w:rsidRPr="00A45500">
        <w:rPr>
          <w:rFonts w:hint="eastAsia"/>
        </w:rPr>
        <w:t>使用</w:t>
      </w:r>
      <w:r w:rsidR="00876DEF" w:rsidRPr="00A45500">
        <w:rPr>
          <w:rFonts w:hint="eastAsia"/>
        </w:rPr>
        <w:t>较少的</w:t>
      </w:r>
      <w:r w:rsidR="00A85825" w:rsidRPr="00A45500">
        <w:rPr>
          <w:rFonts w:hint="eastAsia"/>
        </w:rPr>
        <w:t>内存访问顺序</w:t>
      </w:r>
      <w:r w:rsidR="003520BE" w:rsidRPr="00A45500">
        <w:rPr>
          <w:rFonts w:hint="eastAsia"/>
        </w:rPr>
        <w:t>约束</w:t>
      </w:r>
      <w:r w:rsidR="00077298" w:rsidRPr="00A45500">
        <w:rPr>
          <w:rFonts w:hint="eastAsia"/>
        </w:rPr>
        <w:t>。</w:t>
      </w:r>
      <w:r w:rsidR="00F83E5A" w:rsidRPr="00A45500">
        <w:rPr>
          <w:rFonts w:hint="eastAsia"/>
        </w:rPr>
        <w:t>RVWMO</w:t>
      </w:r>
      <w:r w:rsidR="00F83E5A" w:rsidRPr="00A45500">
        <w:rPr>
          <w:rFonts w:hint="eastAsia"/>
        </w:rPr>
        <w:t>内存模型根据</w:t>
      </w:r>
      <w:r w:rsidR="00A46617" w:rsidRPr="00A45500">
        <w:rPr>
          <w:rFonts w:hint="eastAsia"/>
        </w:rPr>
        <w:t>“</w:t>
      </w:r>
      <w:r w:rsidR="00F83E5A" w:rsidRPr="00A45500">
        <w:rPr>
          <w:rFonts w:hint="eastAsia"/>
        </w:rPr>
        <w:t>全局内存</w:t>
      </w:r>
      <w:r w:rsidR="00C14526" w:rsidRPr="00A45500">
        <w:rPr>
          <w:rFonts w:hint="eastAsia"/>
        </w:rPr>
        <w:t>次序</w:t>
      </w:r>
      <w:r w:rsidR="00F83E5A" w:rsidRPr="00A45500">
        <w:rPr>
          <w:rFonts w:hint="eastAsia"/>
        </w:rPr>
        <w:t>”定义，即所有</w:t>
      </w:r>
      <w:r w:rsidR="00F83E5A" w:rsidRPr="00A45500">
        <w:rPr>
          <w:rFonts w:hint="eastAsia"/>
        </w:rPr>
        <w:t>hart</w:t>
      </w:r>
      <w:r w:rsidR="009118CA" w:rsidRPr="00A45500">
        <w:rPr>
          <w:rFonts w:hint="eastAsia"/>
        </w:rPr>
        <w:t>（硬件线程，</w:t>
      </w:r>
      <w:r w:rsidR="009118CA" w:rsidRPr="00A45500">
        <w:rPr>
          <w:rFonts w:hint="eastAsia"/>
        </w:rPr>
        <w:t>h</w:t>
      </w:r>
      <w:r w:rsidR="009118CA" w:rsidRPr="00A45500">
        <w:t>ardware thread</w:t>
      </w:r>
      <w:r w:rsidR="009118CA" w:rsidRPr="00A45500">
        <w:rPr>
          <w:rFonts w:hint="eastAsia"/>
        </w:rPr>
        <w:t>）</w:t>
      </w:r>
      <w:r w:rsidR="00F83E5A" w:rsidRPr="00A45500">
        <w:rPr>
          <w:rFonts w:hint="eastAsia"/>
        </w:rPr>
        <w:t>产生的内存操作的总顺序。通常，一个多线程程序有许多不同的可能执行，每个执行都有自己相应的全局内存顺序。</w:t>
      </w:r>
      <w:r w:rsidR="00CE71F3" w:rsidRPr="00A45500">
        <w:rPr>
          <w:rFonts w:hint="eastAsia"/>
        </w:rPr>
        <w:t>“全局内存次序</w:t>
      </w:r>
      <w:r w:rsidR="00CD726E" w:rsidRPr="00A45500">
        <w:rPr>
          <w:rFonts w:hint="eastAsia"/>
        </w:rPr>
        <w:t>”</w:t>
      </w:r>
      <w:r w:rsidR="00CE71F3" w:rsidRPr="00A45500">
        <w:rPr>
          <w:rFonts w:hint="eastAsia"/>
        </w:rPr>
        <w:t>定义在由内存指令生成的原语</w:t>
      </w:r>
      <w:r w:rsidR="00734C46" w:rsidRPr="00A45500">
        <w:rPr>
          <w:rFonts w:hint="eastAsia"/>
        </w:rPr>
        <w:t>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734C46" w:rsidRPr="00A45500">
        <w:rPr>
          <w:rFonts w:hint="eastAsia"/>
        </w:rPr>
        <w:t>和存储</w:t>
      </w:r>
      <m:oMath>
        <m:r>
          <w:rPr>
            <w:rFonts w:ascii="Cambria Math" w:hAnsi="Cambria Math" w:hint="eastAsia"/>
          </w:rPr>
          <m:t>(store)</m:t>
        </m:r>
      </m:oMath>
      <w:r w:rsidR="00CE71F3" w:rsidRPr="00A45500">
        <w:rPr>
          <w:rFonts w:hint="eastAsia"/>
        </w:rPr>
        <w:t>操作上</w:t>
      </w:r>
      <w:r w:rsidR="00927771" w:rsidRPr="00A45500">
        <w:rPr>
          <w:rFonts w:hint="eastAsia"/>
        </w:rPr>
        <w:t>，</w:t>
      </w:r>
      <w:r w:rsidR="00CE71F3" w:rsidRPr="00A45500">
        <w:rPr>
          <w:rFonts w:hint="eastAsia"/>
        </w:rPr>
        <w:t>受到部分定义的约束。任何满足所有内存模型约束的执行都是合法执行</w:t>
      </w:r>
      <w:r w:rsidR="00CE71F3" w:rsidRPr="00A45500">
        <w:rPr>
          <w:rFonts w:hint="eastAsia"/>
        </w:rPr>
        <w:t>(</w:t>
      </w:r>
      <w:r w:rsidR="00CE71F3" w:rsidRPr="00A45500">
        <w:rPr>
          <w:rFonts w:hint="eastAsia"/>
        </w:rPr>
        <w:t>就内存模型而言</w:t>
      </w:r>
      <w:r w:rsidR="00CE71F3" w:rsidRPr="00A45500">
        <w:rPr>
          <w:rFonts w:hint="eastAsia"/>
        </w:rPr>
        <w:t>)</w:t>
      </w:r>
      <w:r w:rsidR="00CE71F3" w:rsidRPr="00A45500">
        <w:rPr>
          <w:rFonts w:hint="eastAsia"/>
        </w:rPr>
        <w:t>。</w:t>
      </w:r>
    </w:p>
    <w:p w14:paraId="0444E637" w14:textId="0236A2C5" w:rsidR="005B476C" w:rsidRPr="00A45500" w:rsidRDefault="005B476C" w:rsidP="007C149C">
      <w:pPr>
        <w:pStyle w:val="22"/>
      </w:pPr>
      <w:bookmarkStart w:id="120" w:name="_Toc99905743"/>
      <w:r w:rsidRPr="00A45500">
        <w:rPr>
          <w:rFonts w:hint="eastAsia"/>
        </w:rPr>
        <w:t>2</w:t>
      </w:r>
      <w:r w:rsidRPr="00A45500">
        <w:t>.1.2</w:t>
      </w:r>
      <w:r w:rsidRPr="00A45500">
        <w:rPr>
          <w:rFonts w:hint="eastAsia"/>
        </w:rPr>
        <w:t xml:space="preserve"> </w:t>
      </w:r>
      <w:r w:rsidR="003B1006" w:rsidRPr="00A45500">
        <w:rPr>
          <w:rFonts w:hint="eastAsia"/>
        </w:rPr>
        <w:t>R</w:t>
      </w:r>
      <w:r w:rsidR="003B1006" w:rsidRPr="00A45500">
        <w:t>ISC-V</w:t>
      </w:r>
      <w:r w:rsidR="002A68DF" w:rsidRPr="00A45500">
        <w:rPr>
          <w:rFonts w:hint="eastAsia"/>
        </w:rPr>
        <w:t>扩展</w:t>
      </w:r>
      <w:r w:rsidR="003B1006" w:rsidRPr="00A45500">
        <w:rPr>
          <w:rFonts w:hint="eastAsia"/>
        </w:rPr>
        <w:t>指令集</w:t>
      </w:r>
      <w:bookmarkEnd w:id="120"/>
    </w:p>
    <w:p w14:paraId="52AC4CAF" w14:textId="3BF55100" w:rsidR="00B45554" w:rsidRPr="00A45500" w:rsidRDefault="00925771" w:rsidP="00B45554">
      <w:pPr>
        <w:ind w:firstLine="480"/>
      </w:pPr>
      <w:r w:rsidRPr="00A45500">
        <w:rPr>
          <w:rFonts w:hint="eastAsia"/>
        </w:rPr>
        <w:t>R</w:t>
      </w:r>
      <w:r w:rsidRPr="00A45500">
        <w:t>ISC-V</w:t>
      </w:r>
      <w:r w:rsidRPr="00A45500">
        <w:rPr>
          <w:rFonts w:hint="eastAsia"/>
        </w:rPr>
        <w:t>的模块化设计体现在，</w:t>
      </w:r>
      <w:r w:rsidR="00396CD6" w:rsidRPr="00A45500">
        <w:rPr>
          <w:rFonts w:hint="eastAsia"/>
        </w:rPr>
        <w:t>基于</w:t>
      </w:r>
      <w:r w:rsidR="007C62F1" w:rsidRPr="00A45500">
        <w:rPr>
          <w:rFonts w:hint="eastAsia"/>
        </w:rPr>
        <w:t>RISC-V</w:t>
      </w:r>
      <w:r w:rsidR="009547D1" w:rsidRPr="00A45500">
        <w:rPr>
          <w:rFonts w:hint="eastAsia"/>
        </w:rPr>
        <w:t>基础</w:t>
      </w:r>
      <w:r w:rsidR="00396CD6" w:rsidRPr="00A45500">
        <w:rPr>
          <w:rFonts w:hint="eastAsia"/>
        </w:rPr>
        <w:t>整数</w:t>
      </w:r>
      <w:r w:rsidR="009547D1" w:rsidRPr="00A45500">
        <w:rPr>
          <w:rFonts w:hint="eastAsia"/>
        </w:rPr>
        <w:t>指令集，可以</w:t>
      </w:r>
      <w:r w:rsidR="001D71C5" w:rsidRPr="00A45500">
        <w:rPr>
          <w:rFonts w:hint="eastAsia"/>
        </w:rPr>
        <w:t>选择</w:t>
      </w:r>
      <w:r w:rsidR="002611F4" w:rsidRPr="00A45500">
        <w:rPr>
          <w:rFonts w:hint="eastAsia"/>
        </w:rPr>
        <w:t>面向特定任务</w:t>
      </w:r>
      <w:r w:rsidR="00C47D8D" w:rsidRPr="00A45500">
        <w:rPr>
          <w:rFonts w:hint="eastAsia"/>
        </w:rPr>
        <w:t>的</w:t>
      </w:r>
      <w:r w:rsidR="007C62F1" w:rsidRPr="00A45500">
        <w:rPr>
          <w:rFonts w:hint="eastAsia"/>
        </w:rPr>
        <w:t>指令</w:t>
      </w:r>
      <w:r w:rsidR="00C47D8D" w:rsidRPr="00A45500">
        <w:rPr>
          <w:rFonts w:hint="eastAsia"/>
        </w:rPr>
        <w:t>扩展</w:t>
      </w:r>
      <w:r w:rsidR="00D758B3" w:rsidRPr="00A45500">
        <w:rPr>
          <w:rFonts w:hint="eastAsia"/>
        </w:rPr>
        <w:t>。</w:t>
      </w:r>
      <w:r w:rsidR="000D319E" w:rsidRPr="00A45500">
        <w:rPr>
          <w:rFonts w:hint="eastAsia"/>
        </w:rPr>
        <w:t>扩展指令集提供了包括</w:t>
      </w:r>
      <w:r w:rsidR="00122861" w:rsidRPr="00A45500">
        <w:rPr>
          <w:rFonts w:hint="eastAsia"/>
        </w:rPr>
        <w:t>整数乘除法指令、</w:t>
      </w:r>
      <w:r w:rsidR="00486971" w:rsidRPr="00A45500">
        <w:rPr>
          <w:rFonts w:hint="eastAsia"/>
        </w:rPr>
        <w:t>浮点数计算指令、</w:t>
      </w:r>
      <w:r w:rsidR="002C61CB" w:rsidRPr="00A45500">
        <w:rPr>
          <w:rFonts w:hint="eastAsia"/>
        </w:rPr>
        <w:t>原子指令、</w:t>
      </w:r>
      <w:r w:rsidR="0061393A" w:rsidRPr="00A45500">
        <w:rPr>
          <w:rFonts w:hint="eastAsia"/>
        </w:rPr>
        <w:t>压缩指令、向量</w:t>
      </w:r>
      <w:r w:rsidR="004C57EC" w:rsidRPr="00A45500">
        <w:rPr>
          <w:rFonts w:hint="eastAsia"/>
        </w:rPr>
        <w:t>指令等扩展</w:t>
      </w:r>
      <w:r w:rsidR="00DD6647" w:rsidRPr="00A45500">
        <w:rPr>
          <w:rFonts w:hint="eastAsia"/>
        </w:rPr>
        <w:t>，并且仍在不断地修订、增添新的扩展指令集。</w:t>
      </w:r>
      <w:r w:rsidR="00C55ED5" w:rsidRPr="00A45500">
        <w:rPr>
          <w:rFonts w:hint="eastAsia"/>
        </w:rPr>
        <w:t>根据最新的</w:t>
      </w:r>
      <w:r w:rsidR="00C55ED5" w:rsidRPr="00A45500">
        <w:rPr>
          <w:rFonts w:hint="eastAsia"/>
        </w:rPr>
        <w:t>R</w:t>
      </w:r>
      <w:r w:rsidR="00C55ED5" w:rsidRPr="00A45500">
        <w:t>ISC-V</w:t>
      </w:r>
      <w:r w:rsidR="00C55ED5" w:rsidRPr="00A45500">
        <w:rPr>
          <w:rFonts w:hint="eastAsia"/>
        </w:rPr>
        <w:t>规范文档</w:t>
      </w:r>
      <w:r w:rsidR="00A13B9A" w:rsidRPr="00A45500">
        <w:rPr>
          <w:rFonts w:hint="eastAsia"/>
        </w:rPr>
        <w:t>，</w:t>
      </w:r>
      <w:r w:rsidR="00DC72CF" w:rsidRPr="00A45500">
        <w:rPr>
          <w:rFonts w:hint="eastAsia"/>
        </w:rPr>
        <w:t>现有</w:t>
      </w:r>
      <w:r w:rsidR="00991ADA" w:rsidRPr="00A45500">
        <w:rPr>
          <w:rFonts w:hint="eastAsia"/>
        </w:rPr>
        <w:t>R</w:t>
      </w:r>
      <w:r w:rsidR="00991ADA" w:rsidRPr="00A45500">
        <w:t>ISC-V</w:t>
      </w:r>
      <w:r w:rsidR="00991ADA" w:rsidRPr="00A45500">
        <w:rPr>
          <w:rFonts w:hint="eastAsia"/>
        </w:rPr>
        <w:t>扩展指令集主要有以下</w:t>
      </w:r>
      <w:r w:rsidR="00991ADA" w:rsidRPr="00A45500">
        <w:rPr>
          <w:rFonts w:hint="eastAsia"/>
        </w:rPr>
        <w:t>2</w:t>
      </w:r>
      <w:r w:rsidR="00991ADA" w:rsidRPr="00A45500">
        <w:t>4</w:t>
      </w:r>
      <w:r w:rsidR="00991ADA" w:rsidRPr="00A45500">
        <w:rPr>
          <w:rFonts w:hint="eastAsia"/>
        </w:rPr>
        <w:t>种</w:t>
      </w:r>
      <w:r w:rsidR="00724E32" w:rsidRPr="00A45500">
        <w:rPr>
          <w:rFonts w:hint="eastAsia"/>
        </w:rPr>
        <w:t>：</w:t>
      </w:r>
    </w:p>
    <w:p w14:paraId="4D3153E0" w14:textId="77777777" w:rsidR="007A12BE" w:rsidRPr="00A45500" w:rsidRDefault="007A12BE" w:rsidP="00B45554">
      <w:pPr>
        <w:ind w:firstLine="480"/>
      </w:pPr>
    </w:p>
    <w:p w14:paraId="3781D2B5" w14:textId="77777777" w:rsidR="00A13B9A" w:rsidRPr="00A45500" w:rsidRDefault="00A13B9A" w:rsidP="009F311E">
      <w:pPr>
        <w:pStyle w:val="af8"/>
        <w:rPr>
          <w:color w:val="auto"/>
        </w:rPr>
      </w:pPr>
    </w:p>
    <w:p w14:paraId="6A67B461" w14:textId="45F08742" w:rsidR="00297C25" w:rsidRPr="00A45500" w:rsidRDefault="00297C25" w:rsidP="009F311E">
      <w:pPr>
        <w:pStyle w:val="af8"/>
        <w:rPr>
          <w:color w:val="auto"/>
        </w:rPr>
      </w:pPr>
      <w:r w:rsidRPr="00A45500">
        <w:rPr>
          <w:rFonts w:hint="eastAsia"/>
          <w:color w:val="auto"/>
        </w:rPr>
        <w:lastRenderedPageBreak/>
        <w:t>表</w:t>
      </w:r>
      <w:r w:rsidRPr="00A45500">
        <w:rPr>
          <w:rFonts w:hint="eastAsia"/>
          <w:color w:val="auto"/>
        </w:rPr>
        <w:t>2</w:t>
      </w:r>
      <w:r w:rsidRPr="00A45500">
        <w:rPr>
          <w:color w:val="auto"/>
        </w:rPr>
        <w:t>.4 RISC-V</w:t>
      </w:r>
      <w:r w:rsidRPr="00A45500">
        <w:rPr>
          <w:rFonts w:hint="eastAsia"/>
          <w:color w:val="auto"/>
        </w:rPr>
        <w:t>扩展指令集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A45500" w:rsidRDefault="00297C25" w:rsidP="003A047E">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A45500" w:rsidRDefault="00297C25" w:rsidP="003A047E">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A45500" w:rsidRDefault="00297C25" w:rsidP="003A047E">
            <w:pPr>
              <w:pStyle w:val="afff"/>
            </w:pPr>
            <w:r w:rsidRPr="00A45500">
              <w:t>版本</w:t>
            </w:r>
          </w:p>
        </w:tc>
        <w:tc>
          <w:tcPr>
            <w:tcW w:w="991" w:type="pct"/>
            <w:tcBorders>
              <w:top w:val="single" w:sz="18" w:space="0" w:color="auto"/>
              <w:left w:val="single" w:sz="8" w:space="0" w:color="auto"/>
              <w:bottom w:val="single" w:sz="8" w:space="0" w:color="auto"/>
            </w:tcBorders>
          </w:tcPr>
          <w:p w14:paraId="20D5AD21" w14:textId="77777777" w:rsidR="00297C25" w:rsidRPr="00A45500" w:rsidRDefault="00297C25" w:rsidP="003A047E">
            <w:pPr>
              <w:pStyle w:val="afff"/>
            </w:pPr>
            <w:r w:rsidRPr="00A45500">
              <w:t>状态</w:t>
            </w:r>
          </w:p>
        </w:tc>
      </w:tr>
      <w:tr w:rsidR="00A45500" w:rsidRPr="00A45500" w14:paraId="1383867E" w14:textId="77777777" w:rsidTr="003A047E">
        <w:tc>
          <w:tcPr>
            <w:tcW w:w="1188" w:type="pct"/>
            <w:tcBorders>
              <w:top w:val="single" w:sz="8" w:space="0" w:color="auto"/>
              <w:right w:val="single" w:sz="8" w:space="0" w:color="auto"/>
            </w:tcBorders>
          </w:tcPr>
          <w:p w14:paraId="2ED05B5F" w14:textId="2419D72C" w:rsidR="00297C25" w:rsidRPr="00A45500" w:rsidRDefault="000C3033" w:rsidP="003A047E">
            <w:pPr>
              <w:pStyle w:val="afff"/>
            </w:pPr>
            <w:r w:rsidRPr="00A45500">
              <w:rPr>
                <w:rFonts w:hint="eastAsia"/>
              </w:rPr>
              <w:t>M</w:t>
            </w:r>
          </w:p>
        </w:tc>
        <w:tc>
          <w:tcPr>
            <w:tcW w:w="2224" w:type="pct"/>
            <w:tcBorders>
              <w:top w:val="single" w:sz="8" w:space="0" w:color="auto"/>
              <w:left w:val="single" w:sz="8" w:space="0" w:color="auto"/>
              <w:right w:val="single" w:sz="8" w:space="0" w:color="auto"/>
            </w:tcBorders>
          </w:tcPr>
          <w:p w14:paraId="0A4E1F6F" w14:textId="2359C9B1" w:rsidR="00297C25" w:rsidRPr="00A45500" w:rsidRDefault="00056BFA" w:rsidP="003A047E">
            <w:pPr>
              <w:pStyle w:val="afff"/>
            </w:pPr>
            <w:r w:rsidRPr="00A45500">
              <w:rPr>
                <w:rFonts w:hint="eastAsia"/>
              </w:rPr>
              <w:t>乘除</w:t>
            </w:r>
            <w:r w:rsidR="000C3033" w:rsidRPr="00A45500">
              <w:rPr>
                <w:rFonts w:hint="eastAsia"/>
              </w:rPr>
              <w:t>法</w:t>
            </w:r>
            <w:r w:rsidR="00691774" w:rsidRPr="00A45500">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A45500" w:rsidRDefault="00297C25" w:rsidP="003A047E">
            <w:pPr>
              <w:pStyle w:val="afff"/>
            </w:pPr>
            <w:r w:rsidRPr="00A45500">
              <w:rPr>
                <w:rFonts w:hint="eastAsia"/>
              </w:rPr>
              <w:t>2</w:t>
            </w:r>
            <w:r w:rsidRPr="00A45500">
              <w:t>.0</w:t>
            </w:r>
          </w:p>
        </w:tc>
        <w:tc>
          <w:tcPr>
            <w:tcW w:w="991" w:type="pct"/>
            <w:tcBorders>
              <w:top w:val="single" w:sz="8" w:space="0" w:color="auto"/>
              <w:left w:val="single" w:sz="8" w:space="0" w:color="auto"/>
            </w:tcBorders>
          </w:tcPr>
          <w:p w14:paraId="372EA52D" w14:textId="77777777" w:rsidR="00297C25" w:rsidRPr="00A45500" w:rsidRDefault="00297C25" w:rsidP="003A047E">
            <w:pPr>
              <w:pStyle w:val="afff"/>
            </w:pPr>
            <w:r w:rsidRPr="00A45500">
              <w:t>正式批准</w:t>
            </w:r>
          </w:p>
        </w:tc>
      </w:tr>
      <w:tr w:rsidR="00A45500" w:rsidRPr="00A45500" w14:paraId="471FCDCF" w14:textId="77777777" w:rsidTr="003A047E">
        <w:tc>
          <w:tcPr>
            <w:tcW w:w="1188" w:type="pct"/>
            <w:tcBorders>
              <w:right w:val="single" w:sz="8" w:space="0" w:color="auto"/>
            </w:tcBorders>
          </w:tcPr>
          <w:p w14:paraId="37CB4CC4" w14:textId="45028E55" w:rsidR="00297C25" w:rsidRPr="00A45500" w:rsidRDefault="000C3033" w:rsidP="003A047E">
            <w:pPr>
              <w:pStyle w:val="afff"/>
            </w:pPr>
            <w:r w:rsidRPr="00A45500">
              <w:rPr>
                <w:rFonts w:hint="eastAsia"/>
              </w:rPr>
              <w:t>A</w:t>
            </w:r>
          </w:p>
        </w:tc>
        <w:tc>
          <w:tcPr>
            <w:tcW w:w="2224" w:type="pct"/>
            <w:tcBorders>
              <w:left w:val="single" w:sz="8" w:space="0" w:color="auto"/>
              <w:right w:val="single" w:sz="8" w:space="0" w:color="auto"/>
            </w:tcBorders>
          </w:tcPr>
          <w:p w14:paraId="0D4CCF80" w14:textId="732FAF58" w:rsidR="00297C25" w:rsidRPr="00A45500" w:rsidRDefault="00E87D24" w:rsidP="003A047E">
            <w:pPr>
              <w:pStyle w:val="afff"/>
            </w:pPr>
            <w:r w:rsidRPr="00A45500">
              <w:rPr>
                <w:rFonts w:hint="eastAsia"/>
              </w:rPr>
              <w:t>原子</w:t>
            </w:r>
            <w:r w:rsidR="00297C25" w:rsidRPr="00A45500">
              <w:rPr>
                <w:rFonts w:hint="eastAsia"/>
              </w:rPr>
              <w:t>指令</w:t>
            </w:r>
            <w:r w:rsidR="005D2A2F" w:rsidRPr="00A45500">
              <w:rPr>
                <w:rFonts w:hint="eastAsia"/>
              </w:rPr>
              <w:t>扩展</w:t>
            </w:r>
          </w:p>
        </w:tc>
        <w:tc>
          <w:tcPr>
            <w:tcW w:w="597" w:type="pct"/>
            <w:tcBorders>
              <w:left w:val="single" w:sz="8" w:space="0" w:color="auto"/>
              <w:right w:val="single" w:sz="8" w:space="0" w:color="auto"/>
            </w:tcBorders>
          </w:tcPr>
          <w:p w14:paraId="56C1223D" w14:textId="77777777" w:rsidR="00297C25" w:rsidRPr="00A45500" w:rsidRDefault="00297C25" w:rsidP="003A047E">
            <w:pPr>
              <w:pStyle w:val="afff"/>
            </w:pPr>
            <w:r w:rsidRPr="00A45500">
              <w:rPr>
                <w:rFonts w:hint="eastAsia"/>
              </w:rPr>
              <w:t>2</w:t>
            </w:r>
            <w:r w:rsidRPr="00A45500">
              <w:t>.1</w:t>
            </w:r>
          </w:p>
        </w:tc>
        <w:tc>
          <w:tcPr>
            <w:tcW w:w="991" w:type="pct"/>
            <w:tcBorders>
              <w:left w:val="single" w:sz="8" w:space="0" w:color="auto"/>
            </w:tcBorders>
          </w:tcPr>
          <w:p w14:paraId="4A4B559A" w14:textId="77777777" w:rsidR="00297C25" w:rsidRPr="00A45500" w:rsidRDefault="00297C25" w:rsidP="003A047E">
            <w:pPr>
              <w:pStyle w:val="afff"/>
            </w:pPr>
            <w:r w:rsidRPr="00A45500">
              <w:t>正式批准</w:t>
            </w:r>
          </w:p>
        </w:tc>
      </w:tr>
      <w:tr w:rsidR="00A45500" w:rsidRPr="00A45500" w14:paraId="7A169B4D" w14:textId="77777777" w:rsidTr="003A047E">
        <w:tc>
          <w:tcPr>
            <w:tcW w:w="1188" w:type="pct"/>
            <w:tcBorders>
              <w:right w:val="single" w:sz="8" w:space="0" w:color="auto"/>
            </w:tcBorders>
          </w:tcPr>
          <w:p w14:paraId="2A276860" w14:textId="7A67528A" w:rsidR="00297C25" w:rsidRPr="00A45500" w:rsidRDefault="000C3033" w:rsidP="003A047E">
            <w:pPr>
              <w:pStyle w:val="afff"/>
            </w:pPr>
            <w:r w:rsidRPr="00A45500">
              <w:rPr>
                <w:rFonts w:hint="eastAsia"/>
              </w:rPr>
              <w:t>F</w:t>
            </w:r>
          </w:p>
        </w:tc>
        <w:tc>
          <w:tcPr>
            <w:tcW w:w="2224" w:type="pct"/>
            <w:tcBorders>
              <w:left w:val="single" w:sz="8" w:space="0" w:color="auto"/>
              <w:right w:val="single" w:sz="8" w:space="0" w:color="auto"/>
            </w:tcBorders>
          </w:tcPr>
          <w:p w14:paraId="44DBED1D" w14:textId="261FB7E7" w:rsidR="00297C25" w:rsidRPr="00A45500" w:rsidRDefault="001D2AAD" w:rsidP="003A047E">
            <w:pPr>
              <w:pStyle w:val="afff"/>
            </w:pPr>
            <w:r w:rsidRPr="00A45500">
              <w:rPr>
                <w:rFonts w:hint="eastAsia"/>
              </w:rPr>
              <w:t>单精度浮点扩展</w:t>
            </w:r>
            <w:r w:rsidR="00297C25" w:rsidRPr="00A45500">
              <w:rPr>
                <w:rFonts w:hint="eastAsia"/>
              </w:rPr>
              <w:t>指令集</w:t>
            </w:r>
          </w:p>
        </w:tc>
        <w:tc>
          <w:tcPr>
            <w:tcW w:w="597" w:type="pct"/>
            <w:tcBorders>
              <w:left w:val="single" w:sz="8" w:space="0" w:color="auto"/>
              <w:right w:val="single" w:sz="8" w:space="0" w:color="auto"/>
            </w:tcBorders>
          </w:tcPr>
          <w:p w14:paraId="44243AE4" w14:textId="3C495EFE" w:rsidR="00297C25" w:rsidRPr="00A45500" w:rsidRDefault="00297C25" w:rsidP="003A047E">
            <w:pPr>
              <w:pStyle w:val="afff"/>
            </w:pPr>
            <w:r w:rsidRPr="00A45500">
              <w:rPr>
                <w:rFonts w:hint="eastAsia"/>
              </w:rPr>
              <w:t>2</w:t>
            </w:r>
            <w:r w:rsidRPr="00A45500">
              <w:t>.</w:t>
            </w:r>
            <w:r w:rsidR="003A55BF" w:rsidRPr="00A45500">
              <w:t>2</w:t>
            </w:r>
          </w:p>
        </w:tc>
        <w:tc>
          <w:tcPr>
            <w:tcW w:w="991" w:type="pct"/>
            <w:tcBorders>
              <w:left w:val="single" w:sz="8" w:space="0" w:color="auto"/>
            </w:tcBorders>
          </w:tcPr>
          <w:p w14:paraId="3CF41000" w14:textId="77777777" w:rsidR="00297C25" w:rsidRPr="00A45500" w:rsidRDefault="00297C25" w:rsidP="003A047E">
            <w:pPr>
              <w:pStyle w:val="afff"/>
            </w:pPr>
            <w:r w:rsidRPr="00A45500">
              <w:t>正式批准</w:t>
            </w:r>
          </w:p>
        </w:tc>
      </w:tr>
      <w:tr w:rsidR="00A45500" w:rsidRPr="00A45500" w14:paraId="32B46146" w14:textId="77777777" w:rsidTr="003A047E">
        <w:tc>
          <w:tcPr>
            <w:tcW w:w="1188" w:type="pct"/>
            <w:tcBorders>
              <w:right w:val="single" w:sz="8" w:space="0" w:color="auto"/>
            </w:tcBorders>
          </w:tcPr>
          <w:p w14:paraId="5050C7DE" w14:textId="2B7650D5" w:rsidR="003A55BF" w:rsidRPr="00A45500" w:rsidRDefault="003A55BF" w:rsidP="003A55BF">
            <w:pPr>
              <w:pStyle w:val="afff"/>
            </w:pPr>
            <w:r w:rsidRPr="00A45500">
              <w:rPr>
                <w:rFonts w:hint="eastAsia"/>
              </w:rPr>
              <w:t>D</w:t>
            </w:r>
          </w:p>
        </w:tc>
        <w:tc>
          <w:tcPr>
            <w:tcW w:w="2224" w:type="pct"/>
            <w:tcBorders>
              <w:left w:val="single" w:sz="8" w:space="0" w:color="auto"/>
              <w:right w:val="single" w:sz="8" w:space="0" w:color="auto"/>
            </w:tcBorders>
          </w:tcPr>
          <w:p w14:paraId="461062E5" w14:textId="330F57BC" w:rsidR="003A55BF" w:rsidRPr="00A45500" w:rsidRDefault="003E27F0" w:rsidP="003A55BF">
            <w:pPr>
              <w:pStyle w:val="afff"/>
            </w:pPr>
            <w:r w:rsidRPr="00A45500">
              <w:rPr>
                <w:rFonts w:hint="eastAsia"/>
              </w:rPr>
              <w:t>双精度浮点扩展</w:t>
            </w:r>
            <w:r w:rsidR="003A55BF" w:rsidRPr="00A45500">
              <w:rPr>
                <w:rFonts w:hint="eastAsia"/>
              </w:rPr>
              <w:t>指令集</w:t>
            </w:r>
          </w:p>
        </w:tc>
        <w:tc>
          <w:tcPr>
            <w:tcW w:w="597" w:type="pct"/>
            <w:tcBorders>
              <w:left w:val="single" w:sz="8" w:space="0" w:color="auto"/>
              <w:right w:val="single" w:sz="8" w:space="0" w:color="auto"/>
            </w:tcBorders>
          </w:tcPr>
          <w:p w14:paraId="7DAEBD76" w14:textId="5BD94D09"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33A742A4" w14:textId="0F48D975" w:rsidR="003A55BF" w:rsidRPr="00A45500" w:rsidRDefault="003A55BF" w:rsidP="003A55BF">
            <w:pPr>
              <w:pStyle w:val="afff"/>
            </w:pPr>
            <w:r w:rsidRPr="00A45500">
              <w:t>正式批准</w:t>
            </w:r>
          </w:p>
        </w:tc>
      </w:tr>
      <w:tr w:rsidR="00A45500" w:rsidRPr="00A45500" w14:paraId="3CE0C058" w14:textId="77777777" w:rsidTr="003A047E">
        <w:tc>
          <w:tcPr>
            <w:tcW w:w="1188" w:type="pct"/>
            <w:tcBorders>
              <w:right w:val="single" w:sz="8" w:space="0" w:color="auto"/>
            </w:tcBorders>
          </w:tcPr>
          <w:p w14:paraId="42C515E2" w14:textId="7507CFBF" w:rsidR="003A55BF" w:rsidRPr="00A45500" w:rsidRDefault="003A55BF" w:rsidP="003A55BF">
            <w:pPr>
              <w:pStyle w:val="afff"/>
            </w:pPr>
            <w:r w:rsidRPr="00A45500">
              <w:rPr>
                <w:rFonts w:hint="eastAsia"/>
              </w:rPr>
              <w:t>Q</w:t>
            </w:r>
          </w:p>
        </w:tc>
        <w:tc>
          <w:tcPr>
            <w:tcW w:w="2224" w:type="pct"/>
            <w:tcBorders>
              <w:left w:val="single" w:sz="8" w:space="0" w:color="auto"/>
              <w:right w:val="single" w:sz="8" w:space="0" w:color="auto"/>
            </w:tcBorders>
          </w:tcPr>
          <w:p w14:paraId="1DE564C8" w14:textId="0C29ACB6" w:rsidR="003A55BF" w:rsidRPr="00A45500" w:rsidRDefault="00444D76" w:rsidP="003A55BF">
            <w:pPr>
              <w:pStyle w:val="afff"/>
            </w:pPr>
            <w:r w:rsidRPr="00A45500">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41D5A9D2" w14:textId="42F41DD6" w:rsidR="003A55BF" w:rsidRPr="00A45500" w:rsidRDefault="003A55BF" w:rsidP="003A55BF">
            <w:pPr>
              <w:pStyle w:val="afff"/>
            </w:pPr>
            <w:r w:rsidRPr="00A45500">
              <w:t>正式批准</w:t>
            </w:r>
          </w:p>
        </w:tc>
      </w:tr>
      <w:tr w:rsidR="00A45500" w:rsidRPr="00A45500" w14:paraId="3377015F" w14:textId="77777777" w:rsidTr="003A047E">
        <w:tc>
          <w:tcPr>
            <w:tcW w:w="1188" w:type="pct"/>
            <w:tcBorders>
              <w:right w:val="single" w:sz="8" w:space="0" w:color="auto"/>
            </w:tcBorders>
          </w:tcPr>
          <w:p w14:paraId="35125F07" w14:textId="47B9C075" w:rsidR="003A55BF" w:rsidRPr="00A45500" w:rsidRDefault="003A55BF" w:rsidP="003A55BF">
            <w:pPr>
              <w:pStyle w:val="afff"/>
            </w:pPr>
            <w:r w:rsidRPr="00A45500">
              <w:rPr>
                <w:rFonts w:hint="eastAsia"/>
              </w:rPr>
              <w:t>C</w:t>
            </w:r>
          </w:p>
        </w:tc>
        <w:tc>
          <w:tcPr>
            <w:tcW w:w="2224" w:type="pct"/>
            <w:tcBorders>
              <w:left w:val="single" w:sz="8" w:space="0" w:color="auto"/>
              <w:right w:val="single" w:sz="8" w:space="0" w:color="auto"/>
            </w:tcBorders>
          </w:tcPr>
          <w:p w14:paraId="1CD46018" w14:textId="29483ACA" w:rsidR="003A55BF" w:rsidRPr="00A45500" w:rsidRDefault="0083770C" w:rsidP="003A55BF">
            <w:pPr>
              <w:pStyle w:val="afff"/>
            </w:pPr>
            <w:r w:rsidRPr="00A45500">
              <w:rPr>
                <w:rFonts w:hint="eastAsia"/>
              </w:rPr>
              <w:t>压缩指令扩展</w:t>
            </w:r>
          </w:p>
        </w:tc>
        <w:tc>
          <w:tcPr>
            <w:tcW w:w="597" w:type="pct"/>
            <w:tcBorders>
              <w:left w:val="single" w:sz="8" w:space="0" w:color="auto"/>
              <w:right w:val="single" w:sz="8" w:space="0" w:color="auto"/>
            </w:tcBorders>
          </w:tcPr>
          <w:p w14:paraId="1A773650" w14:textId="74A843AC" w:rsidR="003A55BF" w:rsidRPr="00A45500" w:rsidRDefault="003A55BF" w:rsidP="003A55BF">
            <w:pPr>
              <w:pStyle w:val="afff"/>
            </w:pPr>
            <w:r w:rsidRPr="00A45500">
              <w:rPr>
                <w:rFonts w:hint="eastAsia"/>
              </w:rPr>
              <w:t>2</w:t>
            </w:r>
            <w:r w:rsidRPr="00A45500">
              <w:t>.0</w:t>
            </w:r>
          </w:p>
        </w:tc>
        <w:tc>
          <w:tcPr>
            <w:tcW w:w="991" w:type="pct"/>
            <w:tcBorders>
              <w:left w:val="single" w:sz="8" w:space="0" w:color="auto"/>
            </w:tcBorders>
          </w:tcPr>
          <w:p w14:paraId="6A6B5A60" w14:textId="48CBFDAD" w:rsidR="003A55BF" w:rsidRPr="00A45500" w:rsidRDefault="003A55BF" w:rsidP="003A55BF">
            <w:pPr>
              <w:pStyle w:val="afff"/>
            </w:pPr>
            <w:r w:rsidRPr="00A45500">
              <w:t>正式批准</w:t>
            </w:r>
          </w:p>
        </w:tc>
      </w:tr>
      <w:tr w:rsidR="00A45500" w:rsidRPr="00A45500" w14:paraId="3E94851A" w14:textId="77777777" w:rsidTr="003A047E">
        <w:tc>
          <w:tcPr>
            <w:tcW w:w="1188" w:type="pct"/>
            <w:tcBorders>
              <w:right w:val="single" w:sz="8" w:space="0" w:color="auto"/>
            </w:tcBorders>
          </w:tcPr>
          <w:p w14:paraId="71C4AABD" w14:textId="651DBD57" w:rsidR="003A55BF" w:rsidRPr="00A45500" w:rsidRDefault="00B2633F" w:rsidP="003A55BF">
            <w:pPr>
              <w:pStyle w:val="afff"/>
            </w:pPr>
            <w:r w:rsidRPr="00A45500">
              <w:rPr>
                <w:rFonts w:hint="eastAsia"/>
              </w:rPr>
              <w:t>C</w:t>
            </w:r>
            <w:r w:rsidRPr="00A45500">
              <w:t>ounters</w:t>
            </w:r>
          </w:p>
        </w:tc>
        <w:tc>
          <w:tcPr>
            <w:tcW w:w="2224" w:type="pct"/>
            <w:tcBorders>
              <w:left w:val="single" w:sz="8" w:space="0" w:color="auto"/>
              <w:right w:val="single" w:sz="8" w:space="0" w:color="auto"/>
            </w:tcBorders>
          </w:tcPr>
          <w:p w14:paraId="20D710E5" w14:textId="3198CB90" w:rsidR="003A55BF" w:rsidRPr="00A45500" w:rsidRDefault="00B2633F" w:rsidP="003A55BF">
            <w:pPr>
              <w:pStyle w:val="afff"/>
            </w:pPr>
            <w:r w:rsidRPr="00A45500">
              <w:rPr>
                <w:rFonts w:hint="eastAsia"/>
              </w:rPr>
              <w:t>计数器和计时器</w:t>
            </w:r>
          </w:p>
        </w:tc>
        <w:tc>
          <w:tcPr>
            <w:tcW w:w="597" w:type="pct"/>
            <w:tcBorders>
              <w:left w:val="single" w:sz="8" w:space="0" w:color="auto"/>
              <w:right w:val="single" w:sz="8" w:space="0" w:color="auto"/>
            </w:tcBorders>
          </w:tcPr>
          <w:p w14:paraId="75AFDAF5" w14:textId="3AF1F676" w:rsidR="003A55BF" w:rsidRPr="00A45500" w:rsidRDefault="00D220FA" w:rsidP="003A55BF">
            <w:pPr>
              <w:pStyle w:val="afff"/>
            </w:pPr>
            <w:r w:rsidRPr="00A45500">
              <w:rPr>
                <w:rFonts w:hint="eastAsia"/>
              </w:rPr>
              <w:t>2</w:t>
            </w:r>
            <w:r w:rsidRPr="00A45500">
              <w:t>.0</w:t>
            </w:r>
          </w:p>
        </w:tc>
        <w:tc>
          <w:tcPr>
            <w:tcW w:w="991" w:type="pct"/>
            <w:tcBorders>
              <w:left w:val="single" w:sz="8" w:space="0" w:color="auto"/>
            </w:tcBorders>
          </w:tcPr>
          <w:p w14:paraId="766FEAED" w14:textId="6C41B6D0" w:rsidR="003A55BF" w:rsidRPr="00A45500" w:rsidRDefault="00D220FA" w:rsidP="003A55BF">
            <w:pPr>
              <w:pStyle w:val="afff"/>
            </w:pPr>
            <w:r w:rsidRPr="00A45500">
              <w:rPr>
                <w:rFonts w:hint="eastAsia"/>
              </w:rPr>
              <w:t>草案</w:t>
            </w:r>
          </w:p>
        </w:tc>
      </w:tr>
      <w:tr w:rsidR="00A45500" w:rsidRPr="00A45500" w14:paraId="46152A4F" w14:textId="77777777" w:rsidTr="003A047E">
        <w:tc>
          <w:tcPr>
            <w:tcW w:w="1188" w:type="pct"/>
            <w:tcBorders>
              <w:right w:val="single" w:sz="8" w:space="0" w:color="auto"/>
            </w:tcBorders>
          </w:tcPr>
          <w:p w14:paraId="3F8D4067" w14:textId="1A0EEA72" w:rsidR="003A55BF" w:rsidRPr="00A45500" w:rsidRDefault="00E54F15" w:rsidP="003A55BF">
            <w:pPr>
              <w:pStyle w:val="afff"/>
            </w:pPr>
            <w:r w:rsidRPr="00A45500">
              <w:rPr>
                <w:rFonts w:hint="eastAsia"/>
              </w:rPr>
              <w:t>L</w:t>
            </w:r>
          </w:p>
        </w:tc>
        <w:tc>
          <w:tcPr>
            <w:tcW w:w="2224" w:type="pct"/>
            <w:tcBorders>
              <w:left w:val="single" w:sz="8" w:space="0" w:color="auto"/>
              <w:right w:val="single" w:sz="8" w:space="0" w:color="auto"/>
            </w:tcBorders>
          </w:tcPr>
          <w:p w14:paraId="28EC72E5" w14:textId="4824368E" w:rsidR="003A55BF" w:rsidRPr="00A45500" w:rsidRDefault="00E54F15" w:rsidP="003A55BF">
            <w:pPr>
              <w:pStyle w:val="afff"/>
            </w:pPr>
            <w:r w:rsidRPr="00A45500">
              <w:rPr>
                <w:rFonts w:hint="eastAsia"/>
              </w:rPr>
              <w:t>十进制浮点</w:t>
            </w:r>
          </w:p>
        </w:tc>
        <w:tc>
          <w:tcPr>
            <w:tcW w:w="597" w:type="pct"/>
            <w:tcBorders>
              <w:left w:val="single" w:sz="8" w:space="0" w:color="auto"/>
              <w:right w:val="single" w:sz="8" w:space="0" w:color="auto"/>
            </w:tcBorders>
          </w:tcPr>
          <w:p w14:paraId="1200714B" w14:textId="71AA07FE" w:rsidR="003A55BF" w:rsidRPr="00A45500" w:rsidRDefault="006F4622" w:rsidP="003A55BF">
            <w:pPr>
              <w:pStyle w:val="afff"/>
            </w:pPr>
            <w:r w:rsidRPr="00A45500">
              <w:rPr>
                <w:rFonts w:hint="eastAsia"/>
              </w:rPr>
              <w:t>0</w:t>
            </w:r>
            <w:r w:rsidRPr="00A45500">
              <w:t>.0</w:t>
            </w:r>
          </w:p>
        </w:tc>
        <w:tc>
          <w:tcPr>
            <w:tcW w:w="991" w:type="pct"/>
            <w:tcBorders>
              <w:left w:val="single" w:sz="8" w:space="0" w:color="auto"/>
            </w:tcBorders>
          </w:tcPr>
          <w:p w14:paraId="36070344" w14:textId="0436E813" w:rsidR="003A55BF" w:rsidRPr="00A45500" w:rsidRDefault="00314447" w:rsidP="003A55BF">
            <w:pPr>
              <w:pStyle w:val="afff"/>
            </w:pPr>
            <w:r w:rsidRPr="00A45500">
              <w:rPr>
                <w:rFonts w:hint="eastAsia"/>
              </w:rPr>
              <w:t>草案</w:t>
            </w:r>
          </w:p>
        </w:tc>
      </w:tr>
      <w:tr w:rsidR="00A45500" w:rsidRPr="00A45500" w14:paraId="43839604" w14:textId="77777777" w:rsidTr="003A047E">
        <w:tc>
          <w:tcPr>
            <w:tcW w:w="1188" w:type="pct"/>
            <w:tcBorders>
              <w:right w:val="single" w:sz="8" w:space="0" w:color="auto"/>
            </w:tcBorders>
          </w:tcPr>
          <w:p w14:paraId="354EB721" w14:textId="4971DE7E" w:rsidR="003A55BF" w:rsidRPr="00A45500" w:rsidRDefault="00314447" w:rsidP="003A55BF">
            <w:pPr>
              <w:pStyle w:val="afff"/>
            </w:pPr>
            <w:r w:rsidRPr="00A45500">
              <w:rPr>
                <w:rFonts w:hint="eastAsia"/>
              </w:rPr>
              <w:t>B</w:t>
            </w:r>
          </w:p>
        </w:tc>
        <w:tc>
          <w:tcPr>
            <w:tcW w:w="2224" w:type="pct"/>
            <w:tcBorders>
              <w:left w:val="single" w:sz="8" w:space="0" w:color="auto"/>
              <w:right w:val="single" w:sz="8" w:space="0" w:color="auto"/>
            </w:tcBorders>
          </w:tcPr>
          <w:p w14:paraId="27D43E10" w14:textId="009CEDF0" w:rsidR="003A55BF" w:rsidRPr="00A45500" w:rsidRDefault="00314447" w:rsidP="003A55BF">
            <w:pPr>
              <w:pStyle w:val="afff"/>
            </w:pPr>
            <w:r w:rsidRPr="00A45500">
              <w:rPr>
                <w:rFonts w:hint="eastAsia"/>
              </w:rPr>
              <w:t>位操作</w:t>
            </w:r>
          </w:p>
        </w:tc>
        <w:tc>
          <w:tcPr>
            <w:tcW w:w="597" w:type="pct"/>
            <w:tcBorders>
              <w:left w:val="single" w:sz="8" w:space="0" w:color="auto"/>
              <w:right w:val="single" w:sz="8" w:space="0" w:color="auto"/>
            </w:tcBorders>
          </w:tcPr>
          <w:p w14:paraId="145DB3D2" w14:textId="30E79A3C" w:rsidR="003A55BF" w:rsidRPr="00A45500" w:rsidRDefault="00314447" w:rsidP="003A55BF">
            <w:pPr>
              <w:pStyle w:val="afff"/>
            </w:pPr>
            <w:r w:rsidRPr="00A45500">
              <w:rPr>
                <w:rFonts w:hint="eastAsia"/>
              </w:rPr>
              <w:t>0</w:t>
            </w:r>
            <w:r w:rsidRPr="00A45500">
              <w:t>.0</w:t>
            </w:r>
          </w:p>
        </w:tc>
        <w:tc>
          <w:tcPr>
            <w:tcW w:w="991" w:type="pct"/>
            <w:tcBorders>
              <w:left w:val="single" w:sz="8" w:space="0" w:color="auto"/>
            </w:tcBorders>
          </w:tcPr>
          <w:p w14:paraId="69C8481E" w14:textId="73CA74D5" w:rsidR="003A55BF" w:rsidRPr="00A45500" w:rsidRDefault="00314447" w:rsidP="003A55BF">
            <w:pPr>
              <w:pStyle w:val="afff"/>
            </w:pPr>
            <w:r w:rsidRPr="00A45500">
              <w:rPr>
                <w:rFonts w:hint="eastAsia"/>
              </w:rPr>
              <w:t>草案</w:t>
            </w:r>
          </w:p>
        </w:tc>
      </w:tr>
      <w:tr w:rsidR="00A45500" w:rsidRPr="00A45500" w14:paraId="66E69EC1" w14:textId="77777777" w:rsidTr="003A047E">
        <w:tc>
          <w:tcPr>
            <w:tcW w:w="1188" w:type="pct"/>
            <w:tcBorders>
              <w:right w:val="single" w:sz="8" w:space="0" w:color="auto"/>
            </w:tcBorders>
          </w:tcPr>
          <w:p w14:paraId="2248517A" w14:textId="71E9F69F" w:rsidR="003A55BF" w:rsidRPr="00A45500" w:rsidRDefault="00314447" w:rsidP="003A55BF">
            <w:pPr>
              <w:pStyle w:val="afff"/>
            </w:pPr>
            <w:r w:rsidRPr="00A45500">
              <w:rPr>
                <w:rFonts w:hint="eastAsia"/>
              </w:rPr>
              <w:t>J</w:t>
            </w:r>
          </w:p>
        </w:tc>
        <w:tc>
          <w:tcPr>
            <w:tcW w:w="2224" w:type="pct"/>
            <w:tcBorders>
              <w:left w:val="single" w:sz="8" w:space="0" w:color="auto"/>
              <w:right w:val="single" w:sz="8" w:space="0" w:color="auto"/>
            </w:tcBorders>
          </w:tcPr>
          <w:p w14:paraId="4B6A8318" w14:textId="6C2EEDC9" w:rsidR="003A55BF" w:rsidRPr="00A45500" w:rsidRDefault="00314447" w:rsidP="003A55BF">
            <w:pPr>
              <w:pStyle w:val="afff"/>
            </w:pPr>
            <w:r w:rsidRPr="00A45500">
              <w:rPr>
                <w:rFonts w:hint="eastAsia"/>
              </w:rPr>
              <w:t>动态翻译语言</w:t>
            </w:r>
          </w:p>
        </w:tc>
        <w:tc>
          <w:tcPr>
            <w:tcW w:w="597" w:type="pct"/>
            <w:tcBorders>
              <w:left w:val="single" w:sz="8" w:space="0" w:color="auto"/>
              <w:right w:val="single" w:sz="8" w:space="0" w:color="auto"/>
            </w:tcBorders>
          </w:tcPr>
          <w:p w14:paraId="50341E63" w14:textId="55A1EA76" w:rsidR="003A55BF" w:rsidRPr="00A45500" w:rsidRDefault="00F03BCF" w:rsidP="003A55BF">
            <w:pPr>
              <w:pStyle w:val="afff"/>
            </w:pPr>
            <w:r w:rsidRPr="00A45500">
              <w:rPr>
                <w:rFonts w:hint="eastAsia"/>
              </w:rPr>
              <w:t>0</w:t>
            </w:r>
            <w:r w:rsidRPr="00A45500">
              <w:t>.0</w:t>
            </w:r>
          </w:p>
        </w:tc>
        <w:tc>
          <w:tcPr>
            <w:tcW w:w="991" w:type="pct"/>
            <w:tcBorders>
              <w:left w:val="single" w:sz="8" w:space="0" w:color="auto"/>
            </w:tcBorders>
          </w:tcPr>
          <w:p w14:paraId="7A7EA0AA" w14:textId="6ADB7B6C" w:rsidR="003A55BF" w:rsidRPr="00A45500" w:rsidRDefault="00F03BCF" w:rsidP="003A55BF">
            <w:pPr>
              <w:pStyle w:val="afff"/>
            </w:pPr>
            <w:r w:rsidRPr="00A45500">
              <w:rPr>
                <w:rFonts w:hint="eastAsia"/>
              </w:rPr>
              <w:t>草案</w:t>
            </w:r>
          </w:p>
        </w:tc>
      </w:tr>
      <w:tr w:rsidR="00A45500" w:rsidRPr="00A45500" w14:paraId="5DFB624A" w14:textId="77777777" w:rsidTr="003A047E">
        <w:tc>
          <w:tcPr>
            <w:tcW w:w="1188" w:type="pct"/>
            <w:tcBorders>
              <w:right w:val="single" w:sz="8" w:space="0" w:color="auto"/>
            </w:tcBorders>
          </w:tcPr>
          <w:p w14:paraId="3D7DAA89" w14:textId="185A288D" w:rsidR="003A55BF" w:rsidRPr="00A45500" w:rsidRDefault="00053B66" w:rsidP="003A55BF">
            <w:pPr>
              <w:pStyle w:val="afff"/>
            </w:pPr>
            <w:r w:rsidRPr="00A45500">
              <w:rPr>
                <w:rFonts w:hint="eastAsia"/>
              </w:rPr>
              <w:t>T</w:t>
            </w:r>
          </w:p>
        </w:tc>
        <w:tc>
          <w:tcPr>
            <w:tcW w:w="2224" w:type="pct"/>
            <w:tcBorders>
              <w:left w:val="single" w:sz="8" w:space="0" w:color="auto"/>
              <w:right w:val="single" w:sz="8" w:space="0" w:color="auto"/>
            </w:tcBorders>
          </w:tcPr>
          <w:p w14:paraId="19042DBA" w14:textId="25789575" w:rsidR="003A55BF" w:rsidRPr="00A45500" w:rsidRDefault="00053B66" w:rsidP="003A55BF">
            <w:pPr>
              <w:pStyle w:val="afff"/>
            </w:pPr>
            <w:r w:rsidRPr="00A45500">
              <w:rPr>
                <w:rFonts w:hint="eastAsia"/>
              </w:rPr>
              <w:t>事务内存</w:t>
            </w:r>
          </w:p>
        </w:tc>
        <w:tc>
          <w:tcPr>
            <w:tcW w:w="597" w:type="pct"/>
            <w:tcBorders>
              <w:left w:val="single" w:sz="8" w:space="0" w:color="auto"/>
              <w:right w:val="single" w:sz="8" w:space="0" w:color="auto"/>
            </w:tcBorders>
          </w:tcPr>
          <w:p w14:paraId="505B0359" w14:textId="391D5BC0" w:rsidR="003A55BF" w:rsidRPr="00A45500" w:rsidRDefault="00053B66" w:rsidP="003A55BF">
            <w:pPr>
              <w:pStyle w:val="afff"/>
            </w:pPr>
            <w:r w:rsidRPr="00A45500">
              <w:rPr>
                <w:rFonts w:hint="eastAsia"/>
              </w:rPr>
              <w:t>0</w:t>
            </w:r>
            <w:r w:rsidRPr="00A45500">
              <w:t>.0</w:t>
            </w:r>
          </w:p>
        </w:tc>
        <w:tc>
          <w:tcPr>
            <w:tcW w:w="991" w:type="pct"/>
            <w:tcBorders>
              <w:left w:val="single" w:sz="8" w:space="0" w:color="auto"/>
            </w:tcBorders>
          </w:tcPr>
          <w:p w14:paraId="4E9C51CF" w14:textId="6C0B868C" w:rsidR="003A55BF" w:rsidRPr="00A45500" w:rsidRDefault="00053B66" w:rsidP="003A55BF">
            <w:pPr>
              <w:pStyle w:val="afff"/>
            </w:pPr>
            <w:r w:rsidRPr="00A45500">
              <w:rPr>
                <w:rFonts w:hint="eastAsia"/>
              </w:rPr>
              <w:t>草案</w:t>
            </w:r>
          </w:p>
        </w:tc>
      </w:tr>
      <w:tr w:rsidR="00A45500" w:rsidRPr="00A45500" w14:paraId="584A0961" w14:textId="77777777" w:rsidTr="003A047E">
        <w:tc>
          <w:tcPr>
            <w:tcW w:w="1188" w:type="pct"/>
            <w:tcBorders>
              <w:right w:val="single" w:sz="8" w:space="0" w:color="auto"/>
            </w:tcBorders>
          </w:tcPr>
          <w:p w14:paraId="2F101855" w14:textId="4EE5D571" w:rsidR="003A55BF" w:rsidRPr="00A45500" w:rsidRDefault="00AD6894" w:rsidP="003A55BF">
            <w:pPr>
              <w:pStyle w:val="afff"/>
            </w:pPr>
            <w:r w:rsidRPr="00A45500">
              <w:rPr>
                <w:rFonts w:hint="eastAsia"/>
              </w:rPr>
              <w:t>P</w:t>
            </w:r>
          </w:p>
        </w:tc>
        <w:tc>
          <w:tcPr>
            <w:tcW w:w="2224" w:type="pct"/>
            <w:tcBorders>
              <w:left w:val="single" w:sz="8" w:space="0" w:color="auto"/>
              <w:right w:val="single" w:sz="8" w:space="0" w:color="auto"/>
            </w:tcBorders>
          </w:tcPr>
          <w:p w14:paraId="17824A4D" w14:textId="460B6E43" w:rsidR="003A55BF" w:rsidRPr="00A45500" w:rsidRDefault="00AD6894" w:rsidP="003A55BF">
            <w:pPr>
              <w:pStyle w:val="afff"/>
            </w:pPr>
            <w:r w:rsidRPr="00A45500">
              <w:rPr>
                <w:rFonts w:hint="eastAsia"/>
              </w:rPr>
              <w:t>组合</w:t>
            </w:r>
            <w:r w:rsidRPr="00A45500">
              <w:rPr>
                <w:rFonts w:hint="eastAsia"/>
              </w:rPr>
              <w:t>S</w:t>
            </w:r>
            <w:r w:rsidRPr="00A45500">
              <w:t>IMD</w:t>
            </w:r>
            <w:r w:rsidRPr="00A45500">
              <w:rPr>
                <w:rFonts w:hint="eastAsia"/>
              </w:rPr>
              <w:t>指令</w:t>
            </w:r>
          </w:p>
        </w:tc>
        <w:tc>
          <w:tcPr>
            <w:tcW w:w="597" w:type="pct"/>
            <w:tcBorders>
              <w:left w:val="single" w:sz="8" w:space="0" w:color="auto"/>
              <w:right w:val="single" w:sz="8" w:space="0" w:color="auto"/>
            </w:tcBorders>
          </w:tcPr>
          <w:p w14:paraId="7C692224" w14:textId="34030F4A" w:rsidR="003A55BF" w:rsidRPr="00A45500" w:rsidRDefault="005A0C52" w:rsidP="003A55BF">
            <w:pPr>
              <w:pStyle w:val="afff"/>
            </w:pPr>
            <w:r w:rsidRPr="00A45500">
              <w:rPr>
                <w:rFonts w:hint="eastAsia"/>
              </w:rPr>
              <w:t>0</w:t>
            </w:r>
            <w:r w:rsidRPr="00A45500">
              <w:t>.2</w:t>
            </w:r>
          </w:p>
        </w:tc>
        <w:tc>
          <w:tcPr>
            <w:tcW w:w="991" w:type="pct"/>
            <w:tcBorders>
              <w:left w:val="single" w:sz="8" w:space="0" w:color="auto"/>
            </w:tcBorders>
          </w:tcPr>
          <w:p w14:paraId="684FCBCB" w14:textId="0A528BCF" w:rsidR="003A55BF" w:rsidRPr="00A45500" w:rsidRDefault="005A0C52" w:rsidP="003A55BF">
            <w:pPr>
              <w:pStyle w:val="afff"/>
            </w:pPr>
            <w:r w:rsidRPr="00A45500">
              <w:rPr>
                <w:rFonts w:hint="eastAsia"/>
              </w:rPr>
              <w:t>草案</w:t>
            </w:r>
          </w:p>
        </w:tc>
      </w:tr>
      <w:tr w:rsidR="00A45500" w:rsidRPr="00A45500" w14:paraId="1E10A5EA" w14:textId="77777777" w:rsidTr="003A047E">
        <w:tc>
          <w:tcPr>
            <w:tcW w:w="1188" w:type="pct"/>
            <w:tcBorders>
              <w:right w:val="single" w:sz="8" w:space="0" w:color="auto"/>
            </w:tcBorders>
          </w:tcPr>
          <w:p w14:paraId="27C35F59" w14:textId="31A043FB" w:rsidR="003A55BF" w:rsidRPr="00A45500" w:rsidRDefault="00D6773A" w:rsidP="003A55BF">
            <w:pPr>
              <w:pStyle w:val="afff"/>
            </w:pPr>
            <w:r w:rsidRPr="00A45500">
              <w:rPr>
                <w:rFonts w:hint="eastAsia"/>
              </w:rPr>
              <w:t>V</w:t>
            </w:r>
          </w:p>
        </w:tc>
        <w:tc>
          <w:tcPr>
            <w:tcW w:w="2224" w:type="pct"/>
            <w:tcBorders>
              <w:left w:val="single" w:sz="8" w:space="0" w:color="auto"/>
              <w:right w:val="single" w:sz="8" w:space="0" w:color="auto"/>
            </w:tcBorders>
          </w:tcPr>
          <w:p w14:paraId="0D2D9979" w14:textId="50CAAC2A" w:rsidR="003A55BF" w:rsidRPr="00A45500" w:rsidRDefault="00D6773A" w:rsidP="003A55BF">
            <w:pPr>
              <w:pStyle w:val="afff"/>
            </w:pPr>
            <w:r w:rsidRPr="00A45500">
              <w:rPr>
                <w:rFonts w:hint="eastAsia"/>
              </w:rPr>
              <w:t>向量操作</w:t>
            </w:r>
          </w:p>
        </w:tc>
        <w:tc>
          <w:tcPr>
            <w:tcW w:w="597" w:type="pct"/>
            <w:tcBorders>
              <w:left w:val="single" w:sz="8" w:space="0" w:color="auto"/>
              <w:right w:val="single" w:sz="8" w:space="0" w:color="auto"/>
            </w:tcBorders>
          </w:tcPr>
          <w:p w14:paraId="29657D04" w14:textId="574C588F" w:rsidR="003A55BF" w:rsidRPr="00A45500" w:rsidRDefault="00BF16A1" w:rsidP="003A55BF">
            <w:pPr>
              <w:pStyle w:val="afff"/>
            </w:pPr>
            <w:r w:rsidRPr="00A45500">
              <w:rPr>
                <w:rFonts w:hint="eastAsia"/>
              </w:rPr>
              <w:t>1</w:t>
            </w:r>
            <w:r w:rsidRPr="00A45500">
              <w:t>.0-</w:t>
            </w:r>
            <w:r w:rsidRPr="00A45500">
              <w:rPr>
                <w:rFonts w:hint="eastAsia"/>
              </w:rPr>
              <w:t>rc</w:t>
            </w:r>
          </w:p>
        </w:tc>
        <w:tc>
          <w:tcPr>
            <w:tcW w:w="991" w:type="pct"/>
            <w:tcBorders>
              <w:left w:val="single" w:sz="8" w:space="0" w:color="auto"/>
            </w:tcBorders>
          </w:tcPr>
          <w:p w14:paraId="3579D5ED" w14:textId="0BFC2A71" w:rsidR="003A55BF" w:rsidRPr="00A45500" w:rsidRDefault="00921D38" w:rsidP="003A55BF">
            <w:pPr>
              <w:pStyle w:val="afff"/>
            </w:pPr>
            <w:r w:rsidRPr="00A45500">
              <w:rPr>
                <w:rFonts w:hint="eastAsia"/>
              </w:rPr>
              <w:t>草案</w:t>
            </w:r>
          </w:p>
        </w:tc>
      </w:tr>
      <w:tr w:rsidR="00A45500" w:rsidRPr="00A45500" w14:paraId="59DF9374" w14:textId="77777777" w:rsidTr="003A047E">
        <w:tc>
          <w:tcPr>
            <w:tcW w:w="1188" w:type="pct"/>
            <w:tcBorders>
              <w:right w:val="single" w:sz="8" w:space="0" w:color="auto"/>
            </w:tcBorders>
          </w:tcPr>
          <w:p w14:paraId="154E973C" w14:textId="22DCE7F4" w:rsidR="003A55BF" w:rsidRPr="00A45500" w:rsidRDefault="008239CD" w:rsidP="003A55BF">
            <w:pPr>
              <w:pStyle w:val="afff"/>
            </w:pPr>
            <w:proofErr w:type="spellStart"/>
            <w:r w:rsidRPr="00A45500">
              <w:rPr>
                <w:rFonts w:hint="eastAsia"/>
              </w:rPr>
              <w:t>Z</w:t>
            </w:r>
            <w:r w:rsidRPr="00A45500">
              <w:t>icsr</w:t>
            </w:r>
            <w:proofErr w:type="spellEnd"/>
          </w:p>
        </w:tc>
        <w:tc>
          <w:tcPr>
            <w:tcW w:w="2224" w:type="pct"/>
            <w:tcBorders>
              <w:left w:val="single" w:sz="8" w:space="0" w:color="auto"/>
              <w:right w:val="single" w:sz="8" w:space="0" w:color="auto"/>
            </w:tcBorders>
          </w:tcPr>
          <w:p w14:paraId="030C9964" w14:textId="73169A78" w:rsidR="003A55BF" w:rsidRPr="00A45500" w:rsidRDefault="008239CD" w:rsidP="003A55BF">
            <w:pPr>
              <w:pStyle w:val="afff"/>
            </w:pPr>
            <w:r w:rsidRPr="00A45500">
              <w:rPr>
                <w:rFonts w:hint="eastAsia"/>
              </w:rPr>
              <w:t>控制和寄存器</w:t>
            </w:r>
          </w:p>
        </w:tc>
        <w:tc>
          <w:tcPr>
            <w:tcW w:w="597" w:type="pct"/>
            <w:tcBorders>
              <w:left w:val="single" w:sz="8" w:space="0" w:color="auto"/>
              <w:right w:val="single" w:sz="8" w:space="0" w:color="auto"/>
            </w:tcBorders>
          </w:tcPr>
          <w:p w14:paraId="15653479" w14:textId="6161D83F" w:rsidR="003A55BF" w:rsidRPr="00A45500" w:rsidRDefault="008239CD" w:rsidP="003A55BF">
            <w:pPr>
              <w:pStyle w:val="afff"/>
            </w:pPr>
            <w:r w:rsidRPr="00A45500">
              <w:rPr>
                <w:rFonts w:hint="eastAsia"/>
              </w:rPr>
              <w:t>2</w:t>
            </w:r>
            <w:r w:rsidRPr="00A45500">
              <w:t>.0</w:t>
            </w:r>
          </w:p>
        </w:tc>
        <w:tc>
          <w:tcPr>
            <w:tcW w:w="991" w:type="pct"/>
            <w:tcBorders>
              <w:left w:val="single" w:sz="8" w:space="0" w:color="auto"/>
            </w:tcBorders>
          </w:tcPr>
          <w:p w14:paraId="669AC0B3" w14:textId="5A815C61" w:rsidR="003A55BF" w:rsidRPr="00A45500" w:rsidRDefault="00841C9A" w:rsidP="003A55BF">
            <w:pPr>
              <w:pStyle w:val="afff"/>
            </w:pPr>
            <w:r w:rsidRPr="00A45500">
              <w:rPr>
                <w:rFonts w:hint="eastAsia"/>
              </w:rPr>
              <w:t>正式</w:t>
            </w:r>
            <w:r w:rsidR="008239CD" w:rsidRPr="00A45500">
              <w:rPr>
                <w:rFonts w:hint="eastAsia"/>
              </w:rPr>
              <w:t>批准</w:t>
            </w:r>
          </w:p>
        </w:tc>
      </w:tr>
      <w:tr w:rsidR="00A45500" w:rsidRPr="00A45500" w14:paraId="439FFFBF" w14:textId="77777777" w:rsidTr="003A047E">
        <w:tc>
          <w:tcPr>
            <w:tcW w:w="1188" w:type="pct"/>
            <w:tcBorders>
              <w:right w:val="single" w:sz="8" w:space="0" w:color="auto"/>
            </w:tcBorders>
          </w:tcPr>
          <w:p w14:paraId="50AA634A" w14:textId="6739FC93" w:rsidR="003A55BF" w:rsidRPr="00A45500" w:rsidRDefault="00B4295F" w:rsidP="003A55BF">
            <w:pPr>
              <w:pStyle w:val="afff"/>
            </w:pPr>
            <w:r w:rsidRPr="00A45500">
              <w:rPr>
                <w:rFonts w:hint="eastAsia"/>
              </w:rPr>
              <w:t>Z</w:t>
            </w:r>
            <w:r w:rsidRPr="00A45500">
              <w:t>ifencei</w:t>
            </w:r>
          </w:p>
        </w:tc>
        <w:tc>
          <w:tcPr>
            <w:tcW w:w="2224" w:type="pct"/>
            <w:tcBorders>
              <w:left w:val="single" w:sz="8" w:space="0" w:color="auto"/>
              <w:right w:val="single" w:sz="8" w:space="0" w:color="auto"/>
            </w:tcBorders>
          </w:tcPr>
          <w:p w14:paraId="33AFE3D4" w14:textId="195FED78" w:rsidR="003A55BF" w:rsidRPr="00A45500" w:rsidRDefault="00B4295F" w:rsidP="003A55BF">
            <w:pPr>
              <w:pStyle w:val="afff"/>
            </w:pPr>
            <w:r w:rsidRPr="00A45500">
              <w:rPr>
                <w:rFonts w:hint="eastAsia"/>
              </w:rPr>
              <w:t>屏障指令</w:t>
            </w:r>
          </w:p>
        </w:tc>
        <w:tc>
          <w:tcPr>
            <w:tcW w:w="597" w:type="pct"/>
            <w:tcBorders>
              <w:left w:val="single" w:sz="8" w:space="0" w:color="auto"/>
              <w:right w:val="single" w:sz="8" w:space="0" w:color="auto"/>
            </w:tcBorders>
          </w:tcPr>
          <w:p w14:paraId="7DC3FC9A" w14:textId="1FC63A49" w:rsidR="003A55BF" w:rsidRPr="00A45500" w:rsidRDefault="00BE136F" w:rsidP="003A55BF">
            <w:pPr>
              <w:pStyle w:val="afff"/>
            </w:pPr>
            <w:r w:rsidRPr="00A45500">
              <w:rPr>
                <w:rFonts w:hint="eastAsia"/>
              </w:rPr>
              <w:t>2</w:t>
            </w:r>
            <w:r w:rsidRPr="00A45500">
              <w:t>.0</w:t>
            </w:r>
          </w:p>
        </w:tc>
        <w:tc>
          <w:tcPr>
            <w:tcW w:w="991" w:type="pct"/>
            <w:tcBorders>
              <w:left w:val="single" w:sz="8" w:space="0" w:color="auto"/>
            </w:tcBorders>
          </w:tcPr>
          <w:p w14:paraId="62BE8FD0" w14:textId="2FCD0F2F" w:rsidR="003A55BF" w:rsidRPr="00A45500" w:rsidRDefault="00841C9A" w:rsidP="003A55BF">
            <w:pPr>
              <w:pStyle w:val="afff"/>
            </w:pPr>
            <w:r w:rsidRPr="00A45500">
              <w:rPr>
                <w:rFonts w:hint="eastAsia"/>
              </w:rPr>
              <w:t>正式批</w:t>
            </w:r>
            <w:r w:rsidR="00BE136F" w:rsidRPr="00A45500">
              <w:rPr>
                <w:rFonts w:hint="eastAsia"/>
              </w:rPr>
              <w:t>准</w:t>
            </w:r>
          </w:p>
        </w:tc>
      </w:tr>
      <w:tr w:rsidR="00A45500" w:rsidRPr="00A45500" w14:paraId="78996A0B" w14:textId="77777777" w:rsidTr="003A047E">
        <w:tc>
          <w:tcPr>
            <w:tcW w:w="1188" w:type="pct"/>
            <w:tcBorders>
              <w:right w:val="single" w:sz="8" w:space="0" w:color="auto"/>
            </w:tcBorders>
          </w:tcPr>
          <w:p w14:paraId="5A337429" w14:textId="7DD96522" w:rsidR="003A55BF" w:rsidRPr="00A45500" w:rsidRDefault="00D74AC2" w:rsidP="003A55BF">
            <w:pPr>
              <w:pStyle w:val="afff"/>
            </w:pPr>
            <w:r w:rsidRPr="00A45500">
              <w:rPr>
                <w:rFonts w:hint="eastAsia"/>
              </w:rPr>
              <w:t>Z</w:t>
            </w:r>
            <w:r w:rsidRPr="00A45500">
              <w:t>ihintpause</w:t>
            </w:r>
          </w:p>
        </w:tc>
        <w:tc>
          <w:tcPr>
            <w:tcW w:w="2224" w:type="pct"/>
            <w:tcBorders>
              <w:left w:val="single" w:sz="8" w:space="0" w:color="auto"/>
              <w:right w:val="single" w:sz="8" w:space="0" w:color="auto"/>
            </w:tcBorders>
          </w:tcPr>
          <w:p w14:paraId="02FC322C" w14:textId="38292633" w:rsidR="003A55BF" w:rsidRPr="00A45500" w:rsidRDefault="00D74AC2" w:rsidP="003A55BF">
            <w:pPr>
              <w:pStyle w:val="afff"/>
            </w:pPr>
            <w:r w:rsidRPr="00A45500">
              <w:rPr>
                <w:rFonts w:hint="eastAsia"/>
              </w:rPr>
              <w:t>提示暂停</w:t>
            </w:r>
          </w:p>
        </w:tc>
        <w:tc>
          <w:tcPr>
            <w:tcW w:w="597" w:type="pct"/>
            <w:tcBorders>
              <w:left w:val="single" w:sz="8" w:space="0" w:color="auto"/>
              <w:right w:val="single" w:sz="8" w:space="0" w:color="auto"/>
            </w:tcBorders>
          </w:tcPr>
          <w:p w14:paraId="201D7D54" w14:textId="08E0B456" w:rsidR="003A55BF" w:rsidRPr="00A45500" w:rsidRDefault="00841C9A" w:rsidP="003A55BF">
            <w:pPr>
              <w:pStyle w:val="afff"/>
            </w:pPr>
            <w:r w:rsidRPr="00A45500">
              <w:rPr>
                <w:rFonts w:hint="eastAsia"/>
              </w:rPr>
              <w:t>2</w:t>
            </w:r>
            <w:r w:rsidRPr="00A45500">
              <w:t>.0</w:t>
            </w:r>
          </w:p>
        </w:tc>
        <w:tc>
          <w:tcPr>
            <w:tcW w:w="991" w:type="pct"/>
            <w:tcBorders>
              <w:left w:val="single" w:sz="8" w:space="0" w:color="auto"/>
            </w:tcBorders>
          </w:tcPr>
          <w:p w14:paraId="265DD3F7" w14:textId="4C692164" w:rsidR="003A55BF" w:rsidRPr="00A45500" w:rsidRDefault="00F249C3" w:rsidP="003A55BF">
            <w:pPr>
              <w:pStyle w:val="afff"/>
            </w:pPr>
            <w:r w:rsidRPr="00A45500">
              <w:rPr>
                <w:rFonts w:hint="eastAsia"/>
              </w:rPr>
              <w:t>已批准</w:t>
            </w:r>
          </w:p>
        </w:tc>
      </w:tr>
      <w:tr w:rsidR="00A45500" w:rsidRPr="00A45500" w14:paraId="417F56FA" w14:textId="77777777" w:rsidTr="003A047E">
        <w:tc>
          <w:tcPr>
            <w:tcW w:w="1188" w:type="pct"/>
            <w:tcBorders>
              <w:right w:val="single" w:sz="8" w:space="0" w:color="auto"/>
            </w:tcBorders>
          </w:tcPr>
          <w:p w14:paraId="64EEDA40" w14:textId="28B14CB1" w:rsidR="003A55BF" w:rsidRPr="00A45500" w:rsidRDefault="00092382" w:rsidP="003A55BF">
            <w:pPr>
              <w:pStyle w:val="afff"/>
            </w:pPr>
            <w:r w:rsidRPr="00A45500">
              <w:rPr>
                <w:rFonts w:hint="eastAsia"/>
              </w:rPr>
              <w:t>Z</w:t>
            </w:r>
            <w:r w:rsidRPr="00A45500">
              <w:t>am</w:t>
            </w:r>
          </w:p>
        </w:tc>
        <w:tc>
          <w:tcPr>
            <w:tcW w:w="2224" w:type="pct"/>
            <w:tcBorders>
              <w:left w:val="single" w:sz="8" w:space="0" w:color="auto"/>
              <w:right w:val="single" w:sz="8" w:space="0" w:color="auto"/>
            </w:tcBorders>
          </w:tcPr>
          <w:p w14:paraId="3A37BC31" w14:textId="7B01C2E2" w:rsidR="003A55BF" w:rsidRPr="00A45500" w:rsidRDefault="00092382" w:rsidP="003A55BF">
            <w:pPr>
              <w:pStyle w:val="afff"/>
            </w:pPr>
            <w:r w:rsidRPr="00A45500">
              <w:rPr>
                <w:rFonts w:hint="eastAsia"/>
              </w:rPr>
              <w:t>非对齐原子操作</w:t>
            </w:r>
          </w:p>
        </w:tc>
        <w:tc>
          <w:tcPr>
            <w:tcW w:w="597" w:type="pct"/>
            <w:tcBorders>
              <w:left w:val="single" w:sz="8" w:space="0" w:color="auto"/>
              <w:right w:val="single" w:sz="8" w:space="0" w:color="auto"/>
            </w:tcBorders>
          </w:tcPr>
          <w:p w14:paraId="073B6FB5" w14:textId="47D2F7A2" w:rsidR="003A55BF" w:rsidRPr="00A45500" w:rsidRDefault="00560BC2" w:rsidP="003A55BF">
            <w:pPr>
              <w:pStyle w:val="afff"/>
            </w:pPr>
            <w:r w:rsidRPr="00A45500">
              <w:rPr>
                <w:rFonts w:hint="eastAsia"/>
              </w:rPr>
              <w:t>0</w:t>
            </w:r>
            <w:r w:rsidRPr="00A45500">
              <w:t>.1</w:t>
            </w:r>
          </w:p>
        </w:tc>
        <w:tc>
          <w:tcPr>
            <w:tcW w:w="991" w:type="pct"/>
            <w:tcBorders>
              <w:left w:val="single" w:sz="8" w:space="0" w:color="auto"/>
            </w:tcBorders>
          </w:tcPr>
          <w:p w14:paraId="0E39264F" w14:textId="29059C18" w:rsidR="003A55BF" w:rsidRPr="00A45500" w:rsidRDefault="00560BC2" w:rsidP="003A55BF">
            <w:pPr>
              <w:pStyle w:val="afff"/>
            </w:pPr>
            <w:r w:rsidRPr="00A45500">
              <w:rPr>
                <w:rFonts w:hint="eastAsia"/>
              </w:rPr>
              <w:t>草案</w:t>
            </w:r>
          </w:p>
        </w:tc>
      </w:tr>
      <w:tr w:rsidR="00A45500" w:rsidRPr="00A45500" w14:paraId="40388853" w14:textId="77777777" w:rsidTr="003A047E">
        <w:tc>
          <w:tcPr>
            <w:tcW w:w="1188" w:type="pct"/>
            <w:tcBorders>
              <w:right w:val="single" w:sz="8" w:space="0" w:color="auto"/>
            </w:tcBorders>
          </w:tcPr>
          <w:p w14:paraId="2818836D" w14:textId="3BD9648C" w:rsidR="00F40CC5" w:rsidRPr="00A45500" w:rsidRDefault="00FF4207" w:rsidP="003A55BF">
            <w:pPr>
              <w:pStyle w:val="afff"/>
            </w:pPr>
            <w:proofErr w:type="spellStart"/>
            <w:r w:rsidRPr="00A45500">
              <w:rPr>
                <w:rFonts w:hint="eastAsia"/>
              </w:rPr>
              <w:t>Zf</w:t>
            </w:r>
            <w:r w:rsidRPr="00A45500">
              <w:t>h</w:t>
            </w:r>
            <w:proofErr w:type="spellEnd"/>
          </w:p>
        </w:tc>
        <w:tc>
          <w:tcPr>
            <w:tcW w:w="2224" w:type="pct"/>
            <w:tcBorders>
              <w:left w:val="single" w:sz="8" w:space="0" w:color="auto"/>
              <w:right w:val="single" w:sz="8" w:space="0" w:color="auto"/>
            </w:tcBorders>
          </w:tcPr>
          <w:p w14:paraId="4F76BF3E" w14:textId="11054FB5" w:rsidR="00F40CC5" w:rsidRPr="00A45500" w:rsidRDefault="00FF4207" w:rsidP="003A55BF">
            <w:pPr>
              <w:pStyle w:val="afff"/>
            </w:pPr>
            <w:r w:rsidRPr="00A45500">
              <w:rPr>
                <w:rFonts w:hint="eastAsia"/>
              </w:rPr>
              <w:t>半精度浮点</w:t>
            </w:r>
          </w:p>
        </w:tc>
        <w:tc>
          <w:tcPr>
            <w:tcW w:w="597" w:type="pct"/>
            <w:tcBorders>
              <w:left w:val="single" w:sz="8" w:space="0" w:color="auto"/>
              <w:right w:val="single" w:sz="8" w:space="0" w:color="auto"/>
            </w:tcBorders>
          </w:tcPr>
          <w:p w14:paraId="199394C7" w14:textId="08FF7826" w:rsidR="00F40CC5" w:rsidRPr="00A45500" w:rsidRDefault="003F67FC" w:rsidP="003A55BF">
            <w:pPr>
              <w:pStyle w:val="afff"/>
            </w:pPr>
            <w:r w:rsidRPr="00A45500">
              <w:rPr>
                <w:rFonts w:hint="eastAsia"/>
              </w:rPr>
              <w:t>0</w:t>
            </w:r>
            <w:r w:rsidRPr="00A45500">
              <w:t>.1</w:t>
            </w:r>
          </w:p>
        </w:tc>
        <w:tc>
          <w:tcPr>
            <w:tcW w:w="991" w:type="pct"/>
            <w:tcBorders>
              <w:left w:val="single" w:sz="8" w:space="0" w:color="auto"/>
            </w:tcBorders>
          </w:tcPr>
          <w:p w14:paraId="4DBF554F" w14:textId="454B433C" w:rsidR="00F40CC5" w:rsidRPr="00A45500" w:rsidRDefault="003F67FC" w:rsidP="003A55BF">
            <w:pPr>
              <w:pStyle w:val="afff"/>
            </w:pPr>
            <w:r w:rsidRPr="00A45500">
              <w:rPr>
                <w:rFonts w:hint="eastAsia"/>
              </w:rPr>
              <w:t>草案</w:t>
            </w:r>
          </w:p>
        </w:tc>
      </w:tr>
      <w:tr w:rsidR="00A45500" w:rsidRPr="00A45500" w14:paraId="600DBA64" w14:textId="77777777" w:rsidTr="003A047E">
        <w:tc>
          <w:tcPr>
            <w:tcW w:w="1188" w:type="pct"/>
            <w:tcBorders>
              <w:right w:val="single" w:sz="8" w:space="0" w:color="auto"/>
            </w:tcBorders>
          </w:tcPr>
          <w:p w14:paraId="62EAA9B2" w14:textId="4952CCB7" w:rsidR="00F40CC5" w:rsidRPr="00A45500" w:rsidRDefault="00DE74C4" w:rsidP="003A55BF">
            <w:pPr>
              <w:pStyle w:val="afff"/>
            </w:pPr>
            <w:r w:rsidRPr="00A45500">
              <w:rPr>
                <w:rFonts w:hint="eastAsia"/>
              </w:rPr>
              <w:t>Z</w:t>
            </w:r>
            <w:r w:rsidRPr="00A45500">
              <w:t>fhmin</w:t>
            </w:r>
          </w:p>
        </w:tc>
        <w:tc>
          <w:tcPr>
            <w:tcW w:w="2224" w:type="pct"/>
            <w:tcBorders>
              <w:left w:val="single" w:sz="8" w:space="0" w:color="auto"/>
              <w:right w:val="single" w:sz="8" w:space="0" w:color="auto"/>
            </w:tcBorders>
          </w:tcPr>
          <w:p w14:paraId="5F7D0DF8" w14:textId="423CA6A3" w:rsidR="00F40CC5" w:rsidRPr="00A45500" w:rsidRDefault="00DE74C4" w:rsidP="003A55BF">
            <w:pPr>
              <w:pStyle w:val="afff"/>
            </w:pPr>
            <w:r w:rsidRPr="00A45500">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A45500" w:rsidRDefault="0091496D" w:rsidP="003A55BF">
            <w:pPr>
              <w:pStyle w:val="afff"/>
            </w:pPr>
            <w:r w:rsidRPr="00A45500">
              <w:rPr>
                <w:rFonts w:hint="eastAsia"/>
              </w:rPr>
              <w:t>0</w:t>
            </w:r>
            <w:r w:rsidRPr="00A45500">
              <w:t>.1</w:t>
            </w:r>
          </w:p>
        </w:tc>
        <w:tc>
          <w:tcPr>
            <w:tcW w:w="991" w:type="pct"/>
            <w:tcBorders>
              <w:left w:val="single" w:sz="8" w:space="0" w:color="auto"/>
            </w:tcBorders>
          </w:tcPr>
          <w:p w14:paraId="698CF7DD" w14:textId="00D168C8" w:rsidR="00F40CC5" w:rsidRPr="00A45500" w:rsidRDefault="0091496D" w:rsidP="003A55BF">
            <w:pPr>
              <w:pStyle w:val="afff"/>
            </w:pPr>
            <w:r w:rsidRPr="00A45500">
              <w:rPr>
                <w:rFonts w:hint="eastAsia"/>
              </w:rPr>
              <w:t>草案</w:t>
            </w:r>
          </w:p>
        </w:tc>
      </w:tr>
      <w:tr w:rsidR="00A45500" w:rsidRPr="00A45500" w14:paraId="5C63F677" w14:textId="77777777" w:rsidTr="003A047E">
        <w:tc>
          <w:tcPr>
            <w:tcW w:w="1188" w:type="pct"/>
            <w:tcBorders>
              <w:right w:val="single" w:sz="8" w:space="0" w:color="auto"/>
            </w:tcBorders>
          </w:tcPr>
          <w:p w14:paraId="145032AF" w14:textId="4DA42A53" w:rsidR="00F40CC5" w:rsidRPr="00A45500" w:rsidRDefault="006F48B3" w:rsidP="003A55BF">
            <w:pPr>
              <w:pStyle w:val="afff"/>
            </w:pPr>
            <w:proofErr w:type="spellStart"/>
            <w:r w:rsidRPr="00A45500">
              <w:rPr>
                <w:rFonts w:hint="eastAsia"/>
              </w:rPr>
              <w:t>Z</w:t>
            </w:r>
            <w:r w:rsidRPr="00A45500">
              <w:t>finx</w:t>
            </w:r>
            <w:proofErr w:type="spellEnd"/>
          </w:p>
        </w:tc>
        <w:tc>
          <w:tcPr>
            <w:tcW w:w="2224" w:type="pct"/>
            <w:tcBorders>
              <w:left w:val="single" w:sz="8" w:space="0" w:color="auto"/>
              <w:right w:val="single" w:sz="8" w:space="0" w:color="auto"/>
            </w:tcBorders>
          </w:tcPr>
          <w:p w14:paraId="63B51CD1" w14:textId="3A5B2A0D" w:rsidR="00F40CC5" w:rsidRPr="00A45500" w:rsidRDefault="006F48B3" w:rsidP="003A55BF">
            <w:pPr>
              <w:pStyle w:val="afff"/>
            </w:pPr>
            <w:r w:rsidRPr="00A45500">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A45500" w:rsidRDefault="00544DFD" w:rsidP="003A55BF">
            <w:pPr>
              <w:pStyle w:val="afff"/>
            </w:pPr>
            <w:r w:rsidRPr="00A45500">
              <w:rPr>
                <w:rFonts w:hint="eastAsia"/>
              </w:rPr>
              <w:t>1</w:t>
            </w:r>
            <w:r w:rsidRPr="00A45500">
              <w:t>.0.0-rc</w:t>
            </w:r>
          </w:p>
        </w:tc>
        <w:tc>
          <w:tcPr>
            <w:tcW w:w="991" w:type="pct"/>
            <w:tcBorders>
              <w:left w:val="single" w:sz="8" w:space="0" w:color="auto"/>
            </w:tcBorders>
          </w:tcPr>
          <w:p w14:paraId="6FE918A9" w14:textId="3692AD93" w:rsidR="00F40CC5" w:rsidRPr="00A45500" w:rsidRDefault="000F1C17" w:rsidP="003A55BF">
            <w:pPr>
              <w:pStyle w:val="afff"/>
            </w:pPr>
            <w:r w:rsidRPr="00A45500">
              <w:rPr>
                <w:rFonts w:hint="eastAsia"/>
              </w:rPr>
              <w:t>冻结</w:t>
            </w:r>
          </w:p>
        </w:tc>
      </w:tr>
      <w:tr w:rsidR="00A45500" w:rsidRPr="00A45500" w14:paraId="72DEDB5E" w14:textId="77777777" w:rsidTr="003A047E">
        <w:tc>
          <w:tcPr>
            <w:tcW w:w="1188" w:type="pct"/>
            <w:tcBorders>
              <w:right w:val="single" w:sz="8" w:space="0" w:color="auto"/>
            </w:tcBorders>
          </w:tcPr>
          <w:p w14:paraId="42C82165" w14:textId="42B2CA5E" w:rsidR="006F48B3" w:rsidRPr="00A45500" w:rsidRDefault="00B95960" w:rsidP="003A55BF">
            <w:pPr>
              <w:pStyle w:val="afff"/>
            </w:pPr>
            <w:proofErr w:type="spellStart"/>
            <w:r w:rsidRPr="00A45500">
              <w:rPr>
                <w:rFonts w:hint="eastAsia"/>
              </w:rPr>
              <w:t>Z</w:t>
            </w:r>
            <w:r w:rsidRPr="00A45500">
              <w:t>dinx</w:t>
            </w:r>
            <w:proofErr w:type="spellEnd"/>
          </w:p>
        </w:tc>
        <w:tc>
          <w:tcPr>
            <w:tcW w:w="2224" w:type="pct"/>
            <w:tcBorders>
              <w:left w:val="single" w:sz="8" w:space="0" w:color="auto"/>
              <w:right w:val="single" w:sz="8" w:space="0" w:color="auto"/>
            </w:tcBorders>
          </w:tcPr>
          <w:p w14:paraId="12B6055F" w14:textId="1B35BD93" w:rsidR="006F48B3" w:rsidRPr="00A45500" w:rsidRDefault="00B95960" w:rsidP="003A55BF">
            <w:pPr>
              <w:pStyle w:val="afff"/>
            </w:pPr>
            <w:r w:rsidRPr="00A45500">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A45500" w:rsidRDefault="00771750" w:rsidP="003A55BF">
            <w:pPr>
              <w:pStyle w:val="afff"/>
            </w:pPr>
            <w:r w:rsidRPr="00A45500">
              <w:rPr>
                <w:rFonts w:hint="eastAsia"/>
              </w:rPr>
              <w:t>1</w:t>
            </w:r>
            <w:r w:rsidRPr="00A45500">
              <w:t>.0.0-rc</w:t>
            </w:r>
          </w:p>
        </w:tc>
        <w:tc>
          <w:tcPr>
            <w:tcW w:w="991" w:type="pct"/>
            <w:tcBorders>
              <w:left w:val="single" w:sz="8" w:space="0" w:color="auto"/>
            </w:tcBorders>
          </w:tcPr>
          <w:p w14:paraId="43DC3B61" w14:textId="2E0EFC65" w:rsidR="006F48B3" w:rsidRPr="00A45500" w:rsidRDefault="00771750" w:rsidP="003A55BF">
            <w:pPr>
              <w:pStyle w:val="afff"/>
            </w:pPr>
            <w:r w:rsidRPr="00A45500">
              <w:rPr>
                <w:rFonts w:hint="eastAsia"/>
              </w:rPr>
              <w:t>冻结</w:t>
            </w:r>
          </w:p>
        </w:tc>
      </w:tr>
      <w:tr w:rsidR="00A45500" w:rsidRPr="00A45500" w14:paraId="69825590" w14:textId="77777777" w:rsidTr="003A047E">
        <w:tc>
          <w:tcPr>
            <w:tcW w:w="1188" w:type="pct"/>
            <w:tcBorders>
              <w:right w:val="single" w:sz="8" w:space="0" w:color="auto"/>
            </w:tcBorders>
          </w:tcPr>
          <w:p w14:paraId="5A5ACE18" w14:textId="2FBA78C9" w:rsidR="00617516" w:rsidRPr="00A45500" w:rsidRDefault="00617516" w:rsidP="00617516">
            <w:pPr>
              <w:pStyle w:val="afff"/>
            </w:pPr>
            <w:proofErr w:type="spellStart"/>
            <w:r w:rsidRPr="00A45500">
              <w:rPr>
                <w:rFonts w:hint="eastAsia"/>
              </w:rPr>
              <w:t>Z</w:t>
            </w:r>
            <w:r w:rsidRPr="00A45500">
              <w:t>hinx</w:t>
            </w:r>
            <w:proofErr w:type="spellEnd"/>
          </w:p>
        </w:tc>
        <w:tc>
          <w:tcPr>
            <w:tcW w:w="2224" w:type="pct"/>
            <w:tcBorders>
              <w:left w:val="single" w:sz="8" w:space="0" w:color="auto"/>
              <w:right w:val="single" w:sz="8" w:space="0" w:color="auto"/>
            </w:tcBorders>
          </w:tcPr>
          <w:p w14:paraId="68A162DB" w14:textId="1EB7C978" w:rsidR="00617516" w:rsidRPr="00A45500" w:rsidRDefault="00617516" w:rsidP="00617516">
            <w:pPr>
              <w:pStyle w:val="afff"/>
            </w:pPr>
            <w:r w:rsidRPr="00A45500">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2F4447C6" w14:textId="41BEB991" w:rsidR="00617516" w:rsidRPr="00A45500" w:rsidRDefault="00617516" w:rsidP="00617516">
            <w:pPr>
              <w:pStyle w:val="afff"/>
            </w:pPr>
            <w:r w:rsidRPr="00A45500">
              <w:rPr>
                <w:rFonts w:hint="eastAsia"/>
              </w:rPr>
              <w:t>冻结</w:t>
            </w:r>
          </w:p>
        </w:tc>
      </w:tr>
      <w:tr w:rsidR="00A45500" w:rsidRPr="00A45500" w14:paraId="6D5BCBC2" w14:textId="77777777" w:rsidTr="003A047E">
        <w:tc>
          <w:tcPr>
            <w:tcW w:w="1188" w:type="pct"/>
            <w:tcBorders>
              <w:right w:val="single" w:sz="8" w:space="0" w:color="auto"/>
            </w:tcBorders>
          </w:tcPr>
          <w:p w14:paraId="1B81061F" w14:textId="6CDA2600" w:rsidR="00617516" w:rsidRPr="00A45500" w:rsidRDefault="00617516" w:rsidP="00617516">
            <w:pPr>
              <w:pStyle w:val="afff"/>
            </w:pPr>
            <w:proofErr w:type="spellStart"/>
            <w:r w:rsidRPr="00A45500">
              <w:rPr>
                <w:rFonts w:hint="eastAsia"/>
              </w:rPr>
              <w:t>Z</w:t>
            </w:r>
            <w:r w:rsidRPr="00A45500">
              <w:t>hinxmin</w:t>
            </w:r>
            <w:proofErr w:type="spellEnd"/>
          </w:p>
        </w:tc>
        <w:tc>
          <w:tcPr>
            <w:tcW w:w="2224" w:type="pct"/>
            <w:tcBorders>
              <w:left w:val="single" w:sz="8" w:space="0" w:color="auto"/>
              <w:right w:val="single" w:sz="8" w:space="0" w:color="auto"/>
            </w:tcBorders>
          </w:tcPr>
          <w:p w14:paraId="3FD48337" w14:textId="5477026C" w:rsidR="00617516" w:rsidRPr="00A45500" w:rsidRDefault="00617516" w:rsidP="00617516">
            <w:pPr>
              <w:pStyle w:val="afff"/>
            </w:pPr>
            <w:r w:rsidRPr="00A45500">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54416F68" w14:textId="25C2EB04" w:rsidR="00617516" w:rsidRPr="00A45500" w:rsidRDefault="00617516" w:rsidP="00617516">
            <w:pPr>
              <w:pStyle w:val="afff"/>
            </w:pPr>
            <w:r w:rsidRPr="00A45500">
              <w:rPr>
                <w:rFonts w:hint="eastAsia"/>
              </w:rPr>
              <w:t>冻结</w:t>
            </w:r>
          </w:p>
        </w:tc>
      </w:tr>
      <w:tr w:rsidR="00A45500" w:rsidRPr="00A45500" w14:paraId="0F4AD8D0" w14:textId="77777777" w:rsidTr="003A047E">
        <w:tc>
          <w:tcPr>
            <w:tcW w:w="1188" w:type="pct"/>
            <w:tcBorders>
              <w:bottom w:val="single" w:sz="18" w:space="0" w:color="auto"/>
              <w:right w:val="single" w:sz="8" w:space="0" w:color="auto"/>
            </w:tcBorders>
          </w:tcPr>
          <w:p w14:paraId="4D049026" w14:textId="2073052D" w:rsidR="00617516" w:rsidRPr="00A45500" w:rsidRDefault="00617516" w:rsidP="00617516">
            <w:pPr>
              <w:pStyle w:val="afff"/>
            </w:pPr>
            <w:proofErr w:type="spellStart"/>
            <w:r w:rsidRPr="00A45500">
              <w:t>Ztso</w:t>
            </w:r>
            <w:proofErr w:type="spellEnd"/>
          </w:p>
        </w:tc>
        <w:tc>
          <w:tcPr>
            <w:tcW w:w="2224" w:type="pct"/>
            <w:tcBorders>
              <w:left w:val="single" w:sz="8" w:space="0" w:color="auto"/>
              <w:bottom w:val="single" w:sz="18" w:space="0" w:color="auto"/>
              <w:right w:val="single" w:sz="8" w:space="0" w:color="auto"/>
            </w:tcBorders>
          </w:tcPr>
          <w:p w14:paraId="431AD3DA" w14:textId="146DE6AB" w:rsidR="00617516" w:rsidRPr="00A45500" w:rsidRDefault="00617516" w:rsidP="00617516">
            <w:pPr>
              <w:pStyle w:val="afff"/>
            </w:pPr>
            <w:r w:rsidRPr="00A45500">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A45500" w:rsidRDefault="00617516" w:rsidP="00617516">
            <w:pPr>
              <w:pStyle w:val="afff"/>
            </w:pPr>
            <w:r w:rsidRPr="00A45500">
              <w:t>0.1</w:t>
            </w:r>
          </w:p>
        </w:tc>
        <w:tc>
          <w:tcPr>
            <w:tcW w:w="991" w:type="pct"/>
            <w:tcBorders>
              <w:left w:val="single" w:sz="8" w:space="0" w:color="auto"/>
              <w:bottom w:val="single" w:sz="18" w:space="0" w:color="auto"/>
            </w:tcBorders>
          </w:tcPr>
          <w:p w14:paraId="2693CDCC" w14:textId="660DFB30" w:rsidR="00617516" w:rsidRPr="00A45500" w:rsidRDefault="00617516" w:rsidP="00617516">
            <w:pPr>
              <w:pStyle w:val="afff"/>
            </w:pPr>
            <w:r w:rsidRPr="00A45500">
              <w:rPr>
                <w:rFonts w:hint="eastAsia"/>
              </w:rPr>
              <w:t>冻结</w:t>
            </w:r>
          </w:p>
        </w:tc>
      </w:tr>
    </w:tbl>
    <w:p w14:paraId="62408081" w14:textId="66333A1A" w:rsidR="005B476C" w:rsidRPr="00A45500" w:rsidRDefault="005B476C" w:rsidP="00756AB7">
      <w:pPr>
        <w:pStyle w:val="22"/>
      </w:pPr>
      <w:bookmarkStart w:id="121" w:name="_Toc99905744"/>
      <w:r w:rsidRPr="00A45500">
        <w:rPr>
          <w:rFonts w:hint="eastAsia"/>
        </w:rPr>
        <w:t>2</w:t>
      </w:r>
      <w:r w:rsidRPr="00A45500">
        <w:t>.1.3</w:t>
      </w:r>
      <w:r w:rsidRPr="00A45500">
        <w:rPr>
          <w:rFonts w:hint="eastAsia"/>
        </w:rPr>
        <w:t xml:space="preserve"> </w:t>
      </w:r>
      <w:r w:rsidR="00C6564B" w:rsidRPr="00A45500">
        <w:rPr>
          <w:rFonts w:hint="eastAsia"/>
        </w:rPr>
        <w:t>RV</w:t>
      </w:r>
      <w:r w:rsidR="00C6564B" w:rsidRPr="00A45500">
        <w:t>32</w:t>
      </w:r>
      <w:r w:rsidR="00C6564B" w:rsidRPr="00A45500">
        <w:rPr>
          <w:rFonts w:hint="eastAsia"/>
        </w:rPr>
        <w:t>/</w:t>
      </w:r>
      <w:r w:rsidR="00C6564B" w:rsidRPr="00A45500">
        <w:t>64</w:t>
      </w:r>
      <w:r w:rsidR="00C6564B" w:rsidRPr="00A45500">
        <w:rPr>
          <w:rFonts w:hint="eastAsia"/>
        </w:rPr>
        <w:t>特权架构</w:t>
      </w:r>
      <w:bookmarkEnd w:id="121"/>
    </w:p>
    <w:p w14:paraId="4172967D" w14:textId="7265E4C7" w:rsidR="002D5C56" w:rsidRPr="00A45500" w:rsidRDefault="00361E1D" w:rsidP="005B5F64">
      <w:pPr>
        <w:ind w:firstLine="480"/>
      </w:pPr>
      <w:r w:rsidRPr="00A45500">
        <w:rPr>
          <w:rFonts w:hint="eastAsia"/>
        </w:rPr>
        <w:t>最新的</w:t>
      </w:r>
      <w:r w:rsidR="0049633A" w:rsidRPr="00A45500">
        <w:rPr>
          <w:rFonts w:hint="eastAsia"/>
        </w:rPr>
        <w:t>R</w:t>
      </w:r>
      <w:r w:rsidR="0049633A" w:rsidRPr="00A45500">
        <w:t>ISC-V</w:t>
      </w:r>
      <w:r w:rsidR="00245626" w:rsidRPr="00A45500">
        <w:rPr>
          <w:rFonts w:hint="eastAsia"/>
        </w:rPr>
        <w:t>特权</w:t>
      </w:r>
      <w:r w:rsidR="00E5441F" w:rsidRPr="00A45500">
        <w:rPr>
          <w:rFonts w:hint="eastAsia"/>
        </w:rPr>
        <w:t>架构</w:t>
      </w:r>
      <w:r w:rsidR="00966BFA" w:rsidRPr="00A45500">
        <w:rPr>
          <w:rFonts w:hint="eastAsia"/>
        </w:rPr>
        <w:t>文档列出了</w:t>
      </w:r>
      <w:r w:rsidR="007C3BE5" w:rsidRPr="00A45500">
        <w:rPr>
          <w:rFonts w:hint="eastAsia"/>
        </w:rPr>
        <w:t>R</w:t>
      </w:r>
      <w:r w:rsidR="007C3BE5" w:rsidRPr="00A45500">
        <w:t>ISC-V</w:t>
      </w:r>
      <w:proofErr w:type="gramStart"/>
      <w:r w:rsidR="008A0D1D" w:rsidRPr="00A45500">
        <w:rPr>
          <w:rFonts w:hint="eastAsia"/>
        </w:rPr>
        <w:t>除用户</w:t>
      </w:r>
      <w:proofErr w:type="gramEnd"/>
      <w:r w:rsidR="008A0D1D" w:rsidRPr="00A45500">
        <w:rPr>
          <w:rFonts w:hint="eastAsia"/>
        </w:rPr>
        <w:t>模式</w:t>
      </w:r>
      <w:r w:rsidR="006B0768" w:rsidRPr="00A45500">
        <w:rPr>
          <w:rFonts w:hint="eastAsia"/>
        </w:rPr>
        <w:t>（</w:t>
      </w:r>
      <w:r w:rsidR="006B0768" w:rsidRPr="00A45500">
        <w:rPr>
          <w:rFonts w:hint="eastAsia"/>
        </w:rPr>
        <w:t>U</w:t>
      </w:r>
      <w:r w:rsidR="006A0839" w:rsidRPr="00A45500">
        <w:t>ser</w:t>
      </w:r>
      <w:r w:rsidR="00954989" w:rsidRPr="00A45500">
        <w:t xml:space="preserve"> Mode</w:t>
      </w:r>
      <w:r w:rsidR="006A0839" w:rsidRPr="00A45500">
        <w:rPr>
          <w:rFonts w:hint="eastAsia"/>
        </w:rPr>
        <w:t>，</w:t>
      </w:r>
      <w:r w:rsidR="006A0839" w:rsidRPr="00A45500">
        <w:rPr>
          <w:rFonts w:hint="eastAsia"/>
        </w:rPr>
        <w:t>U</w:t>
      </w:r>
      <w:r w:rsidR="006A0839" w:rsidRPr="00A45500">
        <w:rPr>
          <w:rFonts w:hint="eastAsia"/>
        </w:rPr>
        <w:t>模式</w:t>
      </w:r>
      <w:r w:rsidR="006B0768" w:rsidRPr="00A45500">
        <w:rPr>
          <w:rFonts w:hint="eastAsia"/>
        </w:rPr>
        <w:t>）</w:t>
      </w:r>
      <w:r w:rsidR="008A0D1D" w:rsidRPr="00A45500">
        <w:rPr>
          <w:rFonts w:hint="eastAsia"/>
        </w:rPr>
        <w:t>以外</w:t>
      </w:r>
      <w:r w:rsidR="00813BDB" w:rsidRPr="00A45500">
        <w:rPr>
          <w:rFonts w:hint="eastAsia"/>
        </w:rPr>
        <w:t>，</w:t>
      </w:r>
      <w:r w:rsidR="000106A1" w:rsidRPr="00A45500">
        <w:rPr>
          <w:rFonts w:hint="eastAsia"/>
        </w:rPr>
        <w:t>拥有的</w:t>
      </w:r>
      <w:r w:rsidR="00D86D95" w:rsidRPr="00A45500">
        <w:t>6</w:t>
      </w:r>
      <w:r w:rsidR="00813BDB" w:rsidRPr="00A45500">
        <w:rPr>
          <w:rFonts w:hint="eastAsia"/>
        </w:rPr>
        <w:t>种具有更高权限的模式</w:t>
      </w:r>
      <w:r w:rsidR="002D5C56" w:rsidRPr="00A45500">
        <w:rPr>
          <w:rFonts w:hint="eastAsia"/>
        </w:rPr>
        <w:t>，如表</w:t>
      </w:r>
      <w:r w:rsidR="002D5C56" w:rsidRPr="00A45500">
        <w:rPr>
          <w:rFonts w:hint="eastAsia"/>
        </w:rPr>
        <w:t>2</w:t>
      </w:r>
      <w:r w:rsidR="002D5C56" w:rsidRPr="00A45500">
        <w:t>.</w:t>
      </w:r>
      <w:r w:rsidR="00277AF5" w:rsidRPr="00A45500">
        <w:t>5</w:t>
      </w:r>
      <w:r w:rsidR="002D5C56" w:rsidRPr="00A45500">
        <w:rPr>
          <w:rFonts w:hint="eastAsia"/>
        </w:rPr>
        <w:t>所示</w:t>
      </w:r>
      <w:r w:rsidR="00022B8E" w:rsidRPr="00A45500">
        <w:rPr>
          <w:rFonts w:hint="eastAsia"/>
        </w:rPr>
        <w:t>：</w:t>
      </w:r>
    </w:p>
    <w:p w14:paraId="0935A904" w14:textId="2B1B5361" w:rsidR="002D5C56" w:rsidRPr="00A45500" w:rsidRDefault="00022B8E" w:rsidP="005E39F2">
      <w:pPr>
        <w:pStyle w:val="af8"/>
        <w:rPr>
          <w:color w:val="auto"/>
        </w:rPr>
      </w:pPr>
      <w:r w:rsidRPr="00A45500">
        <w:rPr>
          <w:rFonts w:hint="eastAsia"/>
          <w:color w:val="auto"/>
        </w:rPr>
        <w:t>表</w:t>
      </w:r>
      <w:r w:rsidRPr="00A45500">
        <w:rPr>
          <w:rFonts w:hint="eastAsia"/>
          <w:color w:val="auto"/>
        </w:rPr>
        <w:t>2</w:t>
      </w:r>
      <w:r w:rsidRPr="00A45500">
        <w:rPr>
          <w:color w:val="auto"/>
        </w:rPr>
        <w:t>.</w:t>
      </w:r>
      <w:r w:rsidR="00864C30" w:rsidRPr="00A45500">
        <w:rPr>
          <w:color w:val="auto"/>
        </w:rPr>
        <w:t>5</w:t>
      </w:r>
      <w:r w:rsidRPr="00A45500">
        <w:rPr>
          <w:color w:val="auto"/>
        </w:rPr>
        <w:t xml:space="preserve"> RISC-V</w:t>
      </w:r>
      <w:r w:rsidRPr="00A45500">
        <w:rPr>
          <w:rFonts w:hint="eastAsia"/>
          <w:color w:val="auto"/>
        </w:rPr>
        <w:t>中的特权架构</w:t>
      </w:r>
      <w:r w:rsidR="00440F57" w:rsidRPr="00A45500">
        <w:rPr>
          <w:rFonts w:hint="eastAsia"/>
          <w:color w:val="auto"/>
        </w:rPr>
        <w:t>拓展</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A45500" w:rsidRDefault="0061747E" w:rsidP="00964423">
            <w:pPr>
              <w:pStyle w:val="afff"/>
            </w:pPr>
            <w:r w:rsidRPr="00A45500">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A45500" w:rsidRDefault="005E39F2" w:rsidP="00964423">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A45500" w:rsidRDefault="005E39F2" w:rsidP="00964423">
            <w:pPr>
              <w:pStyle w:val="afff"/>
            </w:pPr>
            <w:r w:rsidRPr="00A45500">
              <w:t>版本</w:t>
            </w:r>
          </w:p>
        </w:tc>
        <w:tc>
          <w:tcPr>
            <w:tcW w:w="991" w:type="pct"/>
            <w:tcBorders>
              <w:top w:val="single" w:sz="18" w:space="0" w:color="auto"/>
              <w:left w:val="single" w:sz="8" w:space="0" w:color="auto"/>
              <w:bottom w:val="single" w:sz="8" w:space="0" w:color="auto"/>
            </w:tcBorders>
          </w:tcPr>
          <w:p w14:paraId="342C7688" w14:textId="77777777" w:rsidR="005E39F2" w:rsidRPr="00A45500" w:rsidRDefault="005E39F2" w:rsidP="00964423">
            <w:pPr>
              <w:pStyle w:val="afff"/>
            </w:pPr>
            <w:r w:rsidRPr="00A45500">
              <w:t>状态</w:t>
            </w:r>
          </w:p>
        </w:tc>
      </w:tr>
      <w:tr w:rsidR="00A45500" w:rsidRPr="00A45500" w14:paraId="766E3C05" w14:textId="77777777" w:rsidTr="00964423">
        <w:tc>
          <w:tcPr>
            <w:tcW w:w="1188" w:type="pct"/>
            <w:tcBorders>
              <w:top w:val="single" w:sz="8" w:space="0" w:color="auto"/>
              <w:right w:val="single" w:sz="8" w:space="0" w:color="auto"/>
            </w:tcBorders>
          </w:tcPr>
          <w:p w14:paraId="359E7DD7" w14:textId="69635077" w:rsidR="005E39F2" w:rsidRPr="00A45500" w:rsidRDefault="00694F47" w:rsidP="00964423">
            <w:pPr>
              <w:pStyle w:val="afff"/>
            </w:pPr>
            <w:r w:rsidRPr="00A45500">
              <w:rPr>
                <w:rFonts w:hint="eastAsia"/>
              </w:rPr>
              <w:t>M</w:t>
            </w:r>
            <w:r w:rsidRPr="00A45500">
              <w:t>achine ISA</w:t>
            </w:r>
          </w:p>
        </w:tc>
        <w:tc>
          <w:tcPr>
            <w:tcW w:w="2224" w:type="pct"/>
            <w:tcBorders>
              <w:top w:val="single" w:sz="8" w:space="0" w:color="auto"/>
              <w:left w:val="single" w:sz="8" w:space="0" w:color="auto"/>
              <w:right w:val="single" w:sz="8" w:space="0" w:color="auto"/>
            </w:tcBorders>
          </w:tcPr>
          <w:p w14:paraId="1C4E72B4" w14:textId="078C093B" w:rsidR="005E39F2" w:rsidRPr="00A45500" w:rsidRDefault="00B86639" w:rsidP="00964423">
            <w:pPr>
              <w:pStyle w:val="afff"/>
            </w:pPr>
            <w:r w:rsidRPr="00A45500">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A45500" w:rsidRDefault="004C4BAB" w:rsidP="00964423">
            <w:pPr>
              <w:pStyle w:val="afff"/>
            </w:pPr>
            <w:r w:rsidRPr="00A45500">
              <w:t>1</w:t>
            </w:r>
            <w:r w:rsidR="005E39F2" w:rsidRPr="00A45500">
              <w:t>.</w:t>
            </w:r>
            <w:r w:rsidRPr="00A45500">
              <w:t>12</w:t>
            </w:r>
          </w:p>
        </w:tc>
        <w:tc>
          <w:tcPr>
            <w:tcW w:w="991" w:type="pct"/>
            <w:tcBorders>
              <w:top w:val="single" w:sz="8" w:space="0" w:color="auto"/>
              <w:left w:val="single" w:sz="8" w:space="0" w:color="auto"/>
            </w:tcBorders>
          </w:tcPr>
          <w:p w14:paraId="12843EE9" w14:textId="77777777" w:rsidR="005E39F2" w:rsidRPr="00A45500" w:rsidRDefault="005E39F2" w:rsidP="00964423">
            <w:pPr>
              <w:pStyle w:val="afff"/>
            </w:pPr>
            <w:r w:rsidRPr="00A45500">
              <w:t>正式批准</w:t>
            </w:r>
          </w:p>
        </w:tc>
      </w:tr>
      <w:tr w:rsidR="00A45500" w:rsidRPr="00A45500" w14:paraId="78EC42F3" w14:textId="77777777" w:rsidTr="00964423">
        <w:tc>
          <w:tcPr>
            <w:tcW w:w="1188" w:type="pct"/>
            <w:tcBorders>
              <w:right w:val="single" w:sz="8" w:space="0" w:color="auto"/>
            </w:tcBorders>
          </w:tcPr>
          <w:p w14:paraId="7E0181AD" w14:textId="18F5109A" w:rsidR="005E39F2" w:rsidRPr="00A45500" w:rsidRDefault="00694F47" w:rsidP="00964423">
            <w:pPr>
              <w:pStyle w:val="afff"/>
            </w:pPr>
            <w:r w:rsidRPr="00A45500">
              <w:rPr>
                <w:rFonts w:hint="eastAsia"/>
              </w:rPr>
              <w:t>S</w:t>
            </w:r>
            <w:r w:rsidRPr="00A45500">
              <w:t>upervisor ISA</w:t>
            </w:r>
          </w:p>
        </w:tc>
        <w:tc>
          <w:tcPr>
            <w:tcW w:w="2224" w:type="pct"/>
            <w:tcBorders>
              <w:left w:val="single" w:sz="8" w:space="0" w:color="auto"/>
              <w:right w:val="single" w:sz="8" w:space="0" w:color="auto"/>
            </w:tcBorders>
          </w:tcPr>
          <w:p w14:paraId="1AD8BF6A" w14:textId="412EE49D" w:rsidR="005E39F2" w:rsidRPr="00A45500" w:rsidRDefault="00B86639" w:rsidP="00964423">
            <w:pPr>
              <w:pStyle w:val="afff"/>
            </w:pPr>
            <w:r w:rsidRPr="00A45500">
              <w:rPr>
                <w:rFonts w:hint="eastAsia"/>
              </w:rPr>
              <w:t>监管</w:t>
            </w:r>
            <w:proofErr w:type="gramStart"/>
            <w:r w:rsidRPr="00A45500">
              <w:rPr>
                <w:rFonts w:hint="eastAsia"/>
              </w:rPr>
              <w:t>者模式</w:t>
            </w:r>
            <w:proofErr w:type="gramEnd"/>
          </w:p>
        </w:tc>
        <w:tc>
          <w:tcPr>
            <w:tcW w:w="597" w:type="pct"/>
            <w:tcBorders>
              <w:left w:val="single" w:sz="8" w:space="0" w:color="auto"/>
              <w:right w:val="single" w:sz="8" w:space="0" w:color="auto"/>
            </w:tcBorders>
          </w:tcPr>
          <w:p w14:paraId="0833F8D6" w14:textId="6E0B81CD" w:rsidR="005E39F2" w:rsidRPr="00A45500" w:rsidRDefault="004C4BAB" w:rsidP="00964423">
            <w:pPr>
              <w:pStyle w:val="afff"/>
            </w:pPr>
            <w:r w:rsidRPr="00A45500">
              <w:t>1</w:t>
            </w:r>
            <w:r w:rsidR="005E39F2" w:rsidRPr="00A45500">
              <w:t>.1</w:t>
            </w:r>
            <w:r w:rsidRPr="00A45500">
              <w:t>2</w:t>
            </w:r>
          </w:p>
        </w:tc>
        <w:tc>
          <w:tcPr>
            <w:tcW w:w="991" w:type="pct"/>
            <w:tcBorders>
              <w:left w:val="single" w:sz="8" w:space="0" w:color="auto"/>
            </w:tcBorders>
          </w:tcPr>
          <w:p w14:paraId="4CDDED7A" w14:textId="77777777" w:rsidR="005E39F2" w:rsidRPr="00A45500" w:rsidRDefault="005E39F2" w:rsidP="00964423">
            <w:pPr>
              <w:pStyle w:val="afff"/>
            </w:pPr>
            <w:r w:rsidRPr="00A45500">
              <w:t>正式批准</w:t>
            </w:r>
          </w:p>
        </w:tc>
      </w:tr>
      <w:tr w:rsidR="00A45500" w:rsidRPr="00A45500" w14:paraId="5A886461" w14:textId="77777777" w:rsidTr="00964423">
        <w:tc>
          <w:tcPr>
            <w:tcW w:w="1188" w:type="pct"/>
            <w:tcBorders>
              <w:right w:val="single" w:sz="8" w:space="0" w:color="auto"/>
            </w:tcBorders>
          </w:tcPr>
          <w:p w14:paraId="1AD1581E" w14:textId="3B844920" w:rsidR="005E39F2" w:rsidRPr="00A45500" w:rsidRDefault="00694F47" w:rsidP="00964423">
            <w:pPr>
              <w:pStyle w:val="afff"/>
            </w:pPr>
            <w:proofErr w:type="spellStart"/>
            <w:r w:rsidRPr="00A45500">
              <w:rPr>
                <w:rFonts w:hint="eastAsia"/>
              </w:rPr>
              <w:t>S</w:t>
            </w:r>
            <w:r w:rsidRPr="00A45500">
              <w:t>vnapot</w:t>
            </w:r>
            <w:proofErr w:type="spellEnd"/>
            <w:r w:rsidRPr="00A45500">
              <w:t xml:space="preserve"> Extension</w:t>
            </w:r>
          </w:p>
        </w:tc>
        <w:tc>
          <w:tcPr>
            <w:tcW w:w="2224" w:type="pct"/>
            <w:tcBorders>
              <w:left w:val="single" w:sz="8" w:space="0" w:color="auto"/>
              <w:right w:val="single" w:sz="8" w:space="0" w:color="auto"/>
            </w:tcBorders>
          </w:tcPr>
          <w:p w14:paraId="6C2E49D7" w14:textId="7990539D" w:rsidR="005E39F2" w:rsidRPr="00A45500" w:rsidRDefault="00B86639" w:rsidP="00964423">
            <w:pPr>
              <w:pStyle w:val="afff"/>
            </w:pPr>
            <w:r w:rsidRPr="00A45500">
              <w:rPr>
                <w:rFonts w:hint="eastAsia"/>
              </w:rPr>
              <w:t>自然对齐的二次</w:t>
            </w:r>
            <w:proofErr w:type="gramStart"/>
            <w:r w:rsidRPr="00A45500">
              <w:rPr>
                <w:rFonts w:hint="eastAsia"/>
              </w:rPr>
              <w:t>幂</w:t>
            </w:r>
            <w:proofErr w:type="gramEnd"/>
            <w:r w:rsidRPr="00A45500">
              <w:rPr>
                <w:rFonts w:hint="eastAsia"/>
              </w:rPr>
              <w:t>地址转换连续性</w:t>
            </w:r>
          </w:p>
        </w:tc>
        <w:tc>
          <w:tcPr>
            <w:tcW w:w="597" w:type="pct"/>
            <w:tcBorders>
              <w:left w:val="single" w:sz="8" w:space="0" w:color="auto"/>
              <w:right w:val="single" w:sz="8" w:space="0" w:color="auto"/>
            </w:tcBorders>
          </w:tcPr>
          <w:p w14:paraId="46D3C03B" w14:textId="56881876" w:rsidR="005E39F2" w:rsidRPr="00A45500" w:rsidRDefault="004C4BAB" w:rsidP="00964423">
            <w:pPr>
              <w:pStyle w:val="afff"/>
            </w:pPr>
            <w:r w:rsidRPr="00A45500">
              <w:t>1</w:t>
            </w:r>
            <w:r w:rsidR="005E39F2" w:rsidRPr="00A45500">
              <w:t>.</w:t>
            </w:r>
            <w:r w:rsidRPr="00A45500">
              <w:t>0</w:t>
            </w:r>
          </w:p>
        </w:tc>
        <w:tc>
          <w:tcPr>
            <w:tcW w:w="991" w:type="pct"/>
            <w:tcBorders>
              <w:left w:val="single" w:sz="8" w:space="0" w:color="auto"/>
            </w:tcBorders>
          </w:tcPr>
          <w:p w14:paraId="44826C7A" w14:textId="77777777" w:rsidR="005E39F2" w:rsidRPr="00A45500" w:rsidRDefault="005E39F2" w:rsidP="00964423">
            <w:pPr>
              <w:pStyle w:val="afff"/>
            </w:pPr>
            <w:r w:rsidRPr="00A45500">
              <w:t>正式批准</w:t>
            </w:r>
          </w:p>
        </w:tc>
      </w:tr>
      <w:tr w:rsidR="00A45500" w:rsidRPr="00A45500" w14:paraId="34C6EE32" w14:textId="77777777" w:rsidTr="00964423">
        <w:tc>
          <w:tcPr>
            <w:tcW w:w="1188" w:type="pct"/>
            <w:tcBorders>
              <w:right w:val="single" w:sz="8" w:space="0" w:color="auto"/>
            </w:tcBorders>
          </w:tcPr>
          <w:p w14:paraId="3D7FB1D5" w14:textId="1D173AF7" w:rsidR="005E39F2" w:rsidRPr="00A45500" w:rsidRDefault="00694F47" w:rsidP="00964423">
            <w:pPr>
              <w:pStyle w:val="afff"/>
            </w:pPr>
            <w:proofErr w:type="spellStart"/>
            <w:r w:rsidRPr="00A45500">
              <w:rPr>
                <w:rFonts w:hint="eastAsia"/>
              </w:rPr>
              <w:t>S</w:t>
            </w:r>
            <w:r w:rsidRPr="00A45500">
              <w:t>vpbmt</w:t>
            </w:r>
            <w:proofErr w:type="spellEnd"/>
            <w:r w:rsidRPr="00A45500">
              <w:t xml:space="preserve"> Extension</w:t>
            </w:r>
          </w:p>
        </w:tc>
        <w:tc>
          <w:tcPr>
            <w:tcW w:w="2224" w:type="pct"/>
            <w:tcBorders>
              <w:left w:val="single" w:sz="8" w:space="0" w:color="auto"/>
              <w:right w:val="single" w:sz="8" w:space="0" w:color="auto"/>
            </w:tcBorders>
          </w:tcPr>
          <w:p w14:paraId="66D614FD" w14:textId="0B03E30C" w:rsidR="005E39F2" w:rsidRPr="00A45500" w:rsidRDefault="009D64EC" w:rsidP="00964423">
            <w:pPr>
              <w:pStyle w:val="afff"/>
            </w:pPr>
            <w:r w:rsidRPr="00A45500">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tcBorders>
          </w:tcPr>
          <w:p w14:paraId="3F5180CC" w14:textId="79D57AF4" w:rsidR="005E39F2" w:rsidRPr="00A45500" w:rsidRDefault="00950C19" w:rsidP="00964423">
            <w:pPr>
              <w:pStyle w:val="afff"/>
            </w:pPr>
            <w:r w:rsidRPr="00A45500">
              <w:t>正式批准</w:t>
            </w:r>
          </w:p>
        </w:tc>
      </w:tr>
      <w:tr w:rsidR="00A45500" w:rsidRPr="00A45500" w14:paraId="4610F4A0" w14:textId="77777777" w:rsidTr="00964423">
        <w:tc>
          <w:tcPr>
            <w:tcW w:w="1188" w:type="pct"/>
            <w:tcBorders>
              <w:right w:val="single" w:sz="8" w:space="0" w:color="auto"/>
            </w:tcBorders>
          </w:tcPr>
          <w:p w14:paraId="52160A7F" w14:textId="5F26BC70" w:rsidR="000F6ADE" w:rsidRPr="00A45500" w:rsidRDefault="000F6ADE" w:rsidP="00964423">
            <w:pPr>
              <w:pStyle w:val="afff"/>
            </w:pPr>
            <w:proofErr w:type="spellStart"/>
            <w:r w:rsidRPr="00A45500">
              <w:rPr>
                <w:rFonts w:hint="eastAsia"/>
              </w:rPr>
              <w:t>S</w:t>
            </w:r>
            <w:r w:rsidRPr="00A45500">
              <w:t>vinval</w:t>
            </w:r>
            <w:proofErr w:type="spellEnd"/>
            <w:r w:rsidRPr="00A45500">
              <w:t xml:space="preserve"> Extension</w:t>
            </w:r>
          </w:p>
        </w:tc>
        <w:tc>
          <w:tcPr>
            <w:tcW w:w="2224" w:type="pct"/>
            <w:tcBorders>
              <w:left w:val="single" w:sz="8" w:space="0" w:color="auto"/>
              <w:right w:val="single" w:sz="8" w:space="0" w:color="auto"/>
            </w:tcBorders>
          </w:tcPr>
          <w:p w14:paraId="329D9D87" w14:textId="396C8E2E" w:rsidR="000F6ADE" w:rsidRPr="00A45500" w:rsidRDefault="00C67D70" w:rsidP="00964423">
            <w:pPr>
              <w:pStyle w:val="afff"/>
            </w:pPr>
            <w:r w:rsidRPr="00A4550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A45500" w:rsidRDefault="004C4BAB" w:rsidP="00964423">
            <w:pPr>
              <w:pStyle w:val="afff"/>
            </w:pPr>
            <w:r w:rsidRPr="00A45500">
              <w:rPr>
                <w:rFonts w:hint="eastAsia"/>
              </w:rPr>
              <w:t>1</w:t>
            </w:r>
            <w:r w:rsidRPr="00A45500">
              <w:t>.0</w:t>
            </w:r>
          </w:p>
        </w:tc>
        <w:tc>
          <w:tcPr>
            <w:tcW w:w="991" w:type="pct"/>
            <w:tcBorders>
              <w:left w:val="single" w:sz="8" w:space="0" w:color="auto"/>
            </w:tcBorders>
          </w:tcPr>
          <w:p w14:paraId="1B41CAE2" w14:textId="0DDAD8A8" w:rsidR="000F6ADE" w:rsidRPr="00A45500" w:rsidRDefault="00950C19" w:rsidP="00964423">
            <w:pPr>
              <w:pStyle w:val="afff"/>
            </w:pPr>
            <w:r w:rsidRPr="00A45500">
              <w:t>正式批准</w:t>
            </w:r>
          </w:p>
        </w:tc>
      </w:tr>
      <w:tr w:rsidR="005E39F2" w:rsidRPr="00A45500" w14:paraId="5CF0B029" w14:textId="77777777" w:rsidTr="00964423">
        <w:tc>
          <w:tcPr>
            <w:tcW w:w="1188" w:type="pct"/>
            <w:tcBorders>
              <w:bottom w:val="single" w:sz="18" w:space="0" w:color="auto"/>
              <w:right w:val="single" w:sz="8" w:space="0" w:color="auto"/>
            </w:tcBorders>
          </w:tcPr>
          <w:p w14:paraId="4EACD712" w14:textId="09649EA4" w:rsidR="005E39F2" w:rsidRPr="00A45500" w:rsidRDefault="00694F47" w:rsidP="00964423">
            <w:pPr>
              <w:pStyle w:val="afff"/>
            </w:pPr>
            <w:r w:rsidRPr="00A45500">
              <w:rPr>
                <w:rFonts w:hint="eastAsia"/>
              </w:rPr>
              <w:t>H</w:t>
            </w:r>
            <w:r w:rsidRPr="00A45500">
              <w:t>ypervisor ISA</w:t>
            </w:r>
          </w:p>
        </w:tc>
        <w:tc>
          <w:tcPr>
            <w:tcW w:w="2224" w:type="pct"/>
            <w:tcBorders>
              <w:left w:val="single" w:sz="8" w:space="0" w:color="auto"/>
              <w:bottom w:val="single" w:sz="18" w:space="0" w:color="auto"/>
              <w:right w:val="single" w:sz="8" w:space="0" w:color="auto"/>
            </w:tcBorders>
          </w:tcPr>
          <w:p w14:paraId="57C39E63" w14:textId="1524A4CC" w:rsidR="005E39F2" w:rsidRPr="00A45500" w:rsidRDefault="008424A7" w:rsidP="00964423">
            <w:pPr>
              <w:pStyle w:val="afff"/>
            </w:pPr>
            <w:r w:rsidRPr="00A45500">
              <w:rPr>
                <w:rFonts w:hint="eastAsia"/>
              </w:rPr>
              <w:t>虚拟机管理</w:t>
            </w:r>
            <w:r w:rsidR="00C67D70" w:rsidRPr="00A45500">
              <w:rPr>
                <w:rFonts w:hint="eastAsia"/>
              </w:rPr>
              <w:t>模式</w:t>
            </w:r>
          </w:p>
        </w:tc>
        <w:tc>
          <w:tcPr>
            <w:tcW w:w="597" w:type="pct"/>
            <w:tcBorders>
              <w:left w:val="single" w:sz="8" w:space="0" w:color="auto"/>
              <w:bottom w:val="single" w:sz="18" w:space="0" w:color="auto"/>
              <w:right w:val="single" w:sz="8" w:space="0" w:color="auto"/>
            </w:tcBorders>
          </w:tcPr>
          <w:p w14:paraId="06A0156F" w14:textId="000FC0C5"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bottom w:val="single" w:sz="18" w:space="0" w:color="auto"/>
            </w:tcBorders>
          </w:tcPr>
          <w:p w14:paraId="4662F228" w14:textId="62703822" w:rsidR="005E39F2" w:rsidRPr="00A45500" w:rsidRDefault="00950C19" w:rsidP="00964423">
            <w:pPr>
              <w:pStyle w:val="afff"/>
            </w:pPr>
            <w:r w:rsidRPr="00A45500">
              <w:t>正式批准</w:t>
            </w:r>
          </w:p>
        </w:tc>
      </w:tr>
    </w:tbl>
    <w:p w14:paraId="5736D483" w14:textId="77777777" w:rsidR="002D5C56" w:rsidRPr="00A45500" w:rsidRDefault="002D5C56" w:rsidP="005B5F64">
      <w:pPr>
        <w:ind w:firstLine="480"/>
      </w:pPr>
    </w:p>
    <w:p w14:paraId="04D67DE1" w14:textId="24D8C2FF" w:rsidR="00CB42CC" w:rsidRPr="00A45500" w:rsidRDefault="005241BC" w:rsidP="00CB42CC">
      <w:pPr>
        <w:ind w:firstLine="482"/>
        <w:rPr>
          <w:b/>
          <w:bCs/>
        </w:rPr>
      </w:pPr>
      <w:r w:rsidRPr="00A45500">
        <w:rPr>
          <w:rFonts w:hint="eastAsia"/>
          <w:b/>
          <w:bCs/>
        </w:rPr>
        <w:lastRenderedPageBreak/>
        <w:t>1</w:t>
      </w:r>
      <w:r w:rsidRPr="00A45500">
        <w:rPr>
          <w:b/>
          <w:bCs/>
        </w:rPr>
        <w:t xml:space="preserve">. </w:t>
      </w:r>
      <w:r w:rsidR="00A645A0" w:rsidRPr="00A45500">
        <w:rPr>
          <w:rFonts w:hint="eastAsia"/>
          <w:b/>
          <w:bCs/>
        </w:rPr>
        <w:t>用户</w:t>
      </w:r>
      <w:r w:rsidR="00CB42CC" w:rsidRPr="00A45500">
        <w:rPr>
          <w:rFonts w:hint="eastAsia"/>
          <w:b/>
          <w:bCs/>
        </w:rPr>
        <w:t>模式</w:t>
      </w:r>
    </w:p>
    <w:p w14:paraId="161A8234" w14:textId="41A4BB3B" w:rsidR="00EE4589" w:rsidRPr="00A45500" w:rsidRDefault="00CB42CC" w:rsidP="00CB42CC">
      <w:pPr>
        <w:ind w:firstLine="480"/>
      </w:pPr>
      <w:r w:rsidRPr="00A45500">
        <w:rPr>
          <w:rFonts w:hint="eastAsia"/>
        </w:rPr>
        <w:t>用户模式</w:t>
      </w:r>
      <w:r w:rsidR="00D240F3" w:rsidRPr="00A45500">
        <w:rPr>
          <w:rFonts w:hint="eastAsia"/>
        </w:rPr>
        <w:t>（</w:t>
      </w:r>
      <w:r w:rsidR="00D240F3" w:rsidRPr="00A45500">
        <w:rPr>
          <w:rFonts w:hint="eastAsia"/>
        </w:rPr>
        <w:t>U</w:t>
      </w:r>
      <w:r w:rsidR="00D240F3" w:rsidRPr="00A45500">
        <w:t>ser Mode</w:t>
      </w:r>
      <w:r w:rsidR="00D240F3" w:rsidRPr="00A45500">
        <w:rPr>
          <w:rFonts w:hint="eastAsia"/>
        </w:rPr>
        <w:t>，</w:t>
      </w:r>
      <w:r w:rsidR="00D240F3" w:rsidRPr="00A45500">
        <w:rPr>
          <w:rFonts w:hint="eastAsia"/>
        </w:rPr>
        <w:t>U</w:t>
      </w:r>
      <w:r w:rsidR="00D240F3" w:rsidRPr="00A45500">
        <w:rPr>
          <w:rFonts w:hint="eastAsia"/>
        </w:rPr>
        <w:t>模式）</w:t>
      </w:r>
      <w:r w:rsidR="00EE4589" w:rsidRPr="00A45500">
        <w:rPr>
          <w:rFonts w:hint="eastAsia"/>
        </w:rPr>
        <w:t>管理</w:t>
      </w:r>
      <w:r w:rsidR="00CA4879" w:rsidRPr="00A45500">
        <w:rPr>
          <w:rFonts w:hint="eastAsia"/>
        </w:rPr>
        <w:t>应用程序的执行过程，无法访问</w:t>
      </w:r>
      <w:r w:rsidR="00C965E5" w:rsidRPr="00A45500">
        <w:rPr>
          <w:rFonts w:hint="eastAsia"/>
        </w:rPr>
        <w:t>操作系统的内核资源</w:t>
      </w:r>
      <w:r w:rsidR="00EC7852" w:rsidRPr="00A45500">
        <w:rPr>
          <w:rFonts w:hint="eastAsia"/>
        </w:rPr>
        <w:t>。</w:t>
      </w:r>
    </w:p>
    <w:p w14:paraId="0A60B843" w14:textId="531C79B5" w:rsidR="005241BC" w:rsidRPr="00A45500" w:rsidRDefault="004A31D3" w:rsidP="00F21B73">
      <w:pPr>
        <w:ind w:firstLine="482"/>
        <w:rPr>
          <w:b/>
          <w:bCs/>
        </w:rPr>
      </w:pPr>
      <w:r w:rsidRPr="00A45500">
        <w:rPr>
          <w:rFonts w:hint="eastAsia"/>
          <w:b/>
          <w:bCs/>
        </w:rPr>
        <w:t>2</w:t>
      </w:r>
      <w:r w:rsidRPr="00A45500">
        <w:rPr>
          <w:b/>
          <w:bCs/>
        </w:rPr>
        <w:t xml:space="preserve">. </w:t>
      </w:r>
      <w:r w:rsidR="001348B6" w:rsidRPr="00A45500">
        <w:rPr>
          <w:rFonts w:hint="eastAsia"/>
          <w:b/>
          <w:bCs/>
        </w:rPr>
        <w:t>机器</w:t>
      </w:r>
      <w:r w:rsidR="005241BC" w:rsidRPr="00A45500">
        <w:rPr>
          <w:rFonts w:hint="eastAsia"/>
          <w:b/>
          <w:bCs/>
        </w:rPr>
        <w:t>模式</w:t>
      </w:r>
      <w:r w:rsidR="005241BC" w:rsidRPr="00A45500">
        <w:rPr>
          <w:b/>
          <w:bCs/>
        </w:rPr>
        <w:t xml:space="preserve"> </w:t>
      </w:r>
    </w:p>
    <w:p w14:paraId="51AE7442" w14:textId="3ECF955A" w:rsidR="00AA6AD8" w:rsidRPr="00A45500" w:rsidRDefault="00AA6AD8" w:rsidP="00F21B73">
      <w:pPr>
        <w:ind w:firstLine="480"/>
      </w:pPr>
      <w:r w:rsidRPr="00A45500">
        <w:rPr>
          <w:rFonts w:hint="eastAsia"/>
        </w:rPr>
        <w:t>机器模式</w:t>
      </w:r>
      <w:r w:rsidR="00E03F97" w:rsidRPr="00A45500">
        <w:rPr>
          <w:rFonts w:hint="eastAsia"/>
        </w:rPr>
        <w:t>（</w:t>
      </w:r>
      <w:r w:rsidR="00E03F97" w:rsidRPr="00A45500">
        <w:rPr>
          <w:rFonts w:hint="eastAsia"/>
        </w:rPr>
        <w:t>M</w:t>
      </w:r>
      <w:r w:rsidR="00E03F97" w:rsidRPr="00A45500">
        <w:t>achine Mode</w:t>
      </w:r>
      <w:r w:rsidR="00E03F97" w:rsidRPr="00A45500">
        <w:rPr>
          <w:rFonts w:hint="eastAsia"/>
        </w:rPr>
        <w:t>，</w:t>
      </w:r>
      <w:r w:rsidR="00E03F97" w:rsidRPr="00A45500">
        <w:rPr>
          <w:rFonts w:hint="eastAsia"/>
        </w:rPr>
        <w:t>M</w:t>
      </w:r>
      <w:r w:rsidR="00E03F97" w:rsidRPr="00A45500">
        <w:rPr>
          <w:rFonts w:hint="eastAsia"/>
        </w:rPr>
        <w:t>模式）</w:t>
      </w:r>
      <w:r w:rsidRPr="00A45500">
        <w:rPr>
          <w:rFonts w:hint="eastAsia"/>
        </w:rPr>
        <w:t>是</w:t>
      </w:r>
      <w:r w:rsidRPr="00A45500">
        <w:rPr>
          <w:rFonts w:hint="eastAsia"/>
        </w:rPr>
        <w:t>RISC-V</w:t>
      </w:r>
      <w:r w:rsidR="00315EAE" w:rsidRPr="00A45500">
        <w:rPr>
          <w:rFonts w:hint="eastAsia"/>
        </w:rPr>
        <w:t>指令</w:t>
      </w:r>
      <w:r w:rsidR="00D97BC8" w:rsidRPr="00A45500">
        <w:rPr>
          <w:rFonts w:hint="eastAsia"/>
        </w:rPr>
        <w:t>架构</w:t>
      </w:r>
      <w:r w:rsidRPr="00A45500">
        <w:rPr>
          <w:rFonts w:hint="eastAsia"/>
        </w:rPr>
        <w:t>中</w:t>
      </w:r>
      <w:r w:rsidRPr="00A45500">
        <w:rPr>
          <w:rFonts w:hint="eastAsia"/>
        </w:rPr>
        <w:t>hart</w:t>
      </w:r>
      <w:r w:rsidRPr="00A45500">
        <w:rPr>
          <w:rFonts w:hint="eastAsia"/>
        </w:rPr>
        <w:t>（</w:t>
      </w:r>
      <w:r w:rsidR="00DF5948" w:rsidRPr="00A45500">
        <w:t>H</w:t>
      </w:r>
      <w:r w:rsidRPr="00A45500">
        <w:rPr>
          <w:rFonts w:hint="eastAsia"/>
        </w:rPr>
        <w:t xml:space="preserve">ardware </w:t>
      </w:r>
      <w:r w:rsidR="00DF5948" w:rsidRPr="00A45500">
        <w:t>T</w:t>
      </w:r>
      <w:r w:rsidRPr="00A45500">
        <w:rPr>
          <w:rFonts w:hint="eastAsia"/>
        </w:rPr>
        <w:t>hread</w:t>
      </w:r>
      <w:r w:rsidR="00DF5948" w:rsidRPr="00A45500">
        <w:rPr>
          <w:rFonts w:hint="eastAsia"/>
        </w:rPr>
        <w:t>，</w:t>
      </w:r>
      <w:r w:rsidRPr="00A45500">
        <w:rPr>
          <w:rFonts w:hint="eastAsia"/>
        </w:rPr>
        <w:t>硬件线程）可以执行的最高权限模式。在</w:t>
      </w:r>
      <w:r w:rsidR="00D2055B" w:rsidRPr="00A45500">
        <w:rPr>
          <w:rFonts w:hint="eastAsia"/>
        </w:rPr>
        <w:t>M</w:t>
      </w:r>
      <w:r w:rsidRPr="00A45500">
        <w:rPr>
          <w:rFonts w:hint="eastAsia"/>
        </w:rPr>
        <w:t>模式下运行的</w:t>
      </w:r>
      <w:r w:rsidRPr="00A45500">
        <w:rPr>
          <w:rFonts w:hint="eastAsia"/>
        </w:rPr>
        <w:t>hart</w:t>
      </w:r>
      <w:r w:rsidRPr="00A45500">
        <w:rPr>
          <w:rFonts w:hint="eastAsia"/>
        </w:rPr>
        <w:t>对内存</w:t>
      </w:r>
      <w:r w:rsidR="00693BF8" w:rsidRPr="00A45500">
        <w:rPr>
          <w:rFonts w:hint="eastAsia"/>
        </w:rPr>
        <w:t>、</w:t>
      </w:r>
      <w:r w:rsidRPr="00A45500">
        <w:rPr>
          <w:rFonts w:hint="eastAsia"/>
        </w:rPr>
        <w:t>I/O</w:t>
      </w:r>
      <w:r w:rsidR="003665B6" w:rsidRPr="00A45500">
        <w:rPr>
          <w:rFonts w:hint="eastAsia"/>
        </w:rPr>
        <w:t>设备</w:t>
      </w:r>
      <w:r w:rsidRPr="00A45500">
        <w:rPr>
          <w:rFonts w:hint="eastAsia"/>
        </w:rPr>
        <w:t>和一些对于启动和配置系统来说必要的底层功能有着完全的使用权。因此它是唯一所有标准</w:t>
      </w:r>
      <w:r w:rsidRPr="00A45500">
        <w:rPr>
          <w:rFonts w:hint="eastAsia"/>
        </w:rPr>
        <w:t xml:space="preserve"> RISC-V </w:t>
      </w:r>
      <w:r w:rsidRPr="00A45500">
        <w:rPr>
          <w:rFonts w:hint="eastAsia"/>
        </w:rPr>
        <w:t>处理器都必须实现的权限模式</w:t>
      </w:r>
      <w:r w:rsidR="00925717" w:rsidRPr="00A45500">
        <w:rPr>
          <w:rFonts w:hint="eastAsia"/>
        </w:rPr>
        <w:t>，不同的处理器</w:t>
      </w:r>
      <w:r w:rsidR="00FB474F" w:rsidRPr="00A45500">
        <w:rPr>
          <w:rFonts w:hint="eastAsia"/>
        </w:rPr>
        <w:t>可以根据应用场景需求</w:t>
      </w:r>
      <w:r w:rsidR="00136DD8" w:rsidRPr="00A45500">
        <w:rPr>
          <w:rFonts w:hint="eastAsia"/>
        </w:rPr>
        <w:t>选择是否支持其它</w:t>
      </w:r>
      <w:r w:rsidR="008533AA" w:rsidRPr="00A45500">
        <w:rPr>
          <w:rFonts w:hint="eastAsia"/>
        </w:rPr>
        <w:t>U</w:t>
      </w:r>
      <w:r w:rsidR="008533AA" w:rsidRPr="00A45500">
        <w:t>/S/H</w:t>
      </w:r>
      <w:r w:rsidR="008533AA" w:rsidRPr="00A45500">
        <w:rPr>
          <w:rFonts w:hint="eastAsia"/>
        </w:rPr>
        <w:t>模式</w:t>
      </w:r>
      <w:r w:rsidR="00E351B1" w:rsidRPr="00A45500">
        <w:rPr>
          <w:rFonts w:hint="eastAsia"/>
        </w:rPr>
        <w:t>。</w:t>
      </w:r>
    </w:p>
    <w:p w14:paraId="5F62F123" w14:textId="6171D3C9" w:rsidR="004A26AC" w:rsidRPr="00A45500" w:rsidRDefault="00400C1F" w:rsidP="00034B55">
      <w:pPr>
        <w:ind w:firstLine="482"/>
        <w:rPr>
          <w:b/>
          <w:bCs/>
        </w:rPr>
      </w:pPr>
      <w:r w:rsidRPr="00A45500">
        <w:rPr>
          <w:rFonts w:hint="eastAsia"/>
          <w:b/>
          <w:bCs/>
        </w:rPr>
        <w:t>3</w:t>
      </w:r>
      <w:r w:rsidRPr="00A45500">
        <w:rPr>
          <w:b/>
          <w:bCs/>
        </w:rPr>
        <w:t xml:space="preserve">. </w:t>
      </w:r>
      <w:r w:rsidR="000B0726" w:rsidRPr="00A45500">
        <w:rPr>
          <w:rFonts w:hint="eastAsia"/>
          <w:b/>
          <w:bCs/>
        </w:rPr>
        <w:t>监管者</w:t>
      </w:r>
      <w:r w:rsidRPr="00A45500">
        <w:rPr>
          <w:rFonts w:hint="eastAsia"/>
          <w:b/>
          <w:bCs/>
        </w:rPr>
        <w:t>模式</w:t>
      </w:r>
    </w:p>
    <w:p w14:paraId="60C10135" w14:textId="765B86CA" w:rsidR="000F2C6E" w:rsidRPr="00A45500" w:rsidRDefault="007A6E4A" w:rsidP="000F2C6E">
      <w:pPr>
        <w:ind w:firstLine="480"/>
      </w:pPr>
      <w:r w:rsidRPr="00A45500">
        <w:rPr>
          <w:rFonts w:hint="eastAsia"/>
        </w:rPr>
        <w:t>监管者</w:t>
      </w:r>
      <w:r w:rsidR="00BF74BE" w:rsidRPr="00A45500">
        <w:rPr>
          <w:rFonts w:hint="eastAsia"/>
        </w:rPr>
        <w:t>模式</w:t>
      </w:r>
      <w:r w:rsidR="00EC0A48" w:rsidRPr="00A45500">
        <w:rPr>
          <w:rFonts w:hint="eastAsia"/>
        </w:rPr>
        <w:t>（</w:t>
      </w:r>
      <w:r w:rsidR="00EC0A48" w:rsidRPr="00A45500">
        <w:t>Supervisor</w:t>
      </w:r>
      <w:r w:rsidR="00D543AF" w:rsidRPr="00A45500">
        <w:t xml:space="preserve"> Mode</w:t>
      </w:r>
      <w:r w:rsidR="002451F4" w:rsidRPr="00A45500">
        <w:rPr>
          <w:rFonts w:hint="eastAsia"/>
        </w:rPr>
        <w:t>，</w:t>
      </w:r>
      <w:r w:rsidR="002451F4" w:rsidRPr="00A45500">
        <w:rPr>
          <w:rFonts w:hint="eastAsia"/>
        </w:rPr>
        <w:t>S</w:t>
      </w:r>
      <w:r w:rsidR="002451F4" w:rsidRPr="00A45500">
        <w:rPr>
          <w:rFonts w:hint="eastAsia"/>
        </w:rPr>
        <w:t>模式</w:t>
      </w:r>
      <w:r w:rsidR="00EC0A48" w:rsidRPr="00A45500">
        <w:rPr>
          <w:rFonts w:hint="eastAsia"/>
        </w:rPr>
        <w:t>）</w:t>
      </w:r>
      <w:r w:rsidR="008469BA" w:rsidRPr="00A45500">
        <w:rPr>
          <w:rFonts w:hint="eastAsia"/>
        </w:rPr>
        <w:t>用于</w:t>
      </w:r>
      <w:r w:rsidR="00F51996" w:rsidRPr="00A45500">
        <w:rPr>
          <w:rFonts w:hint="eastAsia"/>
        </w:rPr>
        <w:t>机器中</w:t>
      </w:r>
      <w:r w:rsidR="008469BA" w:rsidRPr="00A45500">
        <w:rPr>
          <w:rFonts w:hint="eastAsia"/>
        </w:rPr>
        <w:t>各种</w:t>
      </w:r>
      <w:r w:rsidR="00FC47E8" w:rsidRPr="00A45500">
        <w:rPr>
          <w:rFonts w:hint="eastAsia"/>
        </w:rPr>
        <w:t>操作</w:t>
      </w:r>
      <w:r w:rsidR="005570DD" w:rsidRPr="00A45500">
        <w:rPr>
          <w:rFonts w:hint="eastAsia"/>
        </w:rPr>
        <w:t>系统</w:t>
      </w:r>
      <w:r w:rsidR="00FC47E8" w:rsidRPr="00A45500">
        <w:rPr>
          <w:rFonts w:hint="eastAsia"/>
        </w:rPr>
        <w:t>级别</w:t>
      </w:r>
      <w:r w:rsidR="009723FD" w:rsidRPr="00A45500">
        <w:rPr>
          <w:rFonts w:hint="eastAsia"/>
        </w:rPr>
        <w:t>操作，如虚拟地址转换等。</w:t>
      </w:r>
      <w:r w:rsidR="00BA5CEE" w:rsidRPr="00A45500">
        <w:rPr>
          <w:rFonts w:hint="eastAsia"/>
        </w:rPr>
        <w:t>S</w:t>
      </w:r>
      <w:r w:rsidR="00BA5CEE" w:rsidRPr="00A45500">
        <w:rPr>
          <w:rFonts w:hint="eastAsia"/>
        </w:rPr>
        <w:t>模式权限介于</w:t>
      </w:r>
      <w:r w:rsidR="002640F0" w:rsidRPr="00A45500">
        <w:rPr>
          <w:rFonts w:hint="eastAsia"/>
        </w:rPr>
        <w:t>M</w:t>
      </w:r>
      <w:r w:rsidR="002640F0" w:rsidRPr="00A45500">
        <w:rPr>
          <w:rFonts w:hint="eastAsia"/>
        </w:rPr>
        <w:t>模式和</w:t>
      </w:r>
      <w:r w:rsidR="002640F0" w:rsidRPr="00A45500">
        <w:rPr>
          <w:rFonts w:hint="eastAsia"/>
        </w:rPr>
        <w:t>U</w:t>
      </w:r>
      <w:r w:rsidR="002640F0" w:rsidRPr="00A45500">
        <w:rPr>
          <w:rFonts w:hint="eastAsia"/>
        </w:rPr>
        <w:t>模式之间</w:t>
      </w:r>
      <w:r w:rsidR="007B4667" w:rsidRPr="00A45500">
        <w:rPr>
          <w:rFonts w:hint="eastAsia"/>
        </w:rPr>
        <w:t>。</w:t>
      </w:r>
      <w:r w:rsidR="000F2C6E" w:rsidRPr="00A45500">
        <w:rPr>
          <w:rFonts w:hint="eastAsia"/>
        </w:rPr>
        <w:t>S</w:t>
      </w:r>
      <w:r w:rsidR="005D6356" w:rsidRPr="00A45500">
        <w:rPr>
          <w:rFonts w:hint="eastAsia"/>
        </w:rPr>
        <w:t>模式</w:t>
      </w:r>
      <w:r w:rsidR="000F2C6E" w:rsidRPr="00A45500">
        <w:rPr>
          <w:rFonts w:hint="eastAsia"/>
        </w:rPr>
        <w:t>的核心是使用基于页面的虚拟内存实现内存保护。这是一种用于更复杂</w:t>
      </w:r>
      <w:r w:rsidR="000F2C6E" w:rsidRPr="00A45500">
        <w:rPr>
          <w:rFonts w:hint="eastAsia"/>
        </w:rPr>
        <w:t>R</w:t>
      </w:r>
      <w:r w:rsidR="000F2C6E" w:rsidRPr="00A45500">
        <w:t>ISC-V</w:t>
      </w:r>
      <w:r w:rsidR="000F2C6E" w:rsidRPr="00A45500">
        <w:rPr>
          <w:rFonts w:hint="eastAsia"/>
        </w:rPr>
        <w:t>处理器上的可选模式。</w:t>
      </w:r>
      <w:r w:rsidR="000F2C6E" w:rsidRPr="00A45500">
        <w:rPr>
          <w:rFonts w:hint="eastAsia"/>
        </w:rPr>
        <w:t>S</w:t>
      </w:r>
      <w:r w:rsidR="00DF15BF" w:rsidRPr="00A45500">
        <w:rPr>
          <w:rFonts w:hint="eastAsia"/>
        </w:rPr>
        <w:t>模式</w:t>
      </w:r>
      <w:r w:rsidR="000F2C6E" w:rsidRPr="00A45500">
        <w:rPr>
          <w:rFonts w:hint="eastAsia"/>
        </w:rPr>
        <w:t>的权限基于</w:t>
      </w:r>
      <w:r w:rsidR="000F2C6E" w:rsidRPr="00A45500">
        <w:rPr>
          <w:rFonts w:hint="eastAsia"/>
        </w:rPr>
        <w:t>U</w:t>
      </w:r>
      <w:r w:rsidR="006E649C" w:rsidRPr="00A45500">
        <w:rPr>
          <w:rFonts w:hint="eastAsia"/>
        </w:rPr>
        <w:t>模式</w:t>
      </w:r>
      <w:r w:rsidR="000F2C6E" w:rsidRPr="00A45500">
        <w:rPr>
          <w:rFonts w:hint="eastAsia"/>
        </w:rPr>
        <w:t>和</w:t>
      </w:r>
      <w:r w:rsidR="000F2C6E" w:rsidRPr="00A45500">
        <w:rPr>
          <w:rFonts w:hint="eastAsia"/>
        </w:rPr>
        <w:t>M</w:t>
      </w:r>
      <w:r w:rsidR="006E649C" w:rsidRPr="00A45500">
        <w:rPr>
          <w:rFonts w:hint="eastAsia"/>
        </w:rPr>
        <w:t>模式</w:t>
      </w:r>
      <w:r w:rsidR="000F2C6E" w:rsidRPr="00A45500">
        <w:rPr>
          <w:rFonts w:hint="eastAsia"/>
        </w:rPr>
        <w:t>之间，不能使用</w:t>
      </w:r>
      <w:r w:rsidR="000F2C6E" w:rsidRPr="00A45500">
        <w:rPr>
          <w:rFonts w:hint="eastAsia"/>
        </w:rPr>
        <w:t>M</w:t>
      </w:r>
      <w:r w:rsidR="00196EE2" w:rsidRPr="00A45500">
        <w:rPr>
          <w:rFonts w:hint="eastAsia"/>
        </w:rPr>
        <w:t>模式</w:t>
      </w:r>
      <w:r w:rsidR="000F2C6E" w:rsidRPr="00A45500">
        <w:rPr>
          <w:rFonts w:hint="eastAsia"/>
        </w:rPr>
        <w:t>下的</w:t>
      </w:r>
      <w:r w:rsidR="00866BE6" w:rsidRPr="00A45500">
        <w:rPr>
          <w:rFonts w:hint="eastAsia"/>
        </w:rPr>
        <w:t>控制状态寄存器（</w:t>
      </w:r>
      <w:r w:rsidR="00B93885" w:rsidRPr="00A45500">
        <w:t>Control and Status Register</w:t>
      </w:r>
      <w:r w:rsidR="00B93885" w:rsidRPr="00A45500">
        <w:rPr>
          <w:rFonts w:hint="eastAsia"/>
        </w:rPr>
        <w:t>，</w:t>
      </w:r>
      <w:r w:rsidR="000F2C6E" w:rsidRPr="00A45500">
        <w:rPr>
          <w:rFonts w:hint="eastAsia"/>
        </w:rPr>
        <w:t>C</w:t>
      </w:r>
      <w:r w:rsidR="000F2C6E" w:rsidRPr="00A45500">
        <w:t>SR</w:t>
      </w:r>
      <w:r w:rsidR="00B93885" w:rsidRPr="00A45500">
        <w:rPr>
          <w:rFonts w:hint="eastAsia"/>
        </w:rPr>
        <w:t>）</w:t>
      </w:r>
      <w:r w:rsidR="000F2C6E" w:rsidRPr="00A45500">
        <w:rPr>
          <w:rFonts w:hint="eastAsia"/>
        </w:rPr>
        <w:t>和指令。</w:t>
      </w:r>
    </w:p>
    <w:p w14:paraId="4D7A1D40" w14:textId="0ACA2919" w:rsidR="000F2C6E" w:rsidRPr="00A45500" w:rsidRDefault="00C51548" w:rsidP="00BF74BE">
      <w:pPr>
        <w:ind w:firstLine="480"/>
      </w:pPr>
      <w:r w:rsidRPr="00A45500">
        <w:rPr>
          <w:rFonts w:hint="eastAsia"/>
        </w:rPr>
        <w:t>在</w:t>
      </w:r>
      <w:r w:rsidRPr="00A45500">
        <w:t>32</w:t>
      </w:r>
      <w:r w:rsidRPr="00A45500">
        <w:rPr>
          <w:rFonts w:hint="eastAsia"/>
        </w:rPr>
        <w:t>位指令架构中，</w:t>
      </w:r>
      <w:r w:rsidR="00DD3D7D" w:rsidRPr="00A45500">
        <w:rPr>
          <w:rFonts w:hint="eastAsia"/>
        </w:rPr>
        <w:t>S</w:t>
      </w:r>
      <w:r w:rsidR="00DD3D7D" w:rsidRPr="00A45500">
        <w:rPr>
          <w:rFonts w:hint="eastAsia"/>
        </w:rPr>
        <w:t>模式</w:t>
      </w:r>
      <w:r w:rsidR="002B45DC" w:rsidRPr="00A45500">
        <w:rPr>
          <w:rFonts w:hint="eastAsia"/>
        </w:rPr>
        <w:t>仅支持</w:t>
      </w:r>
      <w:r w:rsidR="002B45DC" w:rsidRPr="00A45500">
        <w:rPr>
          <w:rFonts w:hint="eastAsia"/>
        </w:rPr>
        <w:t>1</w:t>
      </w:r>
      <w:r w:rsidR="002B45DC" w:rsidRPr="00A45500">
        <w:rPr>
          <w:rFonts w:hint="eastAsia"/>
        </w:rPr>
        <w:t>种分页虚拟内存方案</w:t>
      </w:r>
      <w:r w:rsidR="002B45DC" w:rsidRPr="00A45500">
        <w:rPr>
          <w:rFonts w:hint="eastAsia"/>
        </w:rPr>
        <w:t>S</w:t>
      </w:r>
      <w:r w:rsidR="002B45DC" w:rsidRPr="00A45500">
        <w:t>v32</w:t>
      </w:r>
      <w:r w:rsidR="00DC64F9" w:rsidRPr="00A45500">
        <w:rPr>
          <w:rFonts w:hint="eastAsia"/>
        </w:rPr>
        <w:t>；在</w:t>
      </w:r>
      <w:r w:rsidR="00DC64F9" w:rsidRPr="00A45500">
        <w:t>64</w:t>
      </w:r>
      <w:r w:rsidR="00DC64F9" w:rsidRPr="00A45500">
        <w:rPr>
          <w:rFonts w:hint="eastAsia"/>
        </w:rPr>
        <w:t>位架构中，</w:t>
      </w:r>
      <w:r w:rsidR="00DC64F9" w:rsidRPr="00A45500">
        <w:rPr>
          <w:rFonts w:hint="eastAsia"/>
        </w:rPr>
        <w:t>S</w:t>
      </w:r>
      <w:r w:rsidR="00DC64F9" w:rsidRPr="00A45500">
        <w:rPr>
          <w:rFonts w:hint="eastAsia"/>
        </w:rPr>
        <w:t>模式定义了</w:t>
      </w:r>
      <w:r w:rsidR="00DC64F9" w:rsidRPr="00A45500">
        <w:rPr>
          <w:rFonts w:hint="eastAsia"/>
        </w:rPr>
        <w:t>S</w:t>
      </w:r>
      <w:r w:rsidR="00DC64F9" w:rsidRPr="00A45500">
        <w:t>v39</w:t>
      </w:r>
      <w:r w:rsidR="00DC64F9" w:rsidRPr="00A45500">
        <w:rPr>
          <w:rFonts w:hint="eastAsia"/>
        </w:rPr>
        <w:t>、</w:t>
      </w:r>
      <w:r w:rsidR="00DC64F9" w:rsidRPr="00A45500">
        <w:rPr>
          <w:rFonts w:hint="eastAsia"/>
        </w:rPr>
        <w:t>S</w:t>
      </w:r>
      <w:r w:rsidR="00DC64F9" w:rsidRPr="00A45500">
        <w:t>v48</w:t>
      </w:r>
      <w:r w:rsidR="00DC64F9" w:rsidRPr="00A45500">
        <w:rPr>
          <w:rFonts w:hint="eastAsia"/>
        </w:rPr>
        <w:t>和</w:t>
      </w:r>
      <w:r w:rsidR="00DC64F9" w:rsidRPr="00A45500">
        <w:rPr>
          <w:rFonts w:hint="eastAsia"/>
        </w:rPr>
        <w:t>S</w:t>
      </w:r>
      <w:r w:rsidR="00DC64F9" w:rsidRPr="00A45500">
        <w:t>v57</w:t>
      </w:r>
      <w:r w:rsidR="00253936" w:rsidRPr="00A45500">
        <w:rPr>
          <w:rFonts w:hint="eastAsia"/>
        </w:rPr>
        <w:t>共</w:t>
      </w:r>
      <w:r w:rsidR="00DC64F9" w:rsidRPr="00A45500">
        <w:rPr>
          <w:rFonts w:hint="eastAsia"/>
        </w:rPr>
        <w:t>三种分页虚拟方案</w:t>
      </w:r>
      <w:r w:rsidR="00C767CA" w:rsidRPr="00A45500">
        <w:rPr>
          <w:rFonts w:hint="eastAsia"/>
        </w:rPr>
        <w:t>，并将在后续规范中添加</w:t>
      </w:r>
      <w:r w:rsidR="00C767CA" w:rsidRPr="00A45500">
        <w:t>Sv64</w:t>
      </w:r>
      <w:r w:rsidR="00C767CA" w:rsidRPr="00A45500">
        <w:rPr>
          <w:rFonts w:hint="eastAsia"/>
        </w:rPr>
        <w:t>方案。</w:t>
      </w:r>
      <w:r w:rsidR="00C77C8F" w:rsidRPr="00A45500">
        <w:rPr>
          <w:rFonts w:hint="eastAsia"/>
        </w:rPr>
        <w:t>R</w:t>
      </w:r>
      <w:r w:rsidR="00C77C8F" w:rsidRPr="00A45500">
        <w:t>ISC-V</w:t>
      </w:r>
      <w:r w:rsidR="00C77C8F" w:rsidRPr="00A45500">
        <w:rPr>
          <w:rFonts w:hint="eastAsia"/>
        </w:rPr>
        <w:t>特权架构规范</w:t>
      </w:r>
      <w:r w:rsidR="00353985" w:rsidRPr="00A45500">
        <w:rPr>
          <w:rFonts w:hint="eastAsia"/>
        </w:rPr>
        <w:t>通过了一系列</w:t>
      </w:r>
      <w:r w:rsidR="009C65C2" w:rsidRPr="00A45500">
        <w:rPr>
          <w:rFonts w:hint="eastAsia"/>
        </w:rPr>
        <w:t>虚拟内存部分的扩展</w:t>
      </w:r>
      <w:r w:rsidR="005E0ECD" w:rsidRPr="00A45500">
        <w:rPr>
          <w:rFonts w:hint="eastAsia"/>
        </w:rPr>
        <w:t>，包括</w:t>
      </w:r>
      <w:r w:rsidR="000478B8" w:rsidRPr="00A45500">
        <w:rPr>
          <w:rFonts w:hint="eastAsia"/>
        </w:rPr>
        <w:t>：</w:t>
      </w:r>
    </w:p>
    <w:p w14:paraId="64EB59E8" w14:textId="0ADA1790" w:rsidR="00663700" w:rsidRPr="00A45500" w:rsidRDefault="006E780E" w:rsidP="006E780E">
      <w:pPr>
        <w:ind w:firstLineChars="0" w:firstLine="482"/>
        <w:rPr>
          <w:b/>
          <w:bCs/>
        </w:rPr>
      </w:pPr>
      <w:r w:rsidRPr="00A45500">
        <w:rPr>
          <w:rFonts w:hint="eastAsia"/>
          <w:b/>
          <w:bCs/>
        </w:rPr>
        <w:t>（</w:t>
      </w:r>
      <w:r w:rsidRPr="00A45500">
        <w:rPr>
          <w:rFonts w:hint="eastAsia"/>
          <w:b/>
          <w:bCs/>
        </w:rPr>
        <w:t>1</w:t>
      </w:r>
      <w:r w:rsidRPr="00A45500">
        <w:rPr>
          <w:rFonts w:hint="eastAsia"/>
          <w:b/>
          <w:bCs/>
        </w:rPr>
        <w:t>）</w:t>
      </w:r>
      <w:r w:rsidRPr="00A45500">
        <w:rPr>
          <w:rFonts w:hint="eastAsia"/>
          <w:b/>
          <w:bCs/>
        </w:rPr>
        <w:t xml:space="preserve"> </w:t>
      </w:r>
      <w:r w:rsidR="00943B8D" w:rsidRPr="00A45500">
        <w:rPr>
          <w:rFonts w:hint="eastAsia"/>
          <w:b/>
          <w:bCs/>
        </w:rPr>
        <w:t>“</w:t>
      </w:r>
      <w:proofErr w:type="spellStart"/>
      <w:r w:rsidR="00943B8D" w:rsidRPr="00A45500">
        <w:rPr>
          <w:b/>
          <w:bCs/>
        </w:rPr>
        <w:t>Svnapot</w:t>
      </w:r>
      <w:proofErr w:type="spellEnd"/>
      <w:r w:rsidR="00943B8D" w:rsidRPr="00A45500">
        <w:rPr>
          <w:b/>
          <w:bCs/>
        </w:rPr>
        <w:t>”</w:t>
      </w:r>
      <w:r w:rsidR="001D3DE6" w:rsidRPr="00A45500">
        <w:rPr>
          <w:b/>
          <w:bCs/>
        </w:rPr>
        <w:t xml:space="preserve"> </w:t>
      </w:r>
      <w:r w:rsidR="00602231" w:rsidRPr="00A45500">
        <w:rPr>
          <w:rFonts w:hint="eastAsia"/>
          <w:b/>
          <w:bCs/>
        </w:rPr>
        <w:t>标准扩展</w:t>
      </w:r>
      <w:r w:rsidR="00A828BE" w:rsidRPr="00A45500">
        <w:rPr>
          <w:rFonts w:hint="eastAsia"/>
          <w:b/>
          <w:bCs/>
        </w:rPr>
        <w:t>：</w:t>
      </w:r>
    </w:p>
    <w:p w14:paraId="18F06AA2" w14:textId="1D3A696E" w:rsidR="00B64D79" w:rsidRPr="00A45500" w:rsidRDefault="00DC2116" w:rsidP="00663700">
      <w:pPr>
        <w:ind w:firstLine="480"/>
      </w:pPr>
      <w:r w:rsidRPr="00A45500">
        <w:rPr>
          <w:rFonts w:hint="eastAsia"/>
        </w:rPr>
        <w:t>自然对齐的</w:t>
      </w:r>
      <w:r w:rsidR="00032FB9" w:rsidRPr="00A45500">
        <w:rPr>
          <w:rFonts w:hint="eastAsia"/>
        </w:rPr>
        <w:t>二次</w:t>
      </w:r>
      <w:proofErr w:type="gramStart"/>
      <w:r w:rsidR="00032FB9" w:rsidRPr="00A45500">
        <w:rPr>
          <w:rFonts w:hint="eastAsia"/>
        </w:rPr>
        <w:t>幂</w:t>
      </w:r>
      <w:proofErr w:type="gramEnd"/>
      <w:r w:rsidR="00FF72D7" w:rsidRPr="00A45500">
        <w:rPr>
          <w:rFonts w:hint="eastAsia"/>
        </w:rPr>
        <w:t>（</w:t>
      </w:r>
      <w:r w:rsidR="00FF72D7" w:rsidRPr="00A45500">
        <w:rPr>
          <w:rFonts w:hint="eastAsia"/>
        </w:rPr>
        <w:t>N</w:t>
      </w:r>
      <w:r w:rsidR="00FF72D7" w:rsidRPr="00A45500">
        <w:t>aturally Aligned Power-of-2</w:t>
      </w:r>
      <w:r w:rsidR="00FF72D7" w:rsidRPr="00A45500">
        <w:rPr>
          <w:rFonts w:hint="eastAsia"/>
        </w:rPr>
        <w:t>，</w:t>
      </w:r>
      <w:r w:rsidR="00FF72D7" w:rsidRPr="00A45500">
        <w:rPr>
          <w:rFonts w:hint="eastAsia"/>
        </w:rPr>
        <w:t>N</w:t>
      </w:r>
      <w:r w:rsidR="00FF72D7" w:rsidRPr="00A45500">
        <w:t>APOT</w:t>
      </w:r>
      <w:r w:rsidR="00FF72D7" w:rsidRPr="00A45500">
        <w:rPr>
          <w:rFonts w:hint="eastAsia"/>
        </w:rPr>
        <w:t>）</w:t>
      </w:r>
      <w:r w:rsidR="00663700" w:rsidRPr="00A45500">
        <w:rPr>
          <w:rFonts w:hint="eastAsia"/>
        </w:rPr>
        <w:t>地址转换连续性</w:t>
      </w:r>
      <w:r w:rsidR="00FF72D7" w:rsidRPr="00A45500">
        <w:rPr>
          <w:rFonts w:hint="eastAsia"/>
        </w:rPr>
        <w:t>。</w:t>
      </w:r>
    </w:p>
    <w:p w14:paraId="20165841" w14:textId="5FA8DBFE" w:rsidR="00B64D79" w:rsidRPr="00A45500" w:rsidRDefault="006E780E" w:rsidP="004A26AC">
      <w:pPr>
        <w:ind w:firstLine="482"/>
        <w:rPr>
          <w:b/>
          <w:bCs/>
        </w:rPr>
      </w:pPr>
      <w:r w:rsidRPr="00A45500">
        <w:rPr>
          <w:rFonts w:hint="eastAsia"/>
          <w:b/>
          <w:bCs/>
        </w:rPr>
        <w:t>（</w:t>
      </w:r>
      <w:r w:rsidRPr="00A45500">
        <w:rPr>
          <w:rFonts w:hint="eastAsia"/>
          <w:b/>
          <w:bCs/>
        </w:rPr>
        <w:t>2</w:t>
      </w:r>
      <w:r w:rsidRPr="00A45500">
        <w:rPr>
          <w:rFonts w:hint="eastAsia"/>
          <w:b/>
          <w:bCs/>
        </w:rPr>
        <w:t>）</w:t>
      </w:r>
      <w:r w:rsidRPr="00A45500">
        <w:rPr>
          <w:rFonts w:hint="eastAsia"/>
          <w:b/>
          <w:bCs/>
        </w:rPr>
        <w:t xml:space="preserve"> </w:t>
      </w:r>
      <w:r w:rsidR="008D2670" w:rsidRPr="00A45500">
        <w:rPr>
          <w:rFonts w:hint="eastAsia"/>
          <w:b/>
          <w:bCs/>
        </w:rPr>
        <w:t>“</w:t>
      </w:r>
      <w:proofErr w:type="spellStart"/>
      <w:r w:rsidR="008D2670" w:rsidRPr="00A45500">
        <w:rPr>
          <w:rFonts w:hint="eastAsia"/>
          <w:b/>
          <w:bCs/>
        </w:rPr>
        <w:t>S</w:t>
      </w:r>
      <w:r w:rsidR="008D2670" w:rsidRPr="00A45500">
        <w:rPr>
          <w:b/>
          <w:bCs/>
        </w:rPr>
        <w:t>vpbmt</w:t>
      </w:r>
      <w:proofErr w:type="spellEnd"/>
      <w:r w:rsidR="008D2670" w:rsidRPr="00A45500">
        <w:rPr>
          <w:rFonts w:hint="eastAsia"/>
          <w:b/>
          <w:bCs/>
        </w:rPr>
        <w:t>”标准扩展</w:t>
      </w:r>
    </w:p>
    <w:p w14:paraId="3865C542" w14:textId="6EDA6C42" w:rsidR="00036F00" w:rsidRPr="00A45500" w:rsidRDefault="004F23B5" w:rsidP="004A26AC">
      <w:pPr>
        <w:ind w:firstLine="480"/>
      </w:pPr>
      <w:r w:rsidRPr="00A45500">
        <w:rPr>
          <w:rFonts w:hint="eastAsia"/>
        </w:rPr>
        <w:t>基于页面的内存类型</w:t>
      </w:r>
      <w:r w:rsidR="002D4CBD" w:rsidRPr="00A45500">
        <w:rPr>
          <w:rFonts w:hint="eastAsia"/>
        </w:rPr>
        <w:t>（</w:t>
      </w:r>
      <w:r w:rsidR="002D4CBD" w:rsidRPr="00A45500">
        <w:t>Page-based Memory Types</w:t>
      </w:r>
      <w:r w:rsidR="002D4CBD" w:rsidRPr="00A45500">
        <w:rPr>
          <w:rFonts w:hint="eastAsia"/>
        </w:rPr>
        <w:t>）</w:t>
      </w:r>
      <w:r w:rsidR="008448AA" w:rsidRPr="00A45500">
        <w:rPr>
          <w:rFonts w:hint="eastAsia"/>
        </w:rPr>
        <w:t>。</w:t>
      </w:r>
    </w:p>
    <w:p w14:paraId="373D2074" w14:textId="2B201F78" w:rsidR="00036F00" w:rsidRPr="00A45500" w:rsidRDefault="006E780E" w:rsidP="004A26AC">
      <w:pPr>
        <w:ind w:firstLine="482"/>
        <w:rPr>
          <w:b/>
          <w:bCs/>
        </w:rPr>
      </w:pPr>
      <w:r w:rsidRPr="00A45500">
        <w:rPr>
          <w:rFonts w:hint="eastAsia"/>
          <w:b/>
          <w:bCs/>
        </w:rPr>
        <w:t>（</w:t>
      </w:r>
      <w:r w:rsidRPr="00A45500">
        <w:rPr>
          <w:rFonts w:hint="eastAsia"/>
          <w:b/>
          <w:bCs/>
        </w:rPr>
        <w:t>3</w:t>
      </w:r>
      <w:r w:rsidRPr="00A45500">
        <w:rPr>
          <w:rFonts w:hint="eastAsia"/>
          <w:b/>
          <w:bCs/>
        </w:rPr>
        <w:t>）</w:t>
      </w:r>
      <w:r w:rsidRPr="00A45500">
        <w:rPr>
          <w:rFonts w:hint="eastAsia"/>
          <w:b/>
          <w:bCs/>
        </w:rPr>
        <w:t xml:space="preserve"> </w:t>
      </w:r>
      <w:r w:rsidR="00036F00" w:rsidRPr="00A45500">
        <w:rPr>
          <w:rFonts w:hint="eastAsia"/>
          <w:b/>
          <w:bCs/>
        </w:rPr>
        <w:t>“</w:t>
      </w:r>
      <w:proofErr w:type="spellStart"/>
      <w:r w:rsidR="00036F00" w:rsidRPr="00A45500">
        <w:rPr>
          <w:rFonts w:hint="eastAsia"/>
          <w:b/>
          <w:bCs/>
        </w:rPr>
        <w:t>S</w:t>
      </w:r>
      <w:r w:rsidR="00036F00" w:rsidRPr="00A45500">
        <w:rPr>
          <w:b/>
          <w:bCs/>
        </w:rPr>
        <w:t>vinval</w:t>
      </w:r>
      <w:proofErr w:type="spellEnd"/>
      <w:r w:rsidR="00036F00" w:rsidRPr="00A45500">
        <w:rPr>
          <w:rFonts w:hint="eastAsia"/>
          <w:b/>
          <w:bCs/>
        </w:rPr>
        <w:t>”标准扩展</w:t>
      </w:r>
      <w:r w:rsidR="008448AA" w:rsidRPr="00A45500">
        <w:rPr>
          <w:rFonts w:hint="eastAsia"/>
          <w:b/>
          <w:bCs/>
        </w:rPr>
        <w:t>。</w:t>
      </w:r>
    </w:p>
    <w:p w14:paraId="20FE8212" w14:textId="5ED0B239" w:rsidR="00F07A73" w:rsidRPr="00A45500" w:rsidRDefault="008448AA" w:rsidP="007D197C">
      <w:pPr>
        <w:ind w:firstLine="480"/>
      </w:pPr>
      <w:r w:rsidRPr="00A45500">
        <w:rPr>
          <w:rFonts w:hint="eastAsia"/>
        </w:rPr>
        <w:t>细粒度的地址转换缓存失效</w:t>
      </w:r>
      <w:r w:rsidR="007C18DA" w:rsidRPr="00A45500">
        <w:rPr>
          <w:rFonts w:hint="eastAsia"/>
        </w:rPr>
        <w:t>（</w:t>
      </w:r>
      <w:r w:rsidR="00E652C6" w:rsidRPr="00A45500">
        <w:t>Fine-Grained Address-Translation Cache Invalidation</w:t>
      </w:r>
      <w:r w:rsidR="007C18DA" w:rsidRPr="00A45500">
        <w:rPr>
          <w:rFonts w:hint="eastAsia"/>
        </w:rPr>
        <w:t>）。</w:t>
      </w:r>
    </w:p>
    <w:p w14:paraId="0D683291" w14:textId="1D08848C" w:rsidR="00B64D79" w:rsidRPr="00A45500" w:rsidRDefault="007D197C" w:rsidP="007D197C">
      <w:pPr>
        <w:ind w:firstLine="482"/>
      </w:pPr>
      <w:r w:rsidRPr="00A45500">
        <w:rPr>
          <w:b/>
          <w:bCs/>
        </w:rPr>
        <w:t>4</w:t>
      </w:r>
      <w:r w:rsidR="00803ACE" w:rsidRPr="00A45500">
        <w:rPr>
          <w:b/>
          <w:bCs/>
        </w:rPr>
        <w:t xml:space="preserve">. </w:t>
      </w:r>
      <w:r w:rsidR="00D61C91" w:rsidRPr="00A45500">
        <w:rPr>
          <w:rFonts w:hint="eastAsia"/>
          <w:b/>
          <w:bCs/>
        </w:rPr>
        <w:t>虚拟机管理</w:t>
      </w:r>
      <w:r w:rsidR="00803ACE" w:rsidRPr="00A45500">
        <w:rPr>
          <w:rFonts w:hint="eastAsia"/>
          <w:b/>
          <w:bCs/>
        </w:rPr>
        <w:t>模式</w:t>
      </w:r>
    </w:p>
    <w:p w14:paraId="4D8356F1" w14:textId="06F96B48" w:rsidR="00081649" w:rsidRPr="00A45500" w:rsidRDefault="00374463" w:rsidP="00866BE6">
      <w:pPr>
        <w:ind w:firstLine="480"/>
      </w:pPr>
      <w:r w:rsidRPr="00A45500">
        <w:rPr>
          <w:rFonts w:hint="eastAsia"/>
        </w:rPr>
        <w:t>虚拟机管理</w:t>
      </w:r>
      <w:r w:rsidR="00866BE6" w:rsidRPr="00A45500">
        <w:rPr>
          <w:rFonts w:hint="eastAsia"/>
        </w:rPr>
        <w:t>模式</w:t>
      </w:r>
      <w:r w:rsidR="000C257A" w:rsidRPr="00A45500">
        <w:rPr>
          <w:rFonts w:hint="eastAsia"/>
        </w:rPr>
        <w:t>（</w:t>
      </w:r>
      <w:r w:rsidR="000C257A" w:rsidRPr="00A45500">
        <w:rPr>
          <w:rFonts w:hint="eastAsia"/>
        </w:rPr>
        <w:t>H</w:t>
      </w:r>
      <w:r w:rsidR="000C257A" w:rsidRPr="00A45500">
        <w:t>ypervisor Mode</w:t>
      </w:r>
      <w:r w:rsidR="000C257A" w:rsidRPr="00A45500">
        <w:rPr>
          <w:rFonts w:hint="eastAsia"/>
        </w:rPr>
        <w:t>，</w:t>
      </w:r>
      <w:r w:rsidR="000C257A" w:rsidRPr="00A45500">
        <w:rPr>
          <w:rFonts w:hint="eastAsia"/>
        </w:rPr>
        <w:t>M</w:t>
      </w:r>
      <w:r w:rsidR="000C257A" w:rsidRPr="00A45500">
        <w:rPr>
          <w:rFonts w:hint="eastAsia"/>
        </w:rPr>
        <w:t>模式）</w:t>
      </w:r>
      <w:r w:rsidR="00866BE6" w:rsidRPr="00A45500">
        <w:rPr>
          <w:rFonts w:hint="eastAsia"/>
        </w:rPr>
        <w:t>用于管理跨机器的资源</w:t>
      </w:r>
      <w:r w:rsidR="00296870" w:rsidRPr="00A45500">
        <w:rPr>
          <w:rFonts w:hint="eastAsia"/>
        </w:rPr>
        <w:t>，</w:t>
      </w:r>
      <w:r w:rsidR="004D621D" w:rsidRPr="00A45500">
        <w:rPr>
          <w:rFonts w:hint="eastAsia"/>
        </w:rPr>
        <w:t>虚拟化</w:t>
      </w:r>
      <w:r w:rsidR="004D621D" w:rsidRPr="00A45500">
        <w:rPr>
          <w:rFonts w:hint="eastAsia"/>
        </w:rPr>
        <w:t>S</w:t>
      </w:r>
      <w:r w:rsidR="004D621D" w:rsidRPr="00A45500">
        <w:rPr>
          <w:rFonts w:hint="eastAsia"/>
        </w:rPr>
        <w:t>模式</w:t>
      </w:r>
      <w:r w:rsidR="00B15A96" w:rsidRPr="00A45500">
        <w:rPr>
          <w:rFonts w:hint="eastAsia"/>
        </w:rPr>
        <w:t>级别</w:t>
      </w:r>
      <w:r w:rsidR="00890417" w:rsidRPr="00A45500">
        <w:rPr>
          <w:rFonts w:hint="eastAsia"/>
        </w:rPr>
        <w:t>资源</w:t>
      </w:r>
      <w:r w:rsidR="003222CA" w:rsidRPr="00A45500">
        <w:rPr>
          <w:rFonts w:hint="eastAsia"/>
        </w:rPr>
        <w:t>架构</w:t>
      </w:r>
      <w:r w:rsidR="00B0360D" w:rsidRPr="00A45500">
        <w:rPr>
          <w:rFonts w:hint="eastAsia"/>
        </w:rPr>
        <w:t>，简化经典虚拟化技术的使用</w:t>
      </w:r>
      <w:r w:rsidR="008309C5" w:rsidRPr="00A45500">
        <w:rPr>
          <w:rFonts w:hint="eastAsia"/>
        </w:rPr>
        <w:t>，并提高虚拟化性能</w:t>
      </w:r>
      <w:r w:rsidR="00BA256C" w:rsidRPr="00A45500">
        <w:rPr>
          <w:rFonts w:hint="eastAsia"/>
        </w:rPr>
        <w:t>。</w:t>
      </w:r>
      <w:r w:rsidR="00277AF5" w:rsidRPr="00A45500">
        <w:rPr>
          <w:rFonts w:hint="eastAsia"/>
        </w:rPr>
        <w:t>图</w:t>
      </w:r>
      <w:r w:rsidR="00277AF5" w:rsidRPr="00A45500">
        <w:rPr>
          <w:rFonts w:hint="eastAsia"/>
        </w:rPr>
        <w:t>2</w:t>
      </w:r>
      <w:r w:rsidR="00277AF5" w:rsidRPr="00A45500">
        <w:t>.3</w:t>
      </w:r>
      <w:r w:rsidR="00277AF5" w:rsidRPr="00A45500">
        <w:rPr>
          <w:rFonts w:hint="eastAsia"/>
        </w:rPr>
        <w:t>为</w:t>
      </w:r>
      <w:r w:rsidR="007B1364" w:rsidRPr="00A45500">
        <w:rPr>
          <w:rFonts w:hint="eastAsia"/>
        </w:rPr>
        <w:t>R</w:t>
      </w:r>
      <w:r w:rsidR="007B1364" w:rsidRPr="00A45500">
        <w:t>ISC-V</w:t>
      </w:r>
      <w:r w:rsidR="007B1364" w:rsidRPr="00A45500">
        <w:rPr>
          <w:rFonts w:hint="eastAsia"/>
        </w:rPr>
        <w:t>特权架构</w:t>
      </w:r>
      <w:r w:rsidR="00917AAB" w:rsidRPr="00A45500">
        <w:rPr>
          <w:rFonts w:hint="eastAsia"/>
        </w:rPr>
        <w:t>能够支持的</w:t>
      </w:r>
      <w:r w:rsidR="00EF59ED" w:rsidRPr="00A45500">
        <w:rPr>
          <w:rFonts w:hint="eastAsia"/>
        </w:rPr>
        <w:t>软件</w:t>
      </w:r>
      <w:proofErr w:type="gramStart"/>
      <w:r w:rsidR="00EF59ED" w:rsidRPr="00A45500">
        <w:rPr>
          <w:rFonts w:hint="eastAsia"/>
        </w:rPr>
        <w:t>栈</w:t>
      </w:r>
      <w:proofErr w:type="gramEnd"/>
      <w:r w:rsidR="0099746C" w:rsidRPr="00A45500">
        <w:rPr>
          <w:rFonts w:hint="eastAsia"/>
        </w:rPr>
        <w:t>架构</w:t>
      </w:r>
      <w:r w:rsidR="004C7BC5" w:rsidRPr="00A45500">
        <w:rPr>
          <w:rFonts w:hint="eastAsia"/>
        </w:rPr>
        <w:t>：</w:t>
      </w:r>
    </w:p>
    <w:p w14:paraId="3CA3A107" w14:textId="17BC0138" w:rsidR="00286420" w:rsidRPr="00A45500" w:rsidRDefault="00073597" w:rsidP="00AE3F33">
      <w:pPr>
        <w:keepNext/>
        <w:spacing w:line="240" w:lineRule="auto"/>
        <w:ind w:firstLineChars="0" w:firstLine="0"/>
        <w:jc w:val="center"/>
      </w:pPr>
      <w:r w:rsidRPr="00A45500">
        <w:rPr>
          <w:noProof/>
        </w:rPr>
        <w:lastRenderedPageBreak/>
        <w:drawing>
          <wp:inline distT="0" distB="0" distL="0" distR="0" wp14:anchorId="13DE4F1C" wp14:editId="5665CFEE">
            <wp:extent cx="4904510" cy="17351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6639" cy="1753586"/>
                    </a:xfrm>
                    <a:prstGeom prst="rect">
                      <a:avLst/>
                    </a:prstGeom>
                    <a:noFill/>
                  </pic:spPr>
                </pic:pic>
              </a:graphicData>
            </a:graphic>
          </wp:inline>
        </w:drawing>
      </w:r>
    </w:p>
    <w:p w14:paraId="28770F58" w14:textId="30327E39" w:rsidR="00BA256C" w:rsidRPr="00A45500" w:rsidRDefault="003750C6" w:rsidP="007B77C8">
      <w:pPr>
        <w:pStyle w:val="afa"/>
      </w:pPr>
      <w:r w:rsidRPr="00A45500">
        <w:rPr>
          <w:rFonts w:hint="eastAsia"/>
        </w:rPr>
        <w:t>图</w:t>
      </w:r>
      <w:r w:rsidRPr="00A45500">
        <w:rPr>
          <w:rFonts w:hint="eastAsia"/>
        </w:rPr>
        <w:t>2</w:t>
      </w:r>
      <w:r w:rsidRPr="00A45500">
        <w:t>.3 RISC-V</w:t>
      </w:r>
      <w:r w:rsidRPr="00A45500">
        <w:rPr>
          <w:rFonts w:hint="eastAsia"/>
        </w:rPr>
        <w:t>特权架构</w:t>
      </w:r>
      <w:r w:rsidR="009755F2" w:rsidRPr="00A45500">
        <w:rPr>
          <w:rFonts w:hint="eastAsia"/>
        </w:rPr>
        <w:t>支持的</w:t>
      </w:r>
      <w:r w:rsidRPr="00A45500">
        <w:rPr>
          <w:rFonts w:hint="eastAsia"/>
        </w:rPr>
        <w:t>软件</w:t>
      </w:r>
      <w:proofErr w:type="gramStart"/>
      <w:r w:rsidRPr="00A45500">
        <w:rPr>
          <w:rFonts w:hint="eastAsia"/>
        </w:rPr>
        <w:t>栈</w:t>
      </w:r>
      <w:proofErr w:type="gramEnd"/>
      <w:r w:rsidR="007C5FED" w:rsidRPr="00A45500">
        <w:rPr>
          <w:rFonts w:hint="eastAsia"/>
        </w:rPr>
        <w:t>及</w:t>
      </w:r>
      <w:r w:rsidRPr="00A45500">
        <w:rPr>
          <w:rFonts w:hint="eastAsia"/>
        </w:rPr>
        <w:t>各层执行环境抽象</w:t>
      </w:r>
    </w:p>
    <w:p w14:paraId="60AA43A3" w14:textId="45A14162" w:rsidR="00FD58EC" w:rsidRPr="00A45500" w:rsidRDefault="006C5A3D" w:rsidP="00866BE6">
      <w:pPr>
        <w:ind w:firstLine="480"/>
      </w:pPr>
      <w:r w:rsidRPr="00A45500">
        <w:rPr>
          <w:rFonts w:hint="eastAsia"/>
        </w:rPr>
        <w:t>自顶向下</w:t>
      </w:r>
      <w:r w:rsidR="000304F1" w:rsidRPr="00A45500">
        <w:rPr>
          <w:rFonts w:hint="eastAsia"/>
        </w:rPr>
        <w:t>，</w:t>
      </w:r>
      <w:r w:rsidR="000304F1" w:rsidRPr="00A45500">
        <w:rPr>
          <w:rFonts w:hint="eastAsia"/>
        </w:rPr>
        <w:t>R</w:t>
      </w:r>
      <w:r w:rsidR="000304F1" w:rsidRPr="00A45500">
        <w:t>ISC-V</w:t>
      </w:r>
      <w:r w:rsidR="000304F1" w:rsidRPr="00A45500">
        <w:rPr>
          <w:rFonts w:hint="eastAsia"/>
        </w:rPr>
        <w:t>特权</w:t>
      </w:r>
      <w:r w:rsidR="004C7BC5" w:rsidRPr="00A45500">
        <w:rPr>
          <w:rFonts w:hint="eastAsia"/>
        </w:rPr>
        <w:t>架构</w:t>
      </w:r>
      <w:r w:rsidR="000304F1" w:rsidRPr="00A45500">
        <w:rPr>
          <w:rFonts w:hint="eastAsia"/>
        </w:rPr>
        <w:t>软件</w:t>
      </w:r>
      <w:proofErr w:type="gramStart"/>
      <w:r w:rsidR="000304F1" w:rsidRPr="00A45500">
        <w:rPr>
          <w:rFonts w:hint="eastAsia"/>
        </w:rPr>
        <w:t>栈</w:t>
      </w:r>
      <w:proofErr w:type="gramEnd"/>
      <w:r w:rsidR="00375E13" w:rsidRPr="00A45500">
        <w:rPr>
          <w:rFonts w:hint="eastAsia"/>
        </w:rPr>
        <w:t>依次</w:t>
      </w:r>
      <w:r w:rsidR="00207C05" w:rsidRPr="00A45500">
        <w:rPr>
          <w:rFonts w:hint="eastAsia"/>
        </w:rPr>
        <w:t>被抽象</w:t>
      </w:r>
      <w:r w:rsidR="00375E13" w:rsidRPr="00A45500">
        <w:rPr>
          <w:rFonts w:hint="eastAsia"/>
        </w:rPr>
        <w:t>为</w:t>
      </w:r>
      <w:r w:rsidR="00FD58EC" w:rsidRPr="00A45500">
        <w:rPr>
          <w:rFonts w:hint="eastAsia"/>
        </w:rPr>
        <w:t>：</w:t>
      </w:r>
    </w:p>
    <w:p w14:paraId="4829B27B" w14:textId="23896D76" w:rsidR="00FD58EC" w:rsidRPr="00A45500" w:rsidRDefault="00FD58EC" w:rsidP="00FD58EC">
      <w:pPr>
        <w:ind w:firstLineChars="0" w:firstLine="480"/>
      </w:pPr>
      <w:r w:rsidRPr="00A45500">
        <w:rPr>
          <w:rFonts w:hint="eastAsia"/>
        </w:rPr>
        <w:t>（</w:t>
      </w:r>
      <w:r w:rsidRPr="00A45500">
        <w:rPr>
          <w:rFonts w:hint="eastAsia"/>
        </w:rPr>
        <w:t>1</w:t>
      </w:r>
      <w:r w:rsidRPr="00A45500">
        <w:rPr>
          <w:rFonts w:hint="eastAsia"/>
        </w:rPr>
        <w:t>）</w:t>
      </w:r>
      <w:r w:rsidR="00DD2D18" w:rsidRPr="00A45500">
        <w:rPr>
          <w:rFonts w:hint="eastAsia"/>
        </w:rPr>
        <w:t>应用程序二进制接口</w:t>
      </w:r>
      <w:r w:rsidR="00AA004C" w:rsidRPr="00A45500">
        <w:rPr>
          <w:rFonts w:hint="eastAsia"/>
        </w:rPr>
        <w:t>（</w:t>
      </w:r>
      <w:r w:rsidR="00AA004C" w:rsidRPr="00A45500">
        <w:t>Application Binary Interface</w:t>
      </w:r>
      <w:r w:rsidR="00970FF0" w:rsidRPr="00A45500">
        <w:rPr>
          <w:rFonts w:hint="eastAsia"/>
        </w:rPr>
        <w:t>，</w:t>
      </w:r>
      <w:r w:rsidR="00AA004C" w:rsidRPr="00A45500">
        <w:t>ABI</w:t>
      </w:r>
      <w:r w:rsidR="00AA004C" w:rsidRPr="00A45500">
        <w:rPr>
          <w:rFonts w:hint="eastAsia"/>
        </w:rPr>
        <w:t>）</w:t>
      </w:r>
      <w:r w:rsidRPr="00A45500">
        <w:rPr>
          <w:rFonts w:hint="eastAsia"/>
        </w:rPr>
        <w:t>；</w:t>
      </w:r>
    </w:p>
    <w:p w14:paraId="037D9492" w14:textId="5093D424" w:rsidR="00010B85" w:rsidRPr="00A45500" w:rsidRDefault="00FD58EC" w:rsidP="00FD58EC">
      <w:pPr>
        <w:ind w:firstLineChars="0" w:firstLine="480"/>
      </w:pPr>
      <w:r w:rsidRPr="00A45500">
        <w:rPr>
          <w:rFonts w:hint="eastAsia"/>
        </w:rPr>
        <w:t>（</w:t>
      </w:r>
      <w:r w:rsidRPr="00A45500">
        <w:rPr>
          <w:rFonts w:hint="eastAsia"/>
        </w:rPr>
        <w:t>2</w:t>
      </w:r>
      <w:r w:rsidRPr="00A45500">
        <w:rPr>
          <w:rFonts w:hint="eastAsia"/>
        </w:rPr>
        <w:t>）</w:t>
      </w:r>
      <w:r w:rsidR="00405ECE" w:rsidRPr="00A45500">
        <w:rPr>
          <w:rFonts w:hint="eastAsia"/>
        </w:rPr>
        <w:t>应用执行环境</w:t>
      </w:r>
      <w:r w:rsidR="006869B7" w:rsidRPr="00A45500">
        <w:rPr>
          <w:rFonts w:hint="eastAsia"/>
        </w:rPr>
        <w:t>（</w:t>
      </w:r>
      <w:r w:rsidR="00B94F9C" w:rsidRPr="00A45500">
        <w:t>Application Execution Environment,</w:t>
      </w:r>
      <w:r w:rsidR="00970FF0" w:rsidRPr="00A45500">
        <w:rPr>
          <w:rFonts w:hint="eastAsia"/>
        </w:rPr>
        <w:t>，</w:t>
      </w:r>
      <w:r w:rsidR="00B94F9C" w:rsidRPr="00A45500">
        <w:t>AEE</w:t>
      </w:r>
      <w:r w:rsidR="006869B7" w:rsidRPr="00A45500">
        <w:rPr>
          <w:rFonts w:hint="eastAsia"/>
        </w:rPr>
        <w:t>）</w:t>
      </w:r>
      <w:bookmarkStart w:id="122" w:name="_Hlk99353565"/>
    </w:p>
    <w:p w14:paraId="523E4085" w14:textId="5C6CBF2B" w:rsidR="00BC43EA" w:rsidRPr="00A45500" w:rsidRDefault="00BC43EA" w:rsidP="00FD58EC">
      <w:pPr>
        <w:ind w:firstLineChars="0" w:firstLine="480"/>
      </w:pPr>
      <w:r w:rsidRPr="00A45500">
        <w:rPr>
          <w:rFonts w:hint="eastAsia"/>
        </w:rPr>
        <w:t>（</w:t>
      </w:r>
      <w:r w:rsidRPr="00A45500">
        <w:rPr>
          <w:rFonts w:hint="eastAsia"/>
        </w:rPr>
        <w:t>3</w:t>
      </w:r>
      <w:r w:rsidRPr="00A45500">
        <w:rPr>
          <w:rFonts w:hint="eastAsia"/>
        </w:rPr>
        <w:t>）操作系统</w:t>
      </w:r>
      <w:r w:rsidR="002F1B8F" w:rsidRPr="00A45500">
        <w:rPr>
          <w:rFonts w:hint="eastAsia"/>
        </w:rPr>
        <w:t>（</w:t>
      </w:r>
      <w:r w:rsidR="002F1B8F" w:rsidRPr="00A45500">
        <w:rPr>
          <w:rFonts w:hint="eastAsia"/>
        </w:rPr>
        <w:t>Operate</w:t>
      </w:r>
      <w:r w:rsidR="002F1B8F" w:rsidRPr="00A45500">
        <w:t xml:space="preserve"> </w:t>
      </w:r>
      <w:r w:rsidR="002F1B8F" w:rsidRPr="00A45500">
        <w:rPr>
          <w:rFonts w:hint="eastAsia"/>
        </w:rPr>
        <w:t>System</w:t>
      </w:r>
      <w:r w:rsidR="002F1B8F" w:rsidRPr="00A45500">
        <w:rPr>
          <w:rFonts w:hint="eastAsia"/>
        </w:rPr>
        <w:t>，</w:t>
      </w:r>
      <w:r w:rsidR="002F1B8F" w:rsidRPr="00A45500">
        <w:rPr>
          <w:rFonts w:hint="eastAsia"/>
        </w:rPr>
        <w:t>O</w:t>
      </w:r>
      <w:r w:rsidR="002F1B8F" w:rsidRPr="00A45500">
        <w:t>S</w:t>
      </w:r>
      <w:r w:rsidR="002F1B8F" w:rsidRPr="00A45500">
        <w:rPr>
          <w:rFonts w:hint="eastAsia"/>
        </w:rPr>
        <w:t>）</w:t>
      </w:r>
    </w:p>
    <w:p w14:paraId="46C21B0C" w14:textId="77777777" w:rsidR="00C95820" w:rsidRPr="00A45500" w:rsidRDefault="00010B85" w:rsidP="00FD58EC">
      <w:pPr>
        <w:ind w:firstLineChars="0" w:firstLine="480"/>
      </w:pPr>
      <w:r w:rsidRPr="00A45500">
        <w:rPr>
          <w:rFonts w:hint="eastAsia"/>
        </w:rPr>
        <w:t>（</w:t>
      </w:r>
      <w:r w:rsidRPr="00A45500">
        <w:rPr>
          <w:rFonts w:hint="eastAsia"/>
        </w:rPr>
        <w:t>3</w:t>
      </w:r>
      <w:r w:rsidRPr="00A45500">
        <w:rPr>
          <w:rFonts w:hint="eastAsia"/>
        </w:rPr>
        <w:t>）</w:t>
      </w:r>
      <w:r w:rsidR="00461A1C" w:rsidRPr="00A45500">
        <w:rPr>
          <w:rFonts w:hint="eastAsia"/>
        </w:rPr>
        <w:t>S</w:t>
      </w:r>
      <w:r w:rsidR="00461A1C" w:rsidRPr="00A45500">
        <w:t>upervisor</w:t>
      </w:r>
      <w:bookmarkEnd w:id="122"/>
      <w:r w:rsidR="00461A1C" w:rsidRPr="00A45500">
        <w:rPr>
          <w:rFonts w:hint="eastAsia"/>
        </w:rPr>
        <w:t>二进制接口</w:t>
      </w:r>
      <w:r w:rsidR="00EF73BF" w:rsidRPr="00A45500">
        <w:rPr>
          <w:rFonts w:hint="eastAsia"/>
        </w:rPr>
        <w:t>（</w:t>
      </w:r>
      <w:r w:rsidR="00EF73BF" w:rsidRPr="00A45500">
        <w:t>Supervisor Binary Interface, SBI</w:t>
      </w:r>
      <w:r w:rsidR="00EF73BF" w:rsidRPr="00A45500">
        <w:rPr>
          <w:rFonts w:hint="eastAsia"/>
        </w:rPr>
        <w:t>）</w:t>
      </w:r>
      <w:r w:rsidR="00C95820" w:rsidRPr="00A45500">
        <w:rPr>
          <w:rFonts w:hint="eastAsia"/>
        </w:rPr>
        <w:t>；</w:t>
      </w:r>
    </w:p>
    <w:p w14:paraId="7E4FAC01" w14:textId="394700BE" w:rsidR="006869B7" w:rsidRPr="00A45500" w:rsidRDefault="00C95820" w:rsidP="00FD58EC">
      <w:pPr>
        <w:ind w:firstLineChars="0" w:firstLine="480"/>
      </w:pPr>
      <w:r w:rsidRPr="00A45500">
        <w:rPr>
          <w:rFonts w:hint="eastAsia"/>
        </w:rPr>
        <w:t>（</w:t>
      </w:r>
      <w:r w:rsidRPr="00A45500">
        <w:rPr>
          <w:rFonts w:hint="eastAsia"/>
        </w:rPr>
        <w:t>4</w:t>
      </w:r>
      <w:r w:rsidRPr="00A45500">
        <w:rPr>
          <w:rFonts w:hint="eastAsia"/>
        </w:rPr>
        <w:t>）</w:t>
      </w:r>
      <w:r w:rsidR="00F84FBA" w:rsidRPr="00A45500">
        <w:t>Supervisor</w:t>
      </w:r>
      <w:r w:rsidR="0008599F" w:rsidRPr="00A45500">
        <w:rPr>
          <w:rFonts w:hint="eastAsia"/>
        </w:rPr>
        <w:t>执行环境</w:t>
      </w:r>
      <w:r w:rsidR="00831F99" w:rsidRPr="00A45500">
        <w:rPr>
          <w:rFonts w:hint="eastAsia"/>
        </w:rPr>
        <w:t>（</w:t>
      </w:r>
      <w:r w:rsidR="00831F99" w:rsidRPr="00A45500">
        <w:t>Supervisor</w:t>
      </w:r>
      <w:r w:rsidR="007A4F5D" w:rsidRPr="00A45500">
        <w:t xml:space="preserve"> Execution Environment</w:t>
      </w:r>
      <w:r w:rsidR="007A4F5D" w:rsidRPr="00A45500">
        <w:rPr>
          <w:rFonts w:hint="eastAsia"/>
        </w:rPr>
        <w:t>，</w:t>
      </w:r>
      <w:r w:rsidR="007A4F5D" w:rsidRPr="00A45500">
        <w:rPr>
          <w:rFonts w:hint="eastAsia"/>
        </w:rPr>
        <w:t>S</w:t>
      </w:r>
      <w:r w:rsidR="007A4F5D" w:rsidRPr="00A45500">
        <w:t>EE</w:t>
      </w:r>
      <w:r w:rsidR="00831F99" w:rsidRPr="00A45500">
        <w:rPr>
          <w:rFonts w:hint="eastAsia"/>
        </w:rPr>
        <w:t>）</w:t>
      </w:r>
    </w:p>
    <w:p w14:paraId="73F44AFE" w14:textId="30E42C6C" w:rsidR="00BC43EA" w:rsidRPr="00A45500" w:rsidRDefault="00BC43EA" w:rsidP="00FD58EC">
      <w:pPr>
        <w:ind w:firstLineChars="0" w:firstLine="480"/>
      </w:pPr>
      <w:r w:rsidRPr="00A45500">
        <w:rPr>
          <w:rFonts w:hint="eastAsia"/>
        </w:rPr>
        <w:t>（</w:t>
      </w:r>
      <w:r w:rsidRPr="00A45500">
        <w:rPr>
          <w:rFonts w:hint="eastAsia"/>
        </w:rPr>
        <w:t>5</w:t>
      </w:r>
      <w:r w:rsidRPr="00A45500">
        <w:rPr>
          <w:rFonts w:hint="eastAsia"/>
        </w:rPr>
        <w:t>）</w:t>
      </w:r>
      <w:r w:rsidR="00C85EFE" w:rsidRPr="00A45500">
        <w:rPr>
          <w:rFonts w:hint="eastAsia"/>
        </w:rPr>
        <w:t>虚拟机管理程序</w:t>
      </w:r>
      <w:r w:rsidR="00536323" w:rsidRPr="00A45500">
        <w:rPr>
          <w:rFonts w:hint="eastAsia"/>
        </w:rPr>
        <w:t>H</w:t>
      </w:r>
      <w:r w:rsidR="00536323" w:rsidRPr="00A45500">
        <w:t>ypervisor</w:t>
      </w:r>
      <w:r w:rsidR="00C501CD" w:rsidRPr="00A45500">
        <w:rPr>
          <w:rFonts w:hint="eastAsia"/>
        </w:rPr>
        <w:t>；</w:t>
      </w:r>
    </w:p>
    <w:p w14:paraId="073FB229" w14:textId="4E93F0B5" w:rsidR="00DC6B60" w:rsidRPr="00A45500" w:rsidRDefault="00DC6B60" w:rsidP="00FD58EC">
      <w:pPr>
        <w:ind w:firstLineChars="0" w:firstLine="480"/>
      </w:pPr>
      <w:r w:rsidRPr="00A45500">
        <w:rPr>
          <w:rFonts w:hint="eastAsia"/>
        </w:rPr>
        <w:t>（</w:t>
      </w:r>
      <w:r w:rsidRPr="00A45500">
        <w:rPr>
          <w:rFonts w:hint="eastAsia"/>
        </w:rPr>
        <w:t>6</w:t>
      </w:r>
      <w:r w:rsidRPr="00A45500">
        <w:rPr>
          <w:rFonts w:hint="eastAsia"/>
        </w:rPr>
        <w:t>）</w:t>
      </w:r>
      <w:r w:rsidR="00200CBD" w:rsidRPr="00A45500">
        <w:t>Hypervisor</w:t>
      </w:r>
      <w:r w:rsidR="00C20CB1" w:rsidRPr="00A45500">
        <w:rPr>
          <w:rFonts w:hint="eastAsia"/>
        </w:rPr>
        <w:t>二进制接口</w:t>
      </w:r>
      <w:r w:rsidR="003B3ED9" w:rsidRPr="00A45500">
        <w:rPr>
          <w:rFonts w:hint="eastAsia"/>
        </w:rPr>
        <w:t>（</w:t>
      </w:r>
      <w:r w:rsidR="003B3ED9" w:rsidRPr="00A45500">
        <w:t>Hypervisor</w:t>
      </w:r>
      <w:r w:rsidR="003B3ED9" w:rsidRPr="00A45500">
        <w:rPr>
          <w:rFonts w:hint="eastAsia"/>
        </w:rPr>
        <w:t xml:space="preserve"> Binary Interface, </w:t>
      </w:r>
      <w:r w:rsidR="00A1236B" w:rsidRPr="00A45500">
        <w:rPr>
          <w:rFonts w:hint="eastAsia"/>
        </w:rPr>
        <w:t>H</w:t>
      </w:r>
      <w:r w:rsidR="003B3ED9" w:rsidRPr="00A45500">
        <w:rPr>
          <w:rFonts w:hint="eastAsia"/>
        </w:rPr>
        <w:t>BI</w:t>
      </w:r>
      <w:r w:rsidR="003B3ED9" w:rsidRPr="00A45500">
        <w:rPr>
          <w:rFonts w:hint="eastAsia"/>
        </w:rPr>
        <w:t>）</w:t>
      </w:r>
      <w:r w:rsidR="00C501CD" w:rsidRPr="00A45500">
        <w:rPr>
          <w:rFonts w:hint="eastAsia"/>
        </w:rPr>
        <w:t>；</w:t>
      </w:r>
    </w:p>
    <w:p w14:paraId="6B83EA63" w14:textId="70FC2B42" w:rsidR="00C501CD" w:rsidRPr="00A45500" w:rsidRDefault="00C501CD" w:rsidP="00FD58EC">
      <w:pPr>
        <w:ind w:firstLineChars="0" w:firstLine="480"/>
      </w:pPr>
      <w:r w:rsidRPr="00A45500">
        <w:rPr>
          <w:rFonts w:hint="eastAsia"/>
        </w:rPr>
        <w:t>（</w:t>
      </w:r>
      <w:r w:rsidRPr="00A45500">
        <w:rPr>
          <w:rFonts w:hint="eastAsia"/>
        </w:rPr>
        <w:t>7</w:t>
      </w:r>
      <w:r w:rsidRPr="00A45500">
        <w:rPr>
          <w:rFonts w:hint="eastAsia"/>
        </w:rPr>
        <w:t>）</w:t>
      </w:r>
      <w:r w:rsidRPr="00A45500">
        <w:rPr>
          <w:rFonts w:hint="eastAsia"/>
        </w:rPr>
        <w:t>H</w:t>
      </w:r>
      <w:r w:rsidRPr="00A45500">
        <w:t>ypervisor</w:t>
      </w:r>
      <w:r w:rsidRPr="00A45500">
        <w:rPr>
          <w:rFonts w:hint="eastAsia"/>
        </w:rPr>
        <w:t>执行环境</w:t>
      </w:r>
      <w:r w:rsidR="003376DA" w:rsidRPr="00A45500">
        <w:rPr>
          <w:rFonts w:hint="eastAsia"/>
        </w:rPr>
        <w:t>（</w:t>
      </w:r>
      <w:r w:rsidR="003B3ED9" w:rsidRPr="00A45500">
        <w:t>Hypervisor</w:t>
      </w:r>
      <w:r w:rsidR="003376DA" w:rsidRPr="00A45500">
        <w:rPr>
          <w:rFonts w:hint="eastAsia"/>
        </w:rPr>
        <w:t xml:space="preserve"> Execution Environment</w:t>
      </w:r>
      <w:r w:rsidR="003376DA" w:rsidRPr="00A45500">
        <w:rPr>
          <w:rFonts w:hint="eastAsia"/>
        </w:rPr>
        <w:t>，</w:t>
      </w:r>
      <w:r w:rsidR="00A1236B" w:rsidRPr="00A45500">
        <w:t>H</w:t>
      </w:r>
      <w:r w:rsidR="003376DA" w:rsidRPr="00A45500">
        <w:rPr>
          <w:rFonts w:hint="eastAsia"/>
        </w:rPr>
        <w:t>EE</w:t>
      </w:r>
      <w:r w:rsidR="003376DA" w:rsidRPr="00A45500">
        <w:rPr>
          <w:rFonts w:hint="eastAsia"/>
        </w:rPr>
        <w:t>）</w:t>
      </w:r>
    </w:p>
    <w:p w14:paraId="1514691B" w14:textId="7F2B91B9" w:rsidR="005973EC" w:rsidRPr="00A45500" w:rsidRDefault="002309E6" w:rsidP="00FD58EC">
      <w:pPr>
        <w:ind w:firstLineChars="0" w:firstLine="480"/>
      </w:pPr>
      <w:r w:rsidRPr="00A45500">
        <w:rPr>
          <w:rFonts w:hint="eastAsia"/>
        </w:rPr>
        <w:t>图</w:t>
      </w:r>
      <w:r w:rsidR="0098053C" w:rsidRPr="00A45500">
        <w:rPr>
          <w:rFonts w:hint="eastAsia"/>
        </w:rPr>
        <w:t>2</w:t>
      </w:r>
      <w:r w:rsidR="0098053C" w:rsidRPr="00A45500">
        <w:t>.3</w:t>
      </w:r>
      <w:r w:rsidR="0098053C" w:rsidRPr="00A45500">
        <w:rPr>
          <w:rFonts w:hint="eastAsia"/>
        </w:rPr>
        <w:t>（</w:t>
      </w:r>
      <w:r w:rsidR="0098053C" w:rsidRPr="00A45500">
        <w:rPr>
          <w:rFonts w:hint="eastAsia"/>
        </w:rPr>
        <w:t>a</w:t>
      </w:r>
      <w:r w:rsidR="0098053C" w:rsidRPr="00A45500">
        <w:rPr>
          <w:rFonts w:hint="eastAsia"/>
        </w:rPr>
        <w:t>）</w:t>
      </w:r>
      <w:r w:rsidR="00B74030" w:rsidRPr="00A45500">
        <w:rPr>
          <w:rFonts w:hint="eastAsia"/>
        </w:rPr>
        <w:t>是最小</w:t>
      </w:r>
      <w:r w:rsidR="002822BA" w:rsidRPr="00A45500">
        <w:rPr>
          <w:rFonts w:hint="eastAsia"/>
        </w:rPr>
        <w:t>系统</w:t>
      </w:r>
      <w:r w:rsidR="00F50523" w:rsidRPr="00A45500">
        <w:rPr>
          <w:rFonts w:hint="eastAsia"/>
        </w:rPr>
        <w:t>，只支持运行</w:t>
      </w:r>
      <w:r w:rsidR="005601E8" w:rsidRPr="00A45500">
        <w:rPr>
          <w:rFonts w:hint="eastAsia"/>
        </w:rPr>
        <w:t>单个应用程序的</w:t>
      </w:r>
      <w:r w:rsidR="00363870" w:rsidRPr="00A45500">
        <w:rPr>
          <w:rFonts w:hint="eastAsia"/>
        </w:rPr>
        <w:t>应用执行环境</w:t>
      </w:r>
      <w:r w:rsidR="00356A42" w:rsidRPr="00A45500">
        <w:rPr>
          <w:rFonts w:hint="eastAsia"/>
        </w:rPr>
        <w:t>，应用程序</w:t>
      </w:r>
      <w:r w:rsidR="009963C8" w:rsidRPr="00A45500">
        <w:rPr>
          <w:rFonts w:hint="eastAsia"/>
        </w:rPr>
        <w:t>和执行环境中</w:t>
      </w:r>
      <w:r w:rsidR="00231022" w:rsidRPr="00A45500">
        <w:rPr>
          <w:rFonts w:hint="eastAsia"/>
        </w:rPr>
        <w:t>通过二进制接口</w:t>
      </w:r>
      <w:r w:rsidR="00674BD1" w:rsidRPr="00A45500">
        <w:rPr>
          <w:rFonts w:hint="eastAsia"/>
        </w:rPr>
        <w:t>连接</w:t>
      </w:r>
      <w:r w:rsidR="00AC64A9" w:rsidRPr="00A45500">
        <w:rPr>
          <w:rFonts w:hint="eastAsia"/>
        </w:rPr>
        <w:t>；图</w:t>
      </w:r>
      <w:r w:rsidR="00AC64A9" w:rsidRPr="00A45500">
        <w:rPr>
          <w:rFonts w:hint="eastAsia"/>
        </w:rPr>
        <w:t>2</w:t>
      </w:r>
      <w:r w:rsidR="00AC64A9" w:rsidRPr="00A45500">
        <w:t>.3</w:t>
      </w:r>
      <w:r w:rsidR="00AC64A9" w:rsidRPr="00A45500">
        <w:rPr>
          <w:rFonts w:hint="eastAsia"/>
        </w:rPr>
        <w:t>（</w:t>
      </w:r>
      <w:r w:rsidR="00AC64A9" w:rsidRPr="00A45500">
        <w:rPr>
          <w:rFonts w:hint="eastAsia"/>
        </w:rPr>
        <w:t>b</w:t>
      </w:r>
      <w:r w:rsidR="00AC64A9" w:rsidRPr="00A45500">
        <w:rPr>
          <w:rFonts w:hint="eastAsia"/>
        </w:rPr>
        <w:t>）</w:t>
      </w:r>
      <w:r w:rsidR="00AB0C6E" w:rsidRPr="00A45500">
        <w:rPr>
          <w:rFonts w:hint="eastAsia"/>
        </w:rPr>
        <w:t>增加了操作系统层</w:t>
      </w:r>
      <w:r w:rsidR="00786472" w:rsidRPr="00A45500">
        <w:rPr>
          <w:rFonts w:hint="eastAsia"/>
        </w:rPr>
        <w:t>，支持</w:t>
      </w:r>
      <w:r w:rsidR="00134E96" w:rsidRPr="00A45500">
        <w:rPr>
          <w:rFonts w:hint="eastAsia"/>
        </w:rPr>
        <w:t>多个程序</w:t>
      </w:r>
      <w:r w:rsidR="004624A5" w:rsidRPr="00A45500">
        <w:rPr>
          <w:rFonts w:hint="eastAsia"/>
        </w:rPr>
        <w:t>的并行执行</w:t>
      </w:r>
      <w:r w:rsidR="000C63D1" w:rsidRPr="00A45500">
        <w:rPr>
          <w:rFonts w:hint="eastAsia"/>
        </w:rPr>
        <w:t>；图</w:t>
      </w:r>
      <w:r w:rsidR="000C63D1" w:rsidRPr="00A45500">
        <w:rPr>
          <w:rFonts w:hint="eastAsia"/>
        </w:rPr>
        <w:t>2</w:t>
      </w:r>
      <w:r w:rsidR="000C63D1" w:rsidRPr="00A45500">
        <w:t>.3</w:t>
      </w:r>
      <w:r w:rsidR="000C63D1" w:rsidRPr="00A45500">
        <w:rPr>
          <w:rFonts w:hint="eastAsia"/>
        </w:rPr>
        <w:t>（</w:t>
      </w:r>
      <w:r w:rsidR="000C63D1" w:rsidRPr="00A45500">
        <w:rPr>
          <w:rFonts w:hint="eastAsia"/>
        </w:rPr>
        <w:t>c</w:t>
      </w:r>
      <w:r w:rsidR="000C63D1" w:rsidRPr="00A45500">
        <w:rPr>
          <w:rFonts w:hint="eastAsia"/>
        </w:rPr>
        <w:t>）</w:t>
      </w:r>
      <w:r w:rsidR="001604F0" w:rsidRPr="00A45500">
        <w:rPr>
          <w:rFonts w:hint="eastAsia"/>
        </w:rPr>
        <w:t>增加了虚拟机管理程序</w:t>
      </w:r>
      <w:r w:rsidR="00C562AB" w:rsidRPr="00A45500">
        <w:t>Hypervisor</w:t>
      </w:r>
      <w:r w:rsidR="00191BB9" w:rsidRPr="00A45500">
        <w:rPr>
          <w:rFonts w:hint="eastAsia"/>
        </w:rPr>
        <w:t>，支持运行多个虚拟机操作系统</w:t>
      </w:r>
      <w:r w:rsidR="00DD20F9" w:rsidRPr="00A45500">
        <w:rPr>
          <w:rFonts w:hint="eastAsia"/>
        </w:rPr>
        <w:t>，</w:t>
      </w:r>
      <w:r w:rsidR="00191BB9" w:rsidRPr="00A45500">
        <w:rPr>
          <w:rFonts w:hint="eastAsia"/>
        </w:rPr>
        <w:t>隔离了</w:t>
      </w:r>
      <w:r w:rsidR="00DD20F9" w:rsidRPr="00A45500">
        <w:rPr>
          <w:rFonts w:hint="eastAsia"/>
        </w:rPr>
        <w:t>硬件平台的具体细节。</w:t>
      </w:r>
    </w:p>
    <w:p w14:paraId="01B6CB36" w14:textId="2855DE67" w:rsidR="005B476C" w:rsidRPr="00A45500" w:rsidRDefault="00E17C37" w:rsidP="00756AB7">
      <w:pPr>
        <w:pStyle w:val="10"/>
      </w:pPr>
      <w:bookmarkStart w:id="123" w:name="_Toc99905745"/>
      <w:r w:rsidRPr="00A45500">
        <w:rPr>
          <w:rFonts w:hint="eastAsia"/>
        </w:rPr>
        <w:t>2</w:t>
      </w:r>
      <w:r w:rsidRPr="00A45500">
        <w:t>.2</w:t>
      </w:r>
      <w:r w:rsidRPr="00A45500">
        <w:rPr>
          <w:rFonts w:hint="eastAsia"/>
        </w:rPr>
        <w:t xml:space="preserve"> </w:t>
      </w:r>
      <w:r w:rsidRPr="00A45500">
        <w:rPr>
          <w:rFonts w:hint="eastAsia"/>
        </w:rPr>
        <w:t>可重现性技术</w:t>
      </w:r>
      <w:bookmarkEnd w:id="123"/>
    </w:p>
    <w:p w14:paraId="7C58762A" w14:textId="6777FBE2" w:rsidR="00BE443F" w:rsidRPr="00A45500" w:rsidRDefault="001C6E18" w:rsidP="002D5C92">
      <w:pPr>
        <w:ind w:firstLine="480"/>
      </w:pPr>
      <w:r w:rsidRPr="00A45500">
        <w:rPr>
          <w:rFonts w:hint="eastAsia"/>
        </w:rPr>
        <w:t>可重现性</w:t>
      </w:r>
      <w:r w:rsidR="00540695" w:rsidRPr="00A45500">
        <w:rPr>
          <w:rFonts w:hint="eastAsia"/>
        </w:rPr>
        <w:t>技术</w:t>
      </w:r>
      <w:r w:rsidR="00513541" w:rsidRPr="00A45500">
        <w:rPr>
          <w:rFonts w:hint="eastAsia"/>
        </w:rPr>
        <w:t>最初是</w:t>
      </w:r>
      <w:r w:rsidR="00CC642F" w:rsidRPr="00A45500">
        <w:rPr>
          <w:rFonts w:hint="eastAsia"/>
        </w:rPr>
        <w:t>为了在存在不确定性</w:t>
      </w:r>
      <w:r w:rsidR="004A09CF" w:rsidRPr="00A45500">
        <w:rPr>
          <w:rFonts w:hint="eastAsia"/>
        </w:rPr>
        <w:t>因素</w:t>
      </w:r>
      <w:r w:rsidR="00CC642F" w:rsidRPr="00A45500">
        <w:rPr>
          <w:rFonts w:hint="eastAsia"/>
        </w:rPr>
        <w:t>的情况下实现</w:t>
      </w:r>
      <w:r w:rsidR="00515A10" w:rsidRPr="00A45500">
        <w:rPr>
          <w:rFonts w:hint="eastAsia"/>
        </w:rPr>
        <w:t>并行</w:t>
      </w:r>
      <w:r w:rsidR="00026FEC" w:rsidRPr="00A45500">
        <w:rPr>
          <w:rFonts w:hint="eastAsia"/>
        </w:rPr>
        <w:t>程序</w:t>
      </w:r>
      <w:r w:rsidR="00CC642F" w:rsidRPr="00A45500">
        <w:rPr>
          <w:rFonts w:hint="eastAsia"/>
        </w:rPr>
        <w:t>循环调试</w:t>
      </w:r>
      <w:r w:rsidR="00AA604F" w:rsidRPr="00A45500">
        <w:rPr>
          <w:rFonts w:hint="eastAsia"/>
        </w:rPr>
        <w:t>，</w:t>
      </w:r>
      <w:r w:rsidR="004B2E53" w:rsidRPr="00A45500">
        <w:rPr>
          <w:rFonts w:hint="eastAsia"/>
        </w:rPr>
        <w:t>实现可重现性的</w:t>
      </w:r>
      <w:r w:rsidR="0011715B" w:rsidRPr="00A45500">
        <w:rPr>
          <w:rFonts w:hint="eastAsia"/>
        </w:rPr>
        <w:t>基本思路是</w:t>
      </w:r>
      <w:r w:rsidR="00E454B1" w:rsidRPr="00A45500">
        <w:rPr>
          <w:rFonts w:hint="eastAsia"/>
        </w:rPr>
        <w:t>寻找程序执行中的</w:t>
      </w:r>
      <w:r w:rsidR="00274996" w:rsidRPr="00A45500">
        <w:rPr>
          <w:rFonts w:hint="eastAsia"/>
        </w:rPr>
        <w:t>不确定性因素</w:t>
      </w:r>
      <w:r w:rsidR="00D976E4" w:rsidRPr="00A45500">
        <w:rPr>
          <w:rFonts w:hint="eastAsia"/>
        </w:rPr>
        <w:t>，</w:t>
      </w:r>
      <w:r w:rsidR="00C9775B" w:rsidRPr="00A45500">
        <w:rPr>
          <w:rFonts w:hint="eastAsia"/>
        </w:rPr>
        <w:t>不确定性因素的来源</w:t>
      </w:r>
      <w:r w:rsidR="00864FB7" w:rsidRPr="00A45500">
        <w:rPr>
          <w:rFonts w:hint="eastAsia"/>
        </w:rPr>
        <w:t>主要</w:t>
      </w:r>
      <w:r w:rsidR="00C9775B" w:rsidRPr="00A45500">
        <w:rPr>
          <w:rFonts w:hint="eastAsia"/>
        </w:rPr>
        <w:t>包括</w:t>
      </w:r>
      <w:r w:rsidR="00984847" w:rsidRPr="00A45500">
        <w:rPr>
          <w:rFonts w:hint="eastAsia"/>
        </w:rPr>
        <w:t>：（</w:t>
      </w:r>
      <w:r w:rsidR="00984847" w:rsidRPr="00A45500">
        <w:rPr>
          <w:rFonts w:hint="eastAsia"/>
        </w:rPr>
        <w:t>1</w:t>
      </w:r>
      <w:r w:rsidR="00984847" w:rsidRPr="00A45500">
        <w:rPr>
          <w:rFonts w:hint="eastAsia"/>
        </w:rPr>
        <w:t>）</w:t>
      </w:r>
      <w:r w:rsidR="00D80A52" w:rsidRPr="00A45500">
        <w:rPr>
          <w:rFonts w:hint="eastAsia"/>
        </w:rPr>
        <w:t>共享内存访问</w:t>
      </w:r>
      <w:r w:rsidR="00E05941" w:rsidRPr="00A45500">
        <w:rPr>
          <w:rFonts w:hint="eastAsia"/>
        </w:rPr>
        <w:t>竞争</w:t>
      </w:r>
      <w:r w:rsidR="00F542CF" w:rsidRPr="00A45500">
        <w:rPr>
          <w:rFonts w:hint="eastAsia"/>
        </w:rPr>
        <w:t>；（</w:t>
      </w:r>
      <w:r w:rsidR="00F542CF" w:rsidRPr="00A45500">
        <w:rPr>
          <w:rFonts w:hint="eastAsia"/>
        </w:rPr>
        <w:t>2</w:t>
      </w:r>
      <w:r w:rsidR="00F542CF" w:rsidRPr="00A45500">
        <w:rPr>
          <w:rFonts w:hint="eastAsia"/>
        </w:rPr>
        <w:t>）中断、异常等</w:t>
      </w:r>
      <w:r w:rsidR="00837BD4" w:rsidRPr="00A45500">
        <w:rPr>
          <w:rFonts w:hint="eastAsia"/>
        </w:rPr>
        <w:t>异步事件</w:t>
      </w:r>
      <w:r w:rsidR="00C502BE" w:rsidRPr="00A45500">
        <w:rPr>
          <w:rFonts w:hint="eastAsia"/>
        </w:rPr>
        <w:t>；（</w:t>
      </w:r>
      <w:r w:rsidR="00C502BE" w:rsidRPr="00A45500">
        <w:rPr>
          <w:rFonts w:hint="eastAsia"/>
        </w:rPr>
        <w:t>3</w:t>
      </w:r>
      <w:r w:rsidR="00C502BE" w:rsidRPr="00A45500">
        <w:rPr>
          <w:rFonts w:hint="eastAsia"/>
        </w:rPr>
        <w:t>）带有</w:t>
      </w:r>
      <w:r w:rsidR="00FA61D0" w:rsidRPr="00A45500">
        <w:rPr>
          <w:rFonts w:hint="eastAsia"/>
        </w:rPr>
        <w:t>不确定</w:t>
      </w:r>
      <w:r w:rsidR="00C502BE" w:rsidRPr="00A45500">
        <w:rPr>
          <w:rFonts w:hint="eastAsia"/>
        </w:rPr>
        <w:t>性质的系统调用</w:t>
      </w:r>
      <w:r w:rsidR="00042D24" w:rsidRPr="00A45500">
        <w:rPr>
          <w:rFonts w:hint="eastAsia"/>
        </w:rPr>
        <w:t>和</w:t>
      </w:r>
      <w:r w:rsidR="00042D24" w:rsidRPr="00A45500">
        <w:rPr>
          <w:rFonts w:hint="eastAsia"/>
        </w:rPr>
        <w:t>C</w:t>
      </w:r>
      <w:r w:rsidR="00042D24" w:rsidRPr="00A45500">
        <w:t>PU</w:t>
      </w:r>
      <w:r w:rsidR="00042D24" w:rsidRPr="00A45500">
        <w:rPr>
          <w:rFonts w:hint="eastAsia"/>
        </w:rPr>
        <w:t>指令</w:t>
      </w:r>
      <w:r w:rsidR="00C502BE" w:rsidRPr="00A45500">
        <w:rPr>
          <w:rFonts w:hint="eastAsia"/>
        </w:rPr>
        <w:t>等。</w:t>
      </w:r>
      <w:r w:rsidR="00C443F1" w:rsidRPr="00A45500">
        <w:rPr>
          <w:rFonts w:hint="eastAsia"/>
        </w:rPr>
        <w:t>实际应用中需要考虑更多来源的不确定因素，将会在</w:t>
      </w:r>
      <w:r w:rsidR="00C443F1" w:rsidRPr="00A45500">
        <w:rPr>
          <w:rFonts w:hint="eastAsia"/>
        </w:rPr>
        <w:t>2.</w:t>
      </w:r>
      <w:r w:rsidR="00C443F1" w:rsidRPr="00A45500">
        <w:t>2.1</w:t>
      </w:r>
      <w:r w:rsidR="00C443F1" w:rsidRPr="00A45500">
        <w:rPr>
          <w:rFonts w:hint="eastAsia"/>
        </w:rPr>
        <w:t>节中介绍。</w:t>
      </w:r>
      <w:r w:rsidR="00EB68E8" w:rsidRPr="00A45500">
        <w:rPr>
          <w:rFonts w:hint="eastAsia"/>
        </w:rPr>
        <w:t>可重现性技术</w:t>
      </w:r>
      <w:r w:rsidR="0082391C" w:rsidRPr="00A45500">
        <w:rPr>
          <w:rFonts w:hint="eastAsia"/>
        </w:rPr>
        <w:t>已经成为程序调试、</w:t>
      </w:r>
      <w:proofErr w:type="gramStart"/>
      <w:r w:rsidR="004E3DD1" w:rsidRPr="00A45500">
        <w:rPr>
          <w:rFonts w:hint="eastAsia"/>
        </w:rPr>
        <w:t>容错</w:t>
      </w:r>
      <w:r w:rsidR="0082391C" w:rsidRPr="00A45500">
        <w:rPr>
          <w:rFonts w:hint="eastAsia"/>
        </w:rPr>
        <w:t>等</w:t>
      </w:r>
      <w:proofErr w:type="gramEnd"/>
      <w:r w:rsidR="004B36E9" w:rsidRPr="00A45500">
        <w:rPr>
          <w:rFonts w:hint="eastAsia"/>
        </w:rPr>
        <w:t>领域</w:t>
      </w:r>
      <w:r w:rsidR="00071060" w:rsidRPr="00A45500">
        <w:rPr>
          <w:rFonts w:hint="eastAsia"/>
        </w:rPr>
        <w:t>必须考虑的</w:t>
      </w:r>
      <w:r w:rsidR="007C6564" w:rsidRPr="00A45500">
        <w:rPr>
          <w:rFonts w:hint="eastAsia"/>
        </w:rPr>
        <w:t>因素之一。</w:t>
      </w:r>
    </w:p>
    <w:p w14:paraId="4381F0B4" w14:textId="5BBA76E8" w:rsidR="00084A66" w:rsidRPr="00A45500" w:rsidRDefault="00BE443F" w:rsidP="00084A66">
      <w:pPr>
        <w:ind w:firstLine="480"/>
      </w:pPr>
      <w:r w:rsidRPr="00A45500">
        <w:rPr>
          <w:rFonts w:hint="eastAsia"/>
        </w:rPr>
        <w:lastRenderedPageBreak/>
        <w:t>可重现</w:t>
      </w:r>
      <w:r w:rsidR="002776B8" w:rsidRPr="00A45500">
        <w:rPr>
          <w:rFonts w:hint="eastAsia"/>
        </w:rPr>
        <w:t>技术</w:t>
      </w:r>
      <w:r w:rsidR="00513ED6" w:rsidRPr="00A45500">
        <w:rPr>
          <w:rFonts w:hint="eastAsia"/>
        </w:rPr>
        <w:t>可</w:t>
      </w:r>
      <w:r w:rsidR="00122A7E" w:rsidRPr="00A45500">
        <w:rPr>
          <w:rFonts w:hint="eastAsia"/>
        </w:rPr>
        <w:t>分为</w:t>
      </w:r>
      <w:r w:rsidR="00C71680" w:rsidRPr="00A45500">
        <w:rPr>
          <w:rFonts w:hint="eastAsia"/>
        </w:rPr>
        <w:t>记录重放</w:t>
      </w:r>
      <w:r w:rsidR="00513ED6" w:rsidRPr="00A45500">
        <w:rPr>
          <w:rFonts w:hint="eastAsia"/>
        </w:rPr>
        <w:t>和</w:t>
      </w:r>
      <w:r w:rsidR="00402DAE" w:rsidRPr="00A45500">
        <w:rPr>
          <w:rFonts w:hint="eastAsia"/>
        </w:rPr>
        <w:t>确定性</w:t>
      </w:r>
      <w:r w:rsidR="00513ED6" w:rsidRPr="00A45500">
        <w:rPr>
          <w:rFonts w:hint="eastAsia"/>
        </w:rPr>
        <w:t>执行</w:t>
      </w:r>
      <w:r w:rsidR="006A0058" w:rsidRPr="00A45500">
        <w:rPr>
          <w:rFonts w:hint="eastAsia"/>
        </w:rPr>
        <w:t>。</w:t>
      </w:r>
      <w:r w:rsidR="00084A66" w:rsidRPr="00A45500">
        <w:rPr>
          <w:rFonts w:hint="eastAsia"/>
        </w:rPr>
        <w:t>记录重放也常被称为确定性重放（</w:t>
      </w:r>
      <w:r w:rsidR="00084A66" w:rsidRPr="00A45500">
        <w:rPr>
          <w:rFonts w:hint="eastAsia"/>
        </w:rPr>
        <w:t>D</w:t>
      </w:r>
      <w:r w:rsidR="00084A66" w:rsidRPr="00A45500">
        <w:t>eterministic Replay</w:t>
      </w:r>
      <w:r w:rsidR="00084A66" w:rsidRPr="00A45500">
        <w:rPr>
          <w:rFonts w:hint="eastAsia"/>
        </w:rPr>
        <w:t>），通常分为记录和重放</w:t>
      </w:r>
      <w:r w:rsidR="00084A66" w:rsidRPr="00A45500">
        <w:rPr>
          <w:rFonts w:hint="eastAsia"/>
        </w:rPr>
        <w:t>2</w:t>
      </w:r>
      <w:r w:rsidR="00084A66" w:rsidRPr="00A45500">
        <w:rPr>
          <w:rFonts w:hint="eastAsia"/>
        </w:rPr>
        <w:t>个阶段。在记录阶段，确定性重放工具记录程序执行流程中的系统调用中的不确定信息等，在重放阶段读取保存的信息并重现程序的执行过程。图</w:t>
      </w:r>
      <w:r w:rsidR="00084A66" w:rsidRPr="00A45500">
        <w:rPr>
          <w:rFonts w:hint="eastAsia"/>
        </w:rPr>
        <w:t>2</w:t>
      </w:r>
      <w:r w:rsidR="00084A66" w:rsidRPr="00A45500">
        <w:t>.4</w:t>
      </w:r>
      <w:r w:rsidR="00084A66" w:rsidRPr="00A45500">
        <w:rPr>
          <w:rFonts w:hint="eastAsia"/>
        </w:rPr>
        <w:t>表示了一个简单的确定性重放工作流程</w:t>
      </w:r>
      <w:r w:rsidR="00D84DFB" w:rsidRPr="00A45500">
        <w:rPr>
          <w:rFonts w:hint="eastAsia"/>
        </w:rPr>
        <w:t>模型</w:t>
      </w:r>
      <w:r w:rsidR="00084A66" w:rsidRPr="00A45500">
        <w:rPr>
          <w:rFonts w:hint="eastAsia"/>
        </w:rPr>
        <w:t>，除了系统调用外，不考虑其它不确定性信息的影响。</w:t>
      </w:r>
    </w:p>
    <w:p w14:paraId="1E9A6E3E" w14:textId="1FE35AE6" w:rsidR="006B6CAB" w:rsidRPr="00A45500" w:rsidRDefault="004E3497" w:rsidP="00CF0226">
      <w:pPr>
        <w:spacing w:line="240" w:lineRule="auto"/>
        <w:ind w:firstLineChars="0" w:firstLine="0"/>
        <w:jc w:val="center"/>
      </w:pPr>
      <w:r w:rsidRPr="00A45500">
        <w:rPr>
          <w:noProof/>
        </w:rPr>
        <w:drawing>
          <wp:inline distT="0" distB="0" distL="0" distR="0" wp14:anchorId="20229A91" wp14:editId="6A907461">
            <wp:extent cx="5251450" cy="18186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1561" cy="1829057"/>
                    </a:xfrm>
                    <a:prstGeom prst="rect">
                      <a:avLst/>
                    </a:prstGeom>
                    <a:noFill/>
                  </pic:spPr>
                </pic:pic>
              </a:graphicData>
            </a:graphic>
          </wp:inline>
        </w:drawing>
      </w:r>
    </w:p>
    <w:p w14:paraId="5C003C14" w14:textId="18AA7CC9" w:rsidR="004E3497" w:rsidRPr="00A45500" w:rsidRDefault="004E3497" w:rsidP="004E3497">
      <w:pPr>
        <w:pStyle w:val="afa"/>
      </w:pPr>
      <w:r w:rsidRPr="00A45500">
        <w:rPr>
          <w:rFonts w:hint="eastAsia"/>
        </w:rPr>
        <w:t>图</w:t>
      </w:r>
      <w:r w:rsidRPr="00A45500">
        <w:rPr>
          <w:rFonts w:hint="eastAsia"/>
        </w:rPr>
        <w:t>2</w:t>
      </w:r>
      <w:r w:rsidRPr="00A45500">
        <w:t xml:space="preserve">.4 </w:t>
      </w:r>
      <w:r w:rsidRPr="00A45500">
        <w:rPr>
          <w:rFonts w:hint="eastAsia"/>
        </w:rPr>
        <w:t>确定性重放的记录和重放流程</w:t>
      </w:r>
      <w:r w:rsidR="009A0D42" w:rsidRPr="00A45500">
        <w:rPr>
          <w:rFonts w:hint="eastAsia"/>
        </w:rPr>
        <w:t>示意</w:t>
      </w:r>
    </w:p>
    <w:p w14:paraId="599FCAF1" w14:textId="087EDDA5" w:rsidR="00AC7A2B" w:rsidRPr="00A45500" w:rsidRDefault="00614057" w:rsidP="002D5C92">
      <w:pPr>
        <w:ind w:firstLine="480"/>
      </w:pPr>
      <w:r w:rsidRPr="00A45500">
        <w:rPr>
          <w:rFonts w:hint="eastAsia"/>
        </w:rPr>
        <w:t>确定性</w:t>
      </w:r>
      <w:r w:rsidR="00D11323" w:rsidRPr="00A45500">
        <w:rPr>
          <w:rFonts w:hint="eastAsia"/>
        </w:rPr>
        <w:t>执行</w:t>
      </w:r>
      <w:r w:rsidR="00E23331" w:rsidRPr="00A45500">
        <w:rPr>
          <w:rFonts w:hint="eastAsia"/>
        </w:rPr>
        <w:t>技术一般通过</w:t>
      </w:r>
      <w:r w:rsidR="009E4B97" w:rsidRPr="00A45500">
        <w:rPr>
          <w:rFonts w:hint="eastAsia"/>
        </w:rPr>
        <w:t>构建一个确定性的</w:t>
      </w:r>
      <w:r w:rsidR="00556CCD" w:rsidRPr="00A45500">
        <w:rPr>
          <w:rFonts w:hint="eastAsia"/>
        </w:rPr>
        <w:t>执行环境</w:t>
      </w:r>
      <w:r w:rsidR="009B7A8B" w:rsidRPr="00A45500">
        <w:rPr>
          <w:rFonts w:hint="eastAsia"/>
        </w:rPr>
        <w:t>来实现，</w:t>
      </w:r>
      <w:r w:rsidR="00ED27B2" w:rsidRPr="00A45500">
        <w:rPr>
          <w:rFonts w:hint="eastAsia"/>
        </w:rPr>
        <w:t>为此</w:t>
      </w:r>
      <w:r w:rsidR="00850D9A" w:rsidRPr="00A45500">
        <w:rPr>
          <w:rFonts w:hint="eastAsia"/>
        </w:rPr>
        <w:t>需要</w:t>
      </w:r>
      <w:r w:rsidR="00452C0B" w:rsidRPr="00A45500">
        <w:rPr>
          <w:rFonts w:hint="eastAsia"/>
        </w:rPr>
        <w:t>在</w:t>
      </w:r>
      <w:r w:rsidR="006C467A" w:rsidRPr="00A45500">
        <w:rPr>
          <w:rFonts w:hint="eastAsia"/>
        </w:rPr>
        <w:t>执行</w:t>
      </w:r>
      <w:r w:rsidR="00E23331" w:rsidRPr="00A45500">
        <w:rPr>
          <w:rFonts w:hint="eastAsia"/>
        </w:rPr>
        <w:t>过程中</w:t>
      </w:r>
      <w:r w:rsidR="00F3015A" w:rsidRPr="00A45500">
        <w:rPr>
          <w:rFonts w:hint="eastAsia"/>
        </w:rPr>
        <w:t>查找</w:t>
      </w:r>
      <w:r w:rsidR="00E23331" w:rsidRPr="00A45500">
        <w:rPr>
          <w:rFonts w:hint="eastAsia"/>
        </w:rPr>
        <w:t>不确定性因素</w:t>
      </w:r>
      <w:r w:rsidR="00C03FAC" w:rsidRPr="00A45500">
        <w:rPr>
          <w:rFonts w:hint="eastAsia"/>
        </w:rPr>
        <w:t>，或者</w:t>
      </w:r>
      <w:r w:rsidR="00B413FA" w:rsidRPr="00A45500">
        <w:rPr>
          <w:rFonts w:hint="eastAsia"/>
        </w:rPr>
        <w:t>避免引入不确定性的操作。</w:t>
      </w:r>
      <w:r w:rsidR="007C5CE0" w:rsidRPr="00A45500">
        <w:rPr>
          <w:rFonts w:hint="eastAsia"/>
        </w:rPr>
        <w:t>但</w:t>
      </w:r>
      <w:r w:rsidR="00FB379B" w:rsidRPr="00A45500">
        <w:rPr>
          <w:rFonts w:hint="eastAsia"/>
        </w:rPr>
        <w:t>不确定因素</w:t>
      </w:r>
      <w:r w:rsidR="007C5CE0" w:rsidRPr="00A45500">
        <w:rPr>
          <w:rFonts w:hint="eastAsia"/>
        </w:rPr>
        <w:t>不是</w:t>
      </w:r>
      <w:r w:rsidR="006B4F78" w:rsidRPr="00A45500">
        <w:rPr>
          <w:rFonts w:hint="eastAsia"/>
        </w:rPr>
        <w:t>记录在</w:t>
      </w:r>
      <w:r w:rsidR="00512CFC" w:rsidRPr="00A45500">
        <w:rPr>
          <w:rFonts w:hint="eastAsia"/>
        </w:rPr>
        <w:t>存储空间</w:t>
      </w:r>
      <w:r w:rsidR="006B4F78" w:rsidRPr="00A45500">
        <w:rPr>
          <w:rFonts w:hint="eastAsia"/>
        </w:rPr>
        <w:t>中，而是</w:t>
      </w:r>
      <w:r w:rsidR="001F7C5D" w:rsidRPr="00A45500">
        <w:rPr>
          <w:rFonts w:hint="eastAsia"/>
        </w:rPr>
        <w:t>通过</w:t>
      </w:r>
      <w:r w:rsidR="006773EC" w:rsidRPr="00A45500">
        <w:rPr>
          <w:rFonts w:hint="eastAsia"/>
        </w:rPr>
        <w:t>拦截、替换、改写、</w:t>
      </w:r>
      <w:r w:rsidR="0019266A" w:rsidRPr="00A45500">
        <w:rPr>
          <w:rFonts w:hint="eastAsia"/>
        </w:rPr>
        <w:t>隔离等操作</w:t>
      </w:r>
      <w:r w:rsidR="008F33BE" w:rsidRPr="00A45500">
        <w:rPr>
          <w:rFonts w:hint="eastAsia"/>
        </w:rPr>
        <w:t>来避免</w:t>
      </w:r>
      <w:r w:rsidR="00D8295A" w:rsidRPr="00A45500">
        <w:rPr>
          <w:rFonts w:hint="eastAsia"/>
        </w:rPr>
        <w:t>，以此实现</w:t>
      </w:r>
      <w:r w:rsidR="002109A0" w:rsidRPr="00A45500">
        <w:rPr>
          <w:rFonts w:hint="eastAsia"/>
        </w:rPr>
        <w:t>具有普遍性的确定性</w:t>
      </w:r>
      <w:r w:rsidR="006350CE" w:rsidRPr="00A45500">
        <w:rPr>
          <w:rFonts w:hint="eastAsia"/>
        </w:rPr>
        <w:t>执行</w:t>
      </w:r>
      <w:r w:rsidR="002D7AEC" w:rsidRPr="00A45500">
        <w:rPr>
          <w:rFonts w:hint="eastAsia"/>
        </w:rPr>
        <w:t>。</w:t>
      </w:r>
      <w:r w:rsidR="009B56A7" w:rsidRPr="00A45500">
        <w:rPr>
          <w:rFonts w:hint="eastAsia"/>
        </w:rPr>
        <w:t>如</w:t>
      </w:r>
      <w:r w:rsidR="00DA75E6" w:rsidRPr="00A45500">
        <w:rPr>
          <w:rFonts w:hint="eastAsia"/>
        </w:rPr>
        <w:t>图</w:t>
      </w:r>
      <w:r w:rsidR="00DA75E6" w:rsidRPr="00A45500">
        <w:rPr>
          <w:rFonts w:hint="eastAsia"/>
        </w:rPr>
        <w:t>2</w:t>
      </w:r>
      <w:r w:rsidR="00DA75E6" w:rsidRPr="00A45500">
        <w:t>.5</w:t>
      </w:r>
      <w:r w:rsidR="00DA75E6" w:rsidRPr="00A45500">
        <w:rPr>
          <w:rFonts w:hint="eastAsia"/>
        </w:rPr>
        <w:t>所</w:t>
      </w:r>
      <w:r w:rsidR="00E2400F" w:rsidRPr="00A45500">
        <w:rPr>
          <w:rFonts w:hint="eastAsia"/>
        </w:rPr>
        <w:t>展示的</w:t>
      </w:r>
      <w:r w:rsidR="005D76B4" w:rsidRPr="00A45500">
        <w:rPr>
          <w:rFonts w:hint="eastAsia"/>
        </w:rPr>
        <w:t>一个</w:t>
      </w:r>
      <w:r w:rsidR="003551D6" w:rsidRPr="00A45500">
        <w:rPr>
          <w:rFonts w:hint="eastAsia"/>
        </w:rPr>
        <w:t>确定性执行示意模型</w:t>
      </w:r>
      <w:r w:rsidR="00E2400F" w:rsidRPr="00A45500">
        <w:rPr>
          <w:rFonts w:hint="eastAsia"/>
        </w:rPr>
        <w:t>，</w:t>
      </w:r>
      <w:r w:rsidR="005421CD" w:rsidRPr="00A45500">
        <w:rPr>
          <w:rFonts w:hint="eastAsia"/>
        </w:rPr>
        <w:t>从操作系统的</w:t>
      </w:r>
      <w:r w:rsidR="006F748B" w:rsidRPr="00A45500">
        <w:rPr>
          <w:rFonts w:hint="eastAsia"/>
        </w:rPr>
        <w:t>进程、</w:t>
      </w:r>
      <w:r w:rsidR="00723F4A" w:rsidRPr="00A45500">
        <w:rPr>
          <w:rFonts w:hint="eastAsia"/>
        </w:rPr>
        <w:t>网络设备等</w:t>
      </w:r>
      <w:r w:rsidR="00161495" w:rsidRPr="00A45500">
        <w:rPr>
          <w:rFonts w:hint="eastAsia"/>
        </w:rPr>
        <w:t>中消除不确定性因素</w:t>
      </w:r>
      <w:r w:rsidR="008C1B8F" w:rsidRPr="00A45500">
        <w:rPr>
          <w:rFonts w:hint="eastAsia"/>
        </w:rPr>
        <w:t>：拦截来自</w:t>
      </w:r>
      <w:r w:rsidR="000D4283" w:rsidRPr="00A45500">
        <w:rPr>
          <w:rFonts w:hint="eastAsia"/>
        </w:rPr>
        <w:t>处理器的特权调用、</w:t>
      </w:r>
      <w:proofErr w:type="gramStart"/>
      <w:r w:rsidR="00AA6C1D" w:rsidRPr="00A45500">
        <w:rPr>
          <w:rFonts w:hint="eastAsia"/>
        </w:rPr>
        <w:t>为进程</w:t>
      </w:r>
      <w:proofErr w:type="gramEnd"/>
      <w:r w:rsidR="003F79BA" w:rsidRPr="00A45500">
        <w:rPr>
          <w:rFonts w:hint="eastAsia"/>
        </w:rPr>
        <w:t>配置唯一的标识符（</w:t>
      </w:r>
      <w:r w:rsidR="003F79BA" w:rsidRPr="00A45500">
        <w:rPr>
          <w:rFonts w:hint="eastAsia"/>
        </w:rPr>
        <w:t>P</w:t>
      </w:r>
      <w:r w:rsidR="003F79BA" w:rsidRPr="00A45500">
        <w:t>ID</w:t>
      </w:r>
      <w:r w:rsidR="003F79BA" w:rsidRPr="00A45500">
        <w:rPr>
          <w:rFonts w:hint="eastAsia"/>
        </w:rPr>
        <w:t>等）</w:t>
      </w:r>
      <w:r w:rsidR="00D0505E" w:rsidRPr="00A45500">
        <w:rPr>
          <w:rFonts w:hint="eastAsia"/>
        </w:rPr>
        <w:t>、</w:t>
      </w:r>
      <w:r w:rsidR="007A499D" w:rsidRPr="00A45500">
        <w:rPr>
          <w:rFonts w:hint="eastAsia"/>
        </w:rPr>
        <w:t>隔离文件系统等</w:t>
      </w:r>
      <w:r w:rsidR="000E335E" w:rsidRPr="00A45500">
        <w:rPr>
          <w:rFonts w:hint="eastAsia"/>
        </w:rPr>
        <w:t>，从而</w:t>
      </w:r>
      <w:r w:rsidR="009917A2" w:rsidRPr="00A45500">
        <w:rPr>
          <w:rFonts w:hint="eastAsia"/>
        </w:rPr>
        <w:t>确保程序</w:t>
      </w:r>
      <w:r w:rsidR="00EA6CD3" w:rsidRPr="00A45500">
        <w:rPr>
          <w:rFonts w:hint="eastAsia"/>
        </w:rPr>
        <w:t>强制确定性地执行。</w:t>
      </w:r>
    </w:p>
    <w:p w14:paraId="4AAC27AF" w14:textId="683F0F7D" w:rsidR="00775B9C" w:rsidRPr="00A45500" w:rsidRDefault="006C6AB8" w:rsidP="00775B9C">
      <w:pPr>
        <w:keepNext/>
        <w:spacing w:line="240" w:lineRule="auto"/>
        <w:ind w:firstLineChars="0" w:firstLine="0"/>
        <w:jc w:val="center"/>
      </w:pPr>
      <w:r w:rsidRPr="00A45500">
        <w:rPr>
          <w:noProof/>
        </w:rPr>
        <w:drawing>
          <wp:inline distT="0" distB="0" distL="0" distR="0" wp14:anchorId="17EC30FB" wp14:editId="3406D176">
            <wp:extent cx="3129620" cy="21082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46022" cy="2119249"/>
                    </a:xfrm>
                    <a:prstGeom prst="rect">
                      <a:avLst/>
                    </a:prstGeom>
                    <a:noFill/>
                  </pic:spPr>
                </pic:pic>
              </a:graphicData>
            </a:graphic>
          </wp:inline>
        </w:drawing>
      </w:r>
    </w:p>
    <w:p w14:paraId="437E444E" w14:textId="0D231DD6" w:rsidR="00CF0226" w:rsidRPr="00A45500" w:rsidRDefault="00775B9C" w:rsidP="00775B9C">
      <w:pPr>
        <w:pStyle w:val="afa"/>
      </w:pPr>
      <w:r w:rsidRPr="00A45500">
        <w:rPr>
          <w:rFonts w:hint="eastAsia"/>
        </w:rPr>
        <w:t>图</w:t>
      </w:r>
      <w:r w:rsidRPr="00A45500">
        <w:rPr>
          <w:rFonts w:hint="eastAsia"/>
        </w:rPr>
        <w:t>2</w:t>
      </w:r>
      <w:r w:rsidRPr="00A45500">
        <w:t xml:space="preserve">.5 </w:t>
      </w:r>
      <w:r w:rsidR="00003264" w:rsidRPr="00A45500">
        <w:rPr>
          <w:rFonts w:hint="eastAsia"/>
        </w:rPr>
        <w:t>确定性执行的</w:t>
      </w:r>
      <w:r w:rsidR="006050A0" w:rsidRPr="00A45500">
        <w:rPr>
          <w:rFonts w:hint="eastAsia"/>
        </w:rPr>
        <w:t>流程示意</w:t>
      </w:r>
    </w:p>
    <w:p w14:paraId="11E808AA" w14:textId="6B1197D1" w:rsidR="006B2CD6" w:rsidRPr="00A45500" w:rsidRDefault="000E5E94" w:rsidP="004E3497">
      <w:pPr>
        <w:ind w:firstLine="480"/>
      </w:pPr>
      <w:r w:rsidRPr="00A45500">
        <w:rPr>
          <w:rFonts w:hint="eastAsia"/>
        </w:rPr>
        <w:lastRenderedPageBreak/>
        <w:t>关于可重现性的研究体现在以下几种应用场景中：（一）在并行程序调试过程中，循环执行并行程序往往具有随机性，无法得到确定的结果。开发人员使用确定性重放技术在用户系统上记录程序的执行踪迹（</w:t>
      </w:r>
      <w:r w:rsidRPr="00A45500">
        <w:t>Execution Trace</w:t>
      </w:r>
      <w:r w:rsidRPr="00A45500">
        <w:rPr>
          <w:rFonts w:hint="eastAsia"/>
        </w:rPr>
        <w:t>），并在开发系统中重现程序崩溃前的状态，为开发人员进行软件漏洞分析提供依据；（二）在分布式系统中，需要可重现</w:t>
      </w:r>
      <w:proofErr w:type="gramStart"/>
      <w:r w:rsidRPr="00A45500">
        <w:rPr>
          <w:rFonts w:hint="eastAsia"/>
        </w:rPr>
        <w:t>性确保</w:t>
      </w:r>
      <w:proofErr w:type="gramEnd"/>
      <w:r w:rsidRPr="00A45500">
        <w:rPr>
          <w:rFonts w:hint="eastAsia"/>
        </w:rPr>
        <w:t>副本行为相同，满足分布式一致性的需求</w:t>
      </w:r>
      <w:r w:rsidR="008D6355" w:rsidRPr="00A45500">
        <w:fldChar w:fldCharType="begin"/>
      </w:r>
      <w:r w:rsidR="008D6355" w:rsidRPr="00A45500">
        <w:instrText xml:space="preserve"> </w:instrText>
      </w:r>
      <w:r w:rsidR="008D6355" w:rsidRPr="00A45500">
        <w:rPr>
          <w:rFonts w:hint="eastAsia"/>
        </w:rPr>
        <w:instrText>REF _Ref99809727 \r \h</w:instrText>
      </w:r>
      <w:r w:rsidR="008D6355" w:rsidRPr="00A45500">
        <w:instrText xml:space="preserve">  \* MERGEFORMAT </w:instrText>
      </w:r>
      <w:r w:rsidR="008D6355" w:rsidRPr="00A45500">
        <w:fldChar w:fldCharType="separate"/>
      </w:r>
      <w:r w:rsidR="008D6355" w:rsidRPr="00A45500">
        <w:rPr>
          <w:vertAlign w:val="superscript"/>
        </w:rPr>
        <w:t>[70]</w:t>
      </w:r>
      <w:r w:rsidR="008D6355" w:rsidRPr="00A45500">
        <w:fldChar w:fldCharType="end"/>
      </w:r>
      <w:r w:rsidRPr="00A45500">
        <w:rPr>
          <w:rFonts w:hint="eastAsia"/>
        </w:rPr>
        <w:t>；（三）在机器学习、科学计算、大数据分析等计算任务中，模型权重训练过程存在随机性。确定性重放技术可以记录程序执行过程中的执行踪迹，反应模型训练过程中性能变化趋势，帮助研究人员寻找性能变化原因。</w:t>
      </w:r>
    </w:p>
    <w:p w14:paraId="1CFA18FA" w14:textId="2A8BD25E" w:rsidR="00D30EA3" w:rsidRPr="00A45500" w:rsidRDefault="00D30EA3" w:rsidP="004E3497">
      <w:pPr>
        <w:ind w:firstLine="480"/>
      </w:pPr>
      <w:r w:rsidRPr="00A45500">
        <w:rPr>
          <w:rFonts w:hint="eastAsia"/>
        </w:rPr>
        <w:t>本文设计并实现的</w:t>
      </w:r>
      <w:r w:rsidR="00B301DC" w:rsidRPr="00A45500">
        <w:rPr>
          <w:rFonts w:hint="eastAsia"/>
        </w:rPr>
        <w:t>容器化可重现方法</w:t>
      </w:r>
      <w:r w:rsidR="00371F2F" w:rsidRPr="00A45500">
        <w:rPr>
          <w:rFonts w:hint="eastAsia"/>
        </w:rPr>
        <w:t>属于确定性执行的范畴</w:t>
      </w:r>
      <w:r w:rsidR="00422082" w:rsidRPr="00A45500">
        <w:rPr>
          <w:rFonts w:hint="eastAsia"/>
        </w:rPr>
        <w:t>，同样通过</w:t>
      </w:r>
      <w:r w:rsidR="007D3972" w:rsidRPr="00A45500">
        <w:rPr>
          <w:rFonts w:hint="eastAsia"/>
        </w:rPr>
        <w:t>避免</w:t>
      </w:r>
      <w:r w:rsidR="0020173A" w:rsidRPr="00A45500">
        <w:rPr>
          <w:rFonts w:hint="eastAsia"/>
        </w:rPr>
        <w:t>在进程执行中</w:t>
      </w:r>
      <w:r w:rsidR="003B6493" w:rsidRPr="00A45500">
        <w:rPr>
          <w:rFonts w:hint="eastAsia"/>
        </w:rPr>
        <w:t>引入</w:t>
      </w:r>
      <w:r w:rsidR="007D3972" w:rsidRPr="00A45500">
        <w:rPr>
          <w:rFonts w:hint="eastAsia"/>
        </w:rPr>
        <w:t>不确定性因素</w:t>
      </w:r>
      <w:r w:rsidR="00DD589C" w:rsidRPr="00A45500">
        <w:rPr>
          <w:rFonts w:hint="eastAsia"/>
        </w:rPr>
        <w:t>来保证程序的</w:t>
      </w:r>
      <w:r w:rsidR="00663D48" w:rsidRPr="00A45500">
        <w:rPr>
          <w:rFonts w:hint="eastAsia"/>
        </w:rPr>
        <w:t>可重现性</w:t>
      </w:r>
      <w:r w:rsidR="00480D53" w:rsidRPr="00A45500">
        <w:rPr>
          <w:rFonts w:hint="eastAsia"/>
        </w:rPr>
        <w:t>，并使用容器</w:t>
      </w:r>
      <w:r w:rsidR="00682821" w:rsidRPr="00A45500">
        <w:rPr>
          <w:rFonts w:hint="eastAsia"/>
        </w:rPr>
        <w:t>对</w:t>
      </w:r>
      <w:r w:rsidR="006F0E5A" w:rsidRPr="00A45500">
        <w:rPr>
          <w:rFonts w:hint="eastAsia"/>
        </w:rPr>
        <w:t>其进行包装</w:t>
      </w:r>
      <w:r w:rsidR="00694D41" w:rsidRPr="00A45500">
        <w:rPr>
          <w:rFonts w:hint="eastAsia"/>
        </w:rPr>
        <w:t>。接下来将</w:t>
      </w:r>
      <w:r w:rsidR="006D34D6" w:rsidRPr="00A45500">
        <w:rPr>
          <w:rFonts w:hint="eastAsia"/>
        </w:rPr>
        <w:t>介绍</w:t>
      </w:r>
      <w:r w:rsidR="00045C7E" w:rsidRPr="00A45500">
        <w:rPr>
          <w:rFonts w:hint="eastAsia"/>
        </w:rPr>
        <w:t>常见的</w:t>
      </w:r>
      <w:r w:rsidR="001C7DAF" w:rsidRPr="00A45500">
        <w:rPr>
          <w:rFonts w:hint="eastAsia"/>
        </w:rPr>
        <w:t>不确定因素来源</w:t>
      </w:r>
      <w:r w:rsidR="001506A6" w:rsidRPr="00A45500">
        <w:rPr>
          <w:rFonts w:hint="eastAsia"/>
        </w:rPr>
        <w:t>，</w:t>
      </w:r>
      <w:r w:rsidR="001C7DAF" w:rsidRPr="00A45500">
        <w:rPr>
          <w:rFonts w:hint="eastAsia"/>
        </w:rPr>
        <w:t>通过追踪进程实现的</w:t>
      </w:r>
      <w:r w:rsidR="003C19DC" w:rsidRPr="00A45500">
        <w:rPr>
          <w:rFonts w:hint="eastAsia"/>
        </w:rPr>
        <w:t>确定性执行方法</w:t>
      </w:r>
      <w:r w:rsidR="001B1916" w:rsidRPr="00A45500">
        <w:rPr>
          <w:rFonts w:hint="eastAsia"/>
        </w:rPr>
        <w:t>，以及</w:t>
      </w:r>
      <w:r w:rsidR="00A23F9E" w:rsidRPr="00A45500">
        <w:rPr>
          <w:rFonts w:hint="eastAsia"/>
        </w:rPr>
        <w:t>使用</w:t>
      </w:r>
      <w:r w:rsidR="00CE23B9" w:rsidRPr="00A45500">
        <w:rPr>
          <w:rFonts w:hint="eastAsia"/>
        </w:rPr>
        <w:t>容器化技术的优势。</w:t>
      </w:r>
    </w:p>
    <w:p w14:paraId="215C2E83" w14:textId="0E383E94" w:rsidR="001F0C9F" w:rsidRPr="00A45500" w:rsidRDefault="001F0C9F" w:rsidP="00756AB7">
      <w:pPr>
        <w:pStyle w:val="22"/>
      </w:pPr>
      <w:bookmarkStart w:id="124" w:name="_Toc99905746"/>
      <w:r w:rsidRPr="00A45500">
        <w:rPr>
          <w:rFonts w:hint="eastAsia"/>
        </w:rPr>
        <w:t>2</w:t>
      </w:r>
      <w:r w:rsidRPr="00A45500">
        <w:t>.2.</w:t>
      </w:r>
      <w:r w:rsidR="00D91FE2" w:rsidRPr="00A45500">
        <w:t>1</w:t>
      </w:r>
      <w:r w:rsidRPr="00A45500">
        <w:t xml:space="preserve"> </w:t>
      </w:r>
      <w:r w:rsidR="00BB542B" w:rsidRPr="00A45500">
        <w:rPr>
          <w:rFonts w:hint="eastAsia"/>
        </w:rPr>
        <w:t>不确定因素</w:t>
      </w:r>
      <w:r w:rsidR="00CE52C8" w:rsidRPr="00A45500">
        <w:rPr>
          <w:rFonts w:hint="eastAsia"/>
        </w:rPr>
        <w:t>来源</w:t>
      </w:r>
      <w:bookmarkEnd w:id="124"/>
    </w:p>
    <w:p w14:paraId="5C197304" w14:textId="78F3C2E0" w:rsidR="00115835" w:rsidRPr="00A45500" w:rsidRDefault="00BA09E5" w:rsidP="0004301E">
      <w:pPr>
        <w:ind w:firstLine="480"/>
      </w:pPr>
      <w:r w:rsidRPr="00A45500">
        <w:rPr>
          <w:rFonts w:hint="eastAsia"/>
        </w:rPr>
        <w:t>确定性代表着数据</w:t>
      </w:r>
      <w:r w:rsidR="009A2FEB" w:rsidRPr="00A45500">
        <w:rPr>
          <w:rFonts w:hint="eastAsia"/>
        </w:rPr>
        <w:t>流</w:t>
      </w:r>
      <w:r w:rsidRPr="00A45500">
        <w:rPr>
          <w:rFonts w:hint="eastAsia"/>
        </w:rPr>
        <w:t>确定性</w:t>
      </w:r>
      <w:r w:rsidR="002960C1" w:rsidRPr="00A45500">
        <w:rPr>
          <w:vertAlign w:val="superscript"/>
        </w:rPr>
        <w:fldChar w:fldCharType="begin"/>
      </w:r>
      <w:r w:rsidR="002960C1" w:rsidRPr="00A45500">
        <w:rPr>
          <w:vertAlign w:val="superscript"/>
        </w:rPr>
        <w:instrText xml:space="preserve"> </w:instrText>
      </w:r>
      <w:r w:rsidR="002960C1" w:rsidRPr="00A45500">
        <w:rPr>
          <w:rFonts w:hint="eastAsia"/>
          <w:vertAlign w:val="superscript"/>
        </w:rPr>
        <w:instrText>REF _Ref99833101 \r \h</w:instrText>
      </w:r>
      <w:r w:rsidR="002960C1" w:rsidRPr="00A45500">
        <w:rPr>
          <w:vertAlign w:val="superscript"/>
        </w:rPr>
        <w:instrText xml:space="preserve">  \* MERGEFORMAT </w:instrText>
      </w:r>
      <w:r w:rsidR="002960C1" w:rsidRPr="00A45500">
        <w:rPr>
          <w:vertAlign w:val="superscript"/>
        </w:rPr>
      </w:r>
      <w:r w:rsidR="002960C1" w:rsidRPr="00A45500">
        <w:rPr>
          <w:vertAlign w:val="superscript"/>
        </w:rPr>
        <w:fldChar w:fldCharType="separate"/>
      </w:r>
      <w:r w:rsidR="002960C1" w:rsidRPr="00A45500">
        <w:rPr>
          <w:vertAlign w:val="superscript"/>
        </w:rPr>
        <w:t>[71]</w:t>
      </w:r>
      <w:r w:rsidR="002960C1" w:rsidRPr="00A45500">
        <w:rPr>
          <w:vertAlign w:val="superscript"/>
        </w:rPr>
        <w:fldChar w:fldCharType="end"/>
      </w:r>
      <w:r w:rsidR="003F32AE" w:rsidRPr="00A45500">
        <w:rPr>
          <w:rFonts w:hint="eastAsia"/>
        </w:rPr>
        <w:t>，即在</w:t>
      </w:r>
      <w:r w:rsidR="00110129" w:rsidRPr="00A45500">
        <w:rPr>
          <w:rFonts w:hint="eastAsia"/>
        </w:rPr>
        <w:t>特定机器上</w:t>
      </w:r>
      <w:r w:rsidR="00601239" w:rsidRPr="00A45500">
        <w:rPr>
          <w:rFonts w:hint="eastAsia"/>
        </w:rPr>
        <w:t>，程序每次执行均会得到相同的</w:t>
      </w:r>
      <w:r w:rsidR="00DD2E1A" w:rsidRPr="00A45500">
        <w:rPr>
          <w:rFonts w:hint="eastAsia"/>
        </w:rPr>
        <w:t>返回值。</w:t>
      </w:r>
      <w:r w:rsidR="00E766A5" w:rsidRPr="00A45500">
        <w:rPr>
          <w:rFonts w:hint="eastAsia"/>
        </w:rPr>
        <w:t>但</w:t>
      </w:r>
      <w:r w:rsidR="00297FBA" w:rsidRPr="00A45500">
        <w:rPr>
          <w:rFonts w:hint="eastAsia"/>
        </w:rPr>
        <w:t>在程序实际执行环境</w:t>
      </w:r>
      <w:r w:rsidR="00E766A5" w:rsidRPr="00A45500">
        <w:rPr>
          <w:rFonts w:hint="eastAsia"/>
        </w:rPr>
        <w:t>中往往会存在多种不确定因素</w:t>
      </w:r>
      <w:r w:rsidR="00F766E4" w:rsidRPr="00A45500">
        <w:rPr>
          <w:rFonts w:hint="eastAsia"/>
        </w:rPr>
        <w:t>，导致循环执行程序的结果</w:t>
      </w:r>
      <w:r w:rsidR="000B4527" w:rsidRPr="00A45500">
        <w:rPr>
          <w:rFonts w:hint="eastAsia"/>
        </w:rPr>
        <w:t>不同</w:t>
      </w:r>
      <w:r w:rsidR="009F079C" w:rsidRPr="00A45500">
        <w:rPr>
          <w:rFonts w:hint="eastAsia"/>
        </w:rPr>
        <w:t>。</w:t>
      </w:r>
      <w:r w:rsidR="00C075A8" w:rsidRPr="00A45500">
        <w:rPr>
          <w:rFonts w:hint="eastAsia"/>
        </w:rPr>
        <w:t>本节</w:t>
      </w:r>
      <w:r w:rsidR="00FA287B" w:rsidRPr="00A45500">
        <w:rPr>
          <w:rFonts w:hint="eastAsia"/>
        </w:rPr>
        <w:t>对</w:t>
      </w:r>
      <w:r w:rsidR="00C5491C" w:rsidRPr="00A45500">
        <w:rPr>
          <w:rFonts w:hint="eastAsia"/>
        </w:rPr>
        <w:t>不确定因素</w:t>
      </w:r>
      <w:r w:rsidR="00265335" w:rsidRPr="00A45500">
        <w:rPr>
          <w:rFonts w:hint="eastAsia"/>
        </w:rPr>
        <w:t>的实际来源进行分析</w:t>
      </w:r>
      <w:r w:rsidR="00C075A8" w:rsidRPr="00A45500">
        <w:rPr>
          <w:rFonts w:hint="eastAsia"/>
        </w:rPr>
        <w:t>，</w:t>
      </w:r>
      <w:r w:rsidR="00107211" w:rsidRPr="00A45500">
        <w:rPr>
          <w:rFonts w:hint="eastAsia"/>
        </w:rPr>
        <w:t>列出已知的导致程序不确定性的来源</w:t>
      </w:r>
      <w:r w:rsidR="00A15295" w:rsidRPr="00A45500">
        <w:rPr>
          <w:rFonts w:hint="eastAsia"/>
        </w:rPr>
        <w:t>，</w:t>
      </w:r>
      <w:r w:rsidR="00972628" w:rsidRPr="00A45500">
        <w:rPr>
          <w:rFonts w:hint="eastAsia"/>
        </w:rPr>
        <w:t>在后续章节会</w:t>
      </w:r>
      <w:r w:rsidR="00E17B9E" w:rsidRPr="00A45500">
        <w:rPr>
          <w:rFonts w:hint="eastAsia"/>
        </w:rPr>
        <w:t>针对下列不确定性因素设计并实现</w:t>
      </w:r>
      <w:r w:rsidR="00A45BA2" w:rsidRPr="00A45500">
        <w:rPr>
          <w:rFonts w:hint="eastAsia"/>
        </w:rPr>
        <w:t>可重现方案</w:t>
      </w:r>
      <w:r w:rsidR="00643E2D" w:rsidRPr="00A45500">
        <w:rPr>
          <w:rFonts w:hint="eastAsia"/>
        </w:rPr>
        <w:t>。</w:t>
      </w:r>
    </w:p>
    <w:p w14:paraId="1784D722" w14:textId="65C29F5A" w:rsidR="00877C53" w:rsidRPr="00A45500" w:rsidRDefault="00877C53" w:rsidP="00877C53">
      <w:pPr>
        <w:ind w:firstLineChars="0" w:firstLine="480"/>
        <w:rPr>
          <w:b/>
          <w:bCs/>
        </w:rPr>
      </w:pPr>
      <w:r w:rsidRPr="00A45500">
        <w:rPr>
          <w:rFonts w:hint="eastAsia"/>
          <w:b/>
          <w:bCs/>
        </w:rPr>
        <w:t xml:space="preserve">1. </w:t>
      </w:r>
      <w:r w:rsidR="006B4296" w:rsidRPr="00A45500">
        <w:rPr>
          <w:rFonts w:hint="eastAsia"/>
          <w:b/>
          <w:bCs/>
        </w:rPr>
        <w:t>系统调用</w:t>
      </w:r>
    </w:p>
    <w:p w14:paraId="66814F13" w14:textId="550BA74A" w:rsidR="002E3293" w:rsidRPr="00A45500" w:rsidRDefault="00745E77" w:rsidP="00877C53">
      <w:pPr>
        <w:ind w:firstLineChars="0" w:firstLine="480"/>
      </w:pPr>
      <w:r w:rsidRPr="00A45500">
        <w:rPr>
          <w:rFonts w:hint="eastAsia"/>
        </w:rPr>
        <w:t>系统调用</w:t>
      </w:r>
      <w:r w:rsidR="00EB5830" w:rsidRPr="00A45500">
        <w:rPr>
          <w:rFonts w:hint="eastAsia"/>
        </w:rPr>
        <w:t>（</w:t>
      </w:r>
      <w:r w:rsidR="00EB5830" w:rsidRPr="00A45500">
        <w:rPr>
          <w:rFonts w:hint="eastAsia"/>
        </w:rPr>
        <w:t>S</w:t>
      </w:r>
      <w:r w:rsidR="00EB5830" w:rsidRPr="00A45500">
        <w:t>ystem Call</w:t>
      </w:r>
      <w:r w:rsidR="00EB5830" w:rsidRPr="00A45500">
        <w:rPr>
          <w:rFonts w:hint="eastAsia"/>
        </w:rPr>
        <w:t>）被设计用来</w:t>
      </w:r>
      <w:r w:rsidR="008C5D2C" w:rsidRPr="00A45500">
        <w:rPr>
          <w:rFonts w:hint="eastAsia"/>
        </w:rPr>
        <w:t>实现系统功能</w:t>
      </w:r>
      <w:r w:rsidR="00B920E3" w:rsidRPr="00A45500">
        <w:rPr>
          <w:rFonts w:hint="eastAsia"/>
        </w:rPr>
        <w:t>，由操作系统核心提供，运行于内核态</w:t>
      </w:r>
      <w:r w:rsidR="00E44FAF" w:rsidRPr="00A45500">
        <w:rPr>
          <w:rFonts w:hint="eastAsia"/>
        </w:rPr>
        <w:t>，为</w:t>
      </w:r>
      <w:r w:rsidR="009A739E" w:rsidRPr="00A45500">
        <w:rPr>
          <w:rFonts w:hint="eastAsia"/>
        </w:rPr>
        <w:t>用户空间进程</w:t>
      </w:r>
      <w:r w:rsidR="00095D0F" w:rsidRPr="00A45500">
        <w:rPr>
          <w:rFonts w:hint="eastAsia"/>
        </w:rPr>
        <w:t>和硬件设备</w:t>
      </w:r>
      <w:r w:rsidR="00656F2F" w:rsidRPr="00A45500">
        <w:rPr>
          <w:rFonts w:hint="eastAsia"/>
        </w:rPr>
        <w:t>的交互</w:t>
      </w:r>
      <w:r w:rsidR="0042202A" w:rsidRPr="00A45500">
        <w:rPr>
          <w:rFonts w:hint="eastAsia"/>
        </w:rPr>
        <w:t>提供接口</w:t>
      </w:r>
      <w:r w:rsidR="005C7FF2" w:rsidRPr="00A45500">
        <w:rPr>
          <w:rFonts w:hint="eastAsia"/>
        </w:rPr>
        <w:t>。</w:t>
      </w:r>
      <w:r w:rsidR="005B3A2C" w:rsidRPr="00A45500">
        <w:rPr>
          <w:rFonts w:hint="eastAsia"/>
        </w:rPr>
        <w:t>与当前操作系统</w:t>
      </w:r>
      <w:r w:rsidR="0069015D" w:rsidRPr="00A45500">
        <w:rPr>
          <w:rFonts w:hint="eastAsia"/>
        </w:rPr>
        <w:t>状态</w:t>
      </w:r>
      <w:r w:rsidR="005B3A2C" w:rsidRPr="00A45500">
        <w:rPr>
          <w:rFonts w:hint="eastAsia"/>
        </w:rPr>
        <w:t>有关</w:t>
      </w:r>
      <w:r w:rsidR="00727F5E" w:rsidRPr="00A45500">
        <w:rPr>
          <w:rFonts w:hint="eastAsia"/>
        </w:rPr>
        <w:t>的</w:t>
      </w:r>
      <w:r w:rsidR="00DD4BF4" w:rsidRPr="00A45500">
        <w:rPr>
          <w:rFonts w:hint="eastAsia"/>
        </w:rPr>
        <w:t>系统调</w:t>
      </w:r>
      <w:r w:rsidR="00DD4BF4" w:rsidRPr="00A45500">
        <w:t>用</w:t>
      </w:r>
      <w:r w:rsidR="00765275" w:rsidRPr="00A45500">
        <w:rPr>
          <w:rFonts w:hint="eastAsia"/>
        </w:rPr>
        <w:t>（如</w:t>
      </w:r>
      <w:r w:rsidR="009F2210" w:rsidRPr="00A45500">
        <w:rPr>
          <w:rFonts w:hint="eastAsia"/>
        </w:rPr>
        <w:t>获取进程标识符</w:t>
      </w:r>
      <m:oMath>
        <m:r>
          <w:rPr>
            <w:rFonts w:ascii="Cambria Math" w:hAnsi="Cambria Math"/>
          </w:rPr>
          <m:t>getpid</m:t>
        </m:r>
      </m:oMath>
      <w:r w:rsidR="009746CD" w:rsidRPr="00A45500">
        <w:t>、</w:t>
      </w:r>
      <w:r w:rsidR="009746CD" w:rsidRPr="00A45500">
        <w:rPr>
          <w:rFonts w:hint="eastAsia"/>
        </w:rPr>
        <w:t>获取计时器值</w:t>
      </w:r>
      <m:oMath>
        <m:r>
          <w:rPr>
            <w:rFonts w:ascii="Cambria Math" w:hAnsi="Cambria Math"/>
          </w:rPr>
          <m:t>getitimer</m:t>
        </m:r>
      </m:oMath>
      <w:r w:rsidR="001551B5" w:rsidRPr="00A45500">
        <w:rPr>
          <w:rFonts w:hint="eastAsia"/>
        </w:rPr>
        <w:t>等</w:t>
      </w:r>
      <w:r w:rsidR="00765275" w:rsidRPr="00A45500">
        <w:rPr>
          <w:rFonts w:hint="eastAsia"/>
        </w:rPr>
        <w:t>）</w:t>
      </w:r>
      <w:r w:rsidR="000C73F5" w:rsidRPr="00A45500">
        <w:rPr>
          <w:rFonts w:hint="eastAsia"/>
        </w:rPr>
        <w:t>均具有不确定性</w:t>
      </w:r>
      <w:r w:rsidR="00874B81" w:rsidRPr="00A45500">
        <w:rPr>
          <w:rFonts w:hint="eastAsia"/>
        </w:rPr>
        <w:t>。</w:t>
      </w:r>
    </w:p>
    <w:p w14:paraId="4EF9705A" w14:textId="345832D3" w:rsidR="00693FB3" w:rsidRPr="00A45500" w:rsidRDefault="008E7B7F" w:rsidP="00693FB3">
      <w:pPr>
        <w:ind w:firstLineChars="0" w:firstLine="480"/>
        <w:rPr>
          <w:b/>
          <w:bCs/>
        </w:rPr>
      </w:pPr>
      <w:r w:rsidRPr="00A45500">
        <w:rPr>
          <w:b/>
          <w:bCs/>
        </w:rPr>
        <w:t>2</w:t>
      </w:r>
      <w:r w:rsidR="00693FB3" w:rsidRPr="00A45500">
        <w:rPr>
          <w:b/>
          <w:bCs/>
        </w:rPr>
        <w:t>. CPU</w:t>
      </w:r>
      <w:r w:rsidR="00693FB3" w:rsidRPr="00A45500">
        <w:rPr>
          <w:rFonts w:hint="eastAsia"/>
          <w:b/>
          <w:bCs/>
        </w:rPr>
        <w:t>指令</w:t>
      </w:r>
    </w:p>
    <w:p w14:paraId="52581598" w14:textId="37C021F2" w:rsidR="00693FB3" w:rsidRPr="00A45500" w:rsidRDefault="000C17CC" w:rsidP="00693FB3">
      <w:pPr>
        <w:ind w:firstLineChars="0" w:firstLine="480"/>
      </w:pPr>
      <w:r w:rsidRPr="00A45500">
        <w:rPr>
          <w:rFonts w:hint="eastAsia"/>
        </w:rPr>
        <w:t>小</w:t>
      </w:r>
      <w:r w:rsidR="00693FB3" w:rsidRPr="00A45500">
        <w:rPr>
          <w:rFonts w:hint="eastAsia"/>
        </w:rPr>
        <w:t>部分</w:t>
      </w:r>
      <w:r w:rsidR="00693FB3" w:rsidRPr="00A45500">
        <w:rPr>
          <w:rFonts w:hint="eastAsia"/>
        </w:rPr>
        <w:t>C</w:t>
      </w:r>
      <w:r w:rsidR="00693FB3" w:rsidRPr="00A45500">
        <w:t>PU</w:t>
      </w:r>
      <w:r w:rsidR="00693FB3" w:rsidRPr="00A45500">
        <w:rPr>
          <w:rFonts w:hint="eastAsia"/>
        </w:rPr>
        <w:t>指令本身也是不确定的，尤其是特权指令，会在用户态引发异常。</w:t>
      </w:r>
    </w:p>
    <w:p w14:paraId="58E4433E" w14:textId="092F295E" w:rsidR="00531408" w:rsidRPr="00A45500" w:rsidRDefault="007401C9" w:rsidP="00877C53">
      <w:pPr>
        <w:ind w:firstLineChars="0" w:firstLine="480"/>
        <w:rPr>
          <w:b/>
          <w:bCs/>
        </w:rPr>
      </w:pPr>
      <w:r w:rsidRPr="00A45500">
        <w:rPr>
          <w:b/>
          <w:bCs/>
        </w:rPr>
        <w:t>3</w:t>
      </w:r>
      <w:r w:rsidR="00531408" w:rsidRPr="00A45500">
        <w:rPr>
          <w:b/>
          <w:bCs/>
        </w:rPr>
        <w:t xml:space="preserve">. </w:t>
      </w:r>
      <w:r w:rsidR="00B86120" w:rsidRPr="00A45500">
        <w:rPr>
          <w:rFonts w:hint="eastAsia"/>
          <w:b/>
          <w:bCs/>
        </w:rPr>
        <w:t>异步事件</w:t>
      </w:r>
    </w:p>
    <w:p w14:paraId="2D923D1A" w14:textId="7CC21140" w:rsidR="002E3293" w:rsidRPr="00A45500" w:rsidRDefault="00E0659A" w:rsidP="00877C53">
      <w:pPr>
        <w:ind w:firstLineChars="0" w:firstLine="480"/>
      </w:pPr>
      <w:r w:rsidRPr="00A45500">
        <w:rPr>
          <w:rFonts w:hint="eastAsia"/>
        </w:rPr>
        <w:t>外部</w:t>
      </w:r>
      <w:r w:rsidR="006D351B" w:rsidRPr="00A45500">
        <w:rPr>
          <w:rFonts w:hint="eastAsia"/>
        </w:rPr>
        <w:t>与异常机制是</w:t>
      </w:r>
      <w:r w:rsidR="006D351B" w:rsidRPr="00A45500">
        <w:rPr>
          <w:rFonts w:hint="eastAsia"/>
        </w:rPr>
        <w:t>CP</w:t>
      </w:r>
      <w:r w:rsidR="006D351B" w:rsidRPr="00A45500">
        <w:rPr>
          <w:rFonts w:hint="eastAsia"/>
        </w:rPr>
        <w:t>对信号做出的一种反应</w:t>
      </w:r>
      <w:r w:rsidR="00455C2D" w:rsidRPr="00A45500">
        <w:rPr>
          <w:rFonts w:hint="eastAsia"/>
        </w:rPr>
        <w:t>，</w:t>
      </w:r>
      <w:r w:rsidR="007401C9" w:rsidRPr="00A45500">
        <w:rPr>
          <w:rFonts w:hint="eastAsia"/>
        </w:rPr>
        <w:t>通常是异步的，</w:t>
      </w:r>
      <w:r w:rsidR="003B36C6" w:rsidRPr="00A45500">
        <w:rPr>
          <w:rFonts w:hint="eastAsia"/>
        </w:rPr>
        <w:t>是不确定性的主要来源</w:t>
      </w:r>
      <w:r w:rsidR="00874B81" w:rsidRPr="00A45500">
        <w:rPr>
          <w:rFonts w:hint="eastAsia"/>
        </w:rPr>
        <w:t>。</w:t>
      </w:r>
      <w:r w:rsidR="006E4BBC" w:rsidRPr="00A45500">
        <w:rPr>
          <w:rFonts w:hint="eastAsia"/>
        </w:rPr>
        <w:t>硬件中断是由硬件设备触发的，发生特定事件</w:t>
      </w:r>
      <w:r w:rsidR="00EB665A" w:rsidRPr="00A45500">
        <w:rPr>
          <w:rFonts w:hint="eastAsia"/>
        </w:rPr>
        <w:t>时与内核交互</w:t>
      </w:r>
      <w:r w:rsidR="004662AE" w:rsidRPr="00A45500">
        <w:rPr>
          <w:rFonts w:hint="eastAsia"/>
        </w:rPr>
        <w:t>，如</w:t>
      </w:r>
      <w:r w:rsidR="00D4548E" w:rsidRPr="00A45500">
        <w:rPr>
          <w:rFonts w:hint="eastAsia"/>
        </w:rPr>
        <w:t>网</w:t>
      </w:r>
      <w:r w:rsidR="00D4548E" w:rsidRPr="00A45500">
        <w:rPr>
          <w:rFonts w:hint="eastAsia"/>
        </w:rPr>
        <w:lastRenderedPageBreak/>
        <w:t>卡接收到数据包时触发硬中断</w:t>
      </w:r>
      <w:r w:rsidR="00763C08" w:rsidRPr="00A45500">
        <w:rPr>
          <w:rFonts w:hint="eastAsia"/>
        </w:rPr>
        <w:t>。</w:t>
      </w:r>
      <w:r w:rsidR="009625AD" w:rsidRPr="00A45500">
        <w:rPr>
          <w:rFonts w:hint="eastAsia"/>
        </w:rPr>
        <w:t>处理</w:t>
      </w:r>
      <w:r w:rsidR="00763C08" w:rsidRPr="00A45500">
        <w:rPr>
          <w:rFonts w:hint="eastAsia"/>
        </w:rPr>
        <w:t>中断与</w:t>
      </w:r>
      <w:proofErr w:type="gramStart"/>
      <w:r w:rsidR="00763C08" w:rsidRPr="00A45500">
        <w:rPr>
          <w:rFonts w:hint="eastAsia"/>
        </w:rPr>
        <w:t>异常</w:t>
      </w:r>
      <w:r w:rsidR="009625AD" w:rsidRPr="00A45500">
        <w:rPr>
          <w:rFonts w:hint="eastAsia"/>
        </w:rPr>
        <w:t>会</w:t>
      </w:r>
      <w:proofErr w:type="gramEnd"/>
      <w:r w:rsidR="009625AD" w:rsidRPr="00A45500">
        <w:rPr>
          <w:rFonts w:hint="eastAsia"/>
        </w:rPr>
        <w:t>导致不确定的数据流结果</w:t>
      </w:r>
      <w:r w:rsidR="00155037" w:rsidRPr="00A45500">
        <w:rPr>
          <w:rFonts w:hint="eastAsia"/>
        </w:rPr>
        <w:t>。</w:t>
      </w:r>
    </w:p>
    <w:p w14:paraId="2E5C4A74" w14:textId="7989EDCE" w:rsidR="002E3293" w:rsidRPr="00A45500" w:rsidRDefault="009D67CE" w:rsidP="00877C53">
      <w:pPr>
        <w:ind w:firstLineChars="0" w:firstLine="480"/>
        <w:rPr>
          <w:b/>
          <w:bCs/>
        </w:rPr>
      </w:pPr>
      <w:r w:rsidRPr="00A45500">
        <w:rPr>
          <w:b/>
          <w:bCs/>
        </w:rPr>
        <w:t>4</w:t>
      </w:r>
      <w:r w:rsidR="003432EB" w:rsidRPr="00A45500">
        <w:rPr>
          <w:b/>
          <w:bCs/>
        </w:rPr>
        <w:t xml:space="preserve">. </w:t>
      </w:r>
      <w:r w:rsidR="00AE29EB" w:rsidRPr="00A45500">
        <w:rPr>
          <w:rFonts w:hint="eastAsia"/>
          <w:b/>
          <w:bCs/>
        </w:rPr>
        <w:t>共享</w:t>
      </w:r>
      <w:r w:rsidR="00C66CCD" w:rsidRPr="00A45500">
        <w:rPr>
          <w:rFonts w:hint="eastAsia"/>
          <w:b/>
          <w:bCs/>
        </w:rPr>
        <w:t>内存</w:t>
      </w:r>
      <w:r w:rsidR="004A5A5D" w:rsidRPr="00A45500">
        <w:rPr>
          <w:rFonts w:hint="eastAsia"/>
          <w:b/>
          <w:bCs/>
        </w:rPr>
        <w:t>竞争</w:t>
      </w:r>
    </w:p>
    <w:p w14:paraId="71B75721" w14:textId="279CC768" w:rsidR="00C90B62" w:rsidRPr="00A45500" w:rsidRDefault="00330114" w:rsidP="00877C53">
      <w:pPr>
        <w:ind w:firstLineChars="0" w:firstLine="480"/>
      </w:pPr>
      <w:r w:rsidRPr="00A45500">
        <w:rPr>
          <w:rFonts w:hint="eastAsia"/>
        </w:rPr>
        <w:t>多核架构下</w:t>
      </w:r>
      <w:r w:rsidR="008E3C5A" w:rsidRPr="00A45500">
        <w:rPr>
          <w:rFonts w:hint="eastAsia"/>
        </w:rPr>
        <w:t>的并行程序</w:t>
      </w:r>
      <w:r w:rsidRPr="00A45500">
        <w:rPr>
          <w:rFonts w:hint="eastAsia"/>
        </w:rPr>
        <w:t>对共享</w:t>
      </w:r>
      <w:r w:rsidR="00A95452" w:rsidRPr="00A45500">
        <w:rPr>
          <w:rFonts w:hint="eastAsia"/>
        </w:rPr>
        <w:t>内存</w:t>
      </w:r>
      <w:r w:rsidRPr="00A45500">
        <w:rPr>
          <w:rFonts w:hint="eastAsia"/>
        </w:rPr>
        <w:t>的访问频率很高</w:t>
      </w:r>
      <w:r w:rsidR="00F8354A" w:rsidRPr="00A45500">
        <w:rPr>
          <w:rFonts w:hint="eastAsia"/>
        </w:rPr>
        <w:t>，</w:t>
      </w:r>
      <w:r w:rsidR="006664EB" w:rsidRPr="00A45500">
        <w:rPr>
          <w:rFonts w:hint="eastAsia"/>
        </w:rPr>
        <w:t>来</w:t>
      </w:r>
      <w:r w:rsidR="008E3C5A" w:rsidRPr="00A45500">
        <w:rPr>
          <w:rFonts w:hint="eastAsia"/>
        </w:rPr>
        <w:t>自不同进程的访存指令访问共享</w:t>
      </w:r>
      <w:r w:rsidR="00E14573" w:rsidRPr="00A45500">
        <w:rPr>
          <w:rFonts w:hint="eastAsia"/>
        </w:rPr>
        <w:t>内存</w:t>
      </w:r>
      <w:r w:rsidR="008E3C5A" w:rsidRPr="00A45500">
        <w:rPr>
          <w:rFonts w:hint="eastAsia"/>
        </w:rPr>
        <w:t>时会产生新的不确定性。</w:t>
      </w:r>
    </w:p>
    <w:p w14:paraId="54FEAE24" w14:textId="60EFF737" w:rsidR="00323EC1" w:rsidRPr="00A45500" w:rsidRDefault="00FA73C3" w:rsidP="00877C53">
      <w:pPr>
        <w:ind w:firstLineChars="0" w:firstLine="480"/>
        <w:rPr>
          <w:b/>
          <w:bCs/>
        </w:rPr>
      </w:pPr>
      <w:r w:rsidRPr="00A45500">
        <w:rPr>
          <w:b/>
          <w:bCs/>
        </w:rPr>
        <w:t>5</w:t>
      </w:r>
      <w:r w:rsidR="00323EC1" w:rsidRPr="00A45500">
        <w:rPr>
          <w:b/>
          <w:bCs/>
        </w:rPr>
        <w:t xml:space="preserve">. </w:t>
      </w:r>
      <w:r w:rsidR="00323EC1" w:rsidRPr="00A45500">
        <w:rPr>
          <w:rFonts w:hint="eastAsia"/>
          <w:b/>
          <w:bCs/>
        </w:rPr>
        <w:t>线程间同步</w:t>
      </w:r>
    </w:p>
    <w:p w14:paraId="22D5214F" w14:textId="63A6EBE9" w:rsidR="00D3388C" w:rsidRPr="00A45500" w:rsidRDefault="00B257B0" w:rsidP="00877C53">
      <w:pPr>
        <w:ind w:firstLineChars="0" w:firstLine="480"/>
      </w:pPr>
      <w:r w:rsidRPr="00A45500">
        <w:rPr>
          <w:rFonts w:hint="eastAsia"/>
        </w:rPr>
        <w:t>如</w:t>
      </w:r>
      <w:r w:rsidR="00131D31" w:rsidRPr="00A45500">
        <w:rPr>
          <w:rFonts w:hint="eastAsia"/>
        </w:rPr>
        <w:t>用于实现</w:t>
      </w:r>
      <w:r w:rsidR="00E35CB2" w:rsidRPr="00A45500">
        <w:rPr>
          <w:rFonts w:hint="eastAsia"/>
        </w:rPr>
        <w:t>信号锁定</w:t>
      </w:r>
      <w:r w:rsidR="001413AA" w:rsidRPr="00A45500">
        <w:rPr>
          <w:rFonts w:hint="eastAsia"/>
        </w:rPr>
        <w:t>的</w:t>
      </w:r>
      <w:r w:rsidR="00606D4F" w:rsidRPr="00A45500">
        <w:rPr>
          <w:rFonts w:hint="eastAsia"/>
        </w:rPr>
        <w:t>系统调用</w:t>
      </w:r>
      <m:oMath>
        <m:r>
          <w:rPr>
            <w:rFonts w:ascii="Cambria Math" w:hAnsi="Cambria Math" w:hint="eastAsia"/>
          </w:rPr>
          <m:t>f</m:t>
        </m:r>
        <m:r>
          <w:rPr>
            <w:rFonts w:ascii="Cambria Math" w:hAnsi="Cambria Math"/>
          </w:rPr>
          <m:t>utex</m:t>
        </m:r>
      </m:oMath>
      <w:r w:rsidR="00131D31" w:rsidRPr="00A45500">
        <w:rPr>
          <w:rFonts w:hint="eastAsia"/>
        </w:rPr>
        <w:t>，</w:t>
      </w:r>
      <w:r w:rsidR="00DA6B01" w:rsidRPr="00A45500">
        <w:rPr>
          <w:rFonts w:hint="eastAsia"/>
        </w:rPr>
        <w:t>线程间的调度机制也会带来不确定性</w:t>
      </w:r>
      <w:r w:rsidR="0089796E" w:rsidRPr="00A45500">
        <w:rPr>
          <w:rFonts w:hint="eastAsia"/>
        </w:rPr>
        <w:t>因素。</w:t>
      </w:r>
    </w:p>
    <w:p w14:paraId="6DD3A57A" w14:textId="26D4BC7B" w:rsidR="00D3388C" w:rsidRPr="00A45500" w:rsidRDefault="00FA73C3" w:rsidP="00877C53">
      <w:pPr>
        <w:ind w:firstLineChars="0" w:firstLine="480"/>
        <w:rPr>
          <w:b/>
          <w:bCs/>
        </w:rPr>
      </w:pPr>
      <w:r w:rsidRPr="00A45500">
        <w:rPr>
          <w:b/>
          <w:bCs/>
        </w:rPr>
        <w:t>6</w:t>
      </w:r>
      <w:r w:rsidR="00D3388C" w:rsidRPr="00A45500">
        <w:rPr>
          <w:b/>
          <w:bCs/>
        </w:rPr>
        <w:t xml:space="preserve">. </w:t>
      </w:r>
      <w:r w:rsidR="00D3388C" w:rsidRPr="00A45500">
        <w:rPr>
          <w:rFonts w:hint="eastAsia"/>
          <w:b/>
          <w:bCs/>
        </w:rPr>
        <w:t>文件系统</w:t>
      </w:r>
      <w:r w:rsidR="00737E73" w:rsidRPr="00A45500">
        <w:rPr>
          <w:rFonts w:hint="eastAsia"/>
          <w:b/>
          <w:bCs/>
        </w:rPr>
        <w:t>访问</w:t>
      </w:r>
    </w:p>
    <w:p w14:paraId="34015AF0" w14:textId="51AB8BA9" w:rsidR="005C0AC3" w:rsidRPr="00A45500" w:rsidRDefault="008B43BC" w:rsidP="00877C53">
      <w:pPr>
        <w:ind w:firstLineChars="0" w:firstLine="480"/>
      </w:pPr>
      <w:r w:rsidRPr="00A45500">
        <w:rPr>
          <w:rFonts w:hint="eastAsia"/>
        </w:rPr>
        <w:t>文件系统</w:t>
      </w:r>
      <w:r w:rsidR="00B75E63" w:rsidRPr="00A45500">
        <w:rPr>
          <w:rFonts w:hint="eastAsia"/>
        </w:rPr>
        <w:t>访问也会带来</w:t>
      </w:r>
      <w:r w:rsidR="008D4921" w:rsidRPr="00A45500">
        <w:rPr>
          <w:rFonts w:hint="eastAsia"/>
        </w:rPr>
        <w:t>大量</w:t>
      </w:r>
      <w:r w:rsidRPr="00A45500">
        <w:rPr>
          <w:rFonts w:hint="eastAsia"/>
        </w:rPr>
        <w:t>不确定性</w:t>
      </w:r>
      <w:r w:rsidR="008D4921" w:rsidRPr="00A45500">
        <w:rPr>
          <w:rFonts w:hint="eastAsia"/>
        </w:rPr>
        <w:t>因素</w:t>
      </w:r>
      <w:r w:rsidR="00F01D0E" w:rsidRPr="00A45500">
        <w:rPr>
          <w:rFonts w:hint="eastAsia"/>
        </w:rPr>
        <w:t>，如</w:t>
      </w:r>
      <w:r w:rsidR="00A27FAF" w:rsidRPr="00A45500">
        <w:rPr>
          <w:rFonts w:hint="eastAsia"/>
        </w:rPr>
        <w:t>返回文件夹名称</w:t>
      </w:r>
      <w:r w:rsidR="002254FD" w:rsidRPr="00A45500">
        <w:rPr>
          <w:rFonts w:hint="eastAsia"/>
        </w:rPr>
        <w:t>操作</w:t>
      </w:r>
      <w:r w:rsidR="00BF6F07" w:rsidRPr="00A45500">
        <w:rPr>
          <w:rFonts w:hint="eastAsia"/>
        </w:rPr>
        <w:t>。</w:t>
      </w:r>
    </w:p>
    <w:p w14:paraId="3D19BA65" w14:textId="7A164A6D" w:rsidR="008413C6" w:rsidRPr="00A45500" w:rsidRDefault="008413C6" w:rsidP="008413C6">
      <w:pPr>
        <w:pStyle w:val="22"/>
      </w:pPr>
      <w:bookmarkStart w:id="125" w:name="_Toc99905747"/>
      <w:r w:rsidRPr="00A45500">
        <w:rPr>
          <w:rFonts w:hint="eastAsia"/>
        </w:rPr>
        <w:t>2</w:t>
      </w:r>
      <w:r w:rsidRPr="00A45500">
        <w:t xml:space="preserve">.2.2 </w:t>
      </w:r>
      <w:r w:rsidR="00F657B9" w:rsidRPr="00A45500">
        <w:rPr>
          <w:rFonts w:hint="eastAsia"/>
        </w:rPr>
        <w:t>追踪</w:t>
      </w:r>
      <w:r w:rsidR="00406E42" w:rsidRPr="00A45500">
        <w:rPr>
          <w:rFonts w:hint="eastAsia"/>
        </w:rPr>
        <w:t>进程系统调用</w:t>
      </w:r>
      <w:r w:rsidR="00406E42" w:rsidRPr="00A45500">
        <w:rPr>
          <w:rFonts w:hint="eastAsia"/>
        </w:rPr>
        <w:t>ptrace</w:t>
      </w:r>
      <w:bookmarkEnd w:id="125"/>
    </w:p>
    <w:p w14:paraId="5417DBC7" w14:textId="18E07880" w:rsidR="00FC6DC9" w:rsidRPr="00A45500" w:rsidRDefault="00376A6F" w:rsidP="003B3556">
      <w:pPr>
        <w:ind w:firstLine="480"/>
      </w:pPr>
      <w:r w:rsidRPr="00A45500">
        <w:rPr>
          <w:rFonts w:hint="eastAsia"/>
        </w:rPr>
        <w:t>确定性执行工具</w:t>
      </w:r>
      <w:r w:rsidR="0057194D" w:rsidRPr="00A45500">
        <w:rPr>
          <w:rFonts w:hint="eastAsia"/>
        </w:rPr>
        <w:t>往往需要</w:t>
      </w:r>
      <w:r w:rsidR="00187CC2" w:rsidRPr="00A45500">
        <w:rPr>
          <w:rFonts w:hint="eastAsia"/>
        </w:rPr>
        <w:t>追踪进程中的</w:t>
      </w:r>
      <w:r w:rsidR="00E87A68" w:rsidRPr="00A45500">
        <w:rPr>
          <w:rFonts w:hint="eastAsia"/>
        </w:rPr>
        <w:t>不确定信息，</w:t>
      </w:r>
      <w:r w:rsidR="00445D7C" w:rsidRPr="00A45500">
        <w:rPr>
          <w:rFonts w:hint="eastAsia"/>
        </w:rPr>
        <w:t>如之前</w:t>
      </w:r>
    </w:p>
    <w:p w14:paraId="4B75B28E" w14:textId="02D58339" w:rsidR="003B3556" w:rsidRPr="00A45500" w:rsidRDefault="000B2AEA" w:rsidP="003B3556">
      <w:pPr>
        <w:ind w:firstLine="480"/>
      </w:pPr>
      <w:r w:rsidRPr="00A45500">
        <w:rPr>
          <w:rFonts w:hint="eastAsia"/>
        </w:rPr>
        <w:t>L</w:t>
      </w:r>
      <w:r w:rsidRPr="00A45500">
        <w:t>inux</w:t>
      </w:r>
      <w:r w:rsidRPr="00A45500">
        <w:rPr>
          <w:rFonts w:hint="eastAsia"/>
        </w:rPr>
        <w:t>内核</w:t>
      </w:r>
      <w:r w:rsidR="00EE48D0" w:rsidRPr="00A45500">
        <w:rPr>
          <w:rFonts w:hint="eastAsia"/>
        </w:rPr>
        <w:t>提供了</w:t>
      </w:r>
      <w:r w:rsidR="009425FB" w:rsidRPr="00A45500">
        <w:rPr>
          <w:rFonts w:hint="eastAsia"/>
        </w:rPr>
        <w:t>一个</w:t>
      </w:r>
      <w:r w:rsidR="008D0C88" w:rsidRPr="00A45500">
        <w:rPr>
          <w:rFonts w:hint="eastAsia"/>
        </w:rPr>
        <w:t>追踪进程</w:t>
      </w:r>
      <w:r w:rsidR="00F31FC0" w:rsidRPr="00A45500">
        <w:rPr>
          <w:rFonts w:hint="eastAsia"/>
        </w:rPr>
        <w:t>系统</w:t>
      </w:r>
      <w:r w:rsidR="003B3556" w:rsidRPr="00A45500">
        <w:rPr>
          <w:rFonts w:hint="eastAsia"/>
        </w:rPr>
        <w:t>调用函数</w:t>
      </w:r>
      <m:oMath>
        <m:r>
          <w:rPr>
            <w:rFonts w:ascii="Cambria Math" w:hAnsi="Cambria Math" w:hint="eastAsia"/>
          </w:rPr>
          <m:t>ptrace</m:t>
        </m:r>
      </m:oMath>
      <w:r w:rsidR="001F5DC1" w:rsidRPr="00A45500">
        <w:rPr>
          <w:rFonts w:hint="eastAsia"/>
        </w:rPr>
        <w:t>，</w:t>
      </w:r>
      <w:r w:rsidR="00B4564A" w:rsidRPr="00A45500">
        <w:rPr>
          <w:rFonts w:hint="eastAsia"/>
        </w:rPr>
        <w:t>可用来</w:t>
      </w:r>
      <w:r w:rsidR="003B3556" w:rsidRPr="00A45500">
        <w:rPr>
          <w:rFonts w:hint="eastAsia"/>
        </w:rPr>
        <w:t>监视并拦截</w:t>
      </w:r>
      <w:r w:rsidR="003C5082" w:rsidRPr="00A45500">
        <w:rPr>
          <w:rFonts w:hint="eastAsia"/>
        </w:rPr>
        <w:t>进程</w:t>
      </w:r>
      <w:r w:rsidR="003B3556" w:rsidRPr="00A45500">
        <w:rPr>
          <w:rFonts w:hint="eastAsia"/>
        </w:rPr>
        <w:t>执行</w:t>
      </w:r>
      <w:r w:rsidR="002E3356" w:rsidRPr="00A45500">
        <w:rPr>
          <w:rFonts w:hint="eastAsia"/>
        </w:rPr>
        <w:t>中</w:t>
      </w:r>
      <w:r w:rsidR="003B3556" w:rsidRPr="00A45500">
        <w:rPr>
          <w:rFonts w:hint="eastAsia"/>
        </w:rPr>
        <w:t>的所有系统调用。</w:t>
      </w:r>
      <m:oMath>
        <m:r>
          <w:rPr>
            <w:rFonts w:ascii="Cambria Math" w:hAnsi="Cambria Math" w:hint="eastAsia"/>
          </w:rPr>
          <m:t>ptrace</m:t>
        </m:r>
      </m:oMath>
      <w:r w:rsidR="003B3556" w:rsidRPr="00A45500">
        <w:rPr>
          <w:rFonts w:hint="eastAsia"/>
        </w:rPr>
        <w:t>实现在用户层利用一个进程（父进程）监视另一个进程（子进程或者线程）的执行。父进程可以拦截并修改子进程的系统调用、读取和写入子进程内存和寄存器等。通过</w:t>
      </w:r>
      <w:r w:rsidR="003B3556" w:rsidRPr="00A45500">
        <w:rPr>
          <w:rFonts w:hint="eastAsia"/>
        </w:rPr>
        <w:t xml:space="preserve">ptrace </w:t>
      </w:r>
      <w:r w:rsidR="003B3556" w:rsidRPr="00A45500">
        <w:rPr>
          <w:rFonts w:hint="eastAsia"/>
        </w:rPr>
        <w:t>可以用来实现断点调试和系统调用跟踪等目的。</w:t>
      </w:r>
    </w:p>
    <w:p w14:paraId="652CEC39" w14:textId="77777777" w:rsidR="00816E09" w:rsidRPr="00A45500" w:rsidRDefault="003B3556" w:rsidP="00816E09">
      <w:pPr>
        <w:ind w:firstLine="480"/>
      </w:pPr>
      <w:r w:rsidRPr="00A45500">
        <w:rPr>
          <w:rFonts w:hint="eastAsia"/>
        </w:rPr>
        <w:t xml:space="preserve">ptrace </w:t>
      </w:r>
      <w:r w:rsidRPr="00A45500">
        <w:rPr>
          <w:rFonts w:hint="eastAsia"/>
        </w:rPr>
        <w:t>的函数定义如下：</w:t>
      </w:r>
    </w:p>
    <w:p w14:paraId="7B60ED91" w14:textId="6851445E" w:rsidR="003B3556" w:rsidRPr="00A45500" w:rsidRDefault="00391458" w:rsidP="00816E09">
      <w:pPr>
        <w:ind w:leftChars="100" w:left="240" w:firstLineChars="400" w:firstLine="960"/>
      </w:pPr>
      <m:oMath>
        <m:r>
          <w:rPr>
            <w:rFonts w:ascii="Cambria Math" w:hAnsi="Cambria Math"/>
          </w:rPr>
          <m:t>#include &lt;sys/ptrace.h&gt;</m:t>
        </m:r>
      </m:oMath>
      <w:r w:rsidR="00D63ACD" w:rsidRPr="00A45500">
        <w:rPr>
          <w:rFonts w:hint="eastAsia"/>
        </w:rPr>
        <w:t xml:space="preserve"> </w:t>
      </w:r>
    </w:p>
    <w:p w14:paraId="5086BFA6" w14:textId="553AEF93" w:rsidR="003B3556" w:rsidRPr="00A45500" w:rsidRDefault="00391458" w:rsidP="003B3556">
      <w:pPr>
        <w:ind w:firstLine="480"/>
      </w:pPr>
      <m:oMathPara>
        <m:oMath>
          <m:r>
            <w:rPr>
              <w:rFonts w:ascii="Cambria Math" w:hAnsi="Cambria Math"/>
            </w:rPr>
            <m:t>Long ptrace(enum _ptrace_request request,pid_t pid,void * addr,void *data );</m:t>
          </m:r>
        </m:oMath>
      </m:oMathPara>
    </w:p>
    <w:p w14:paraId="5C731367" w14:textId="6486C0F8" w:rsidR="003B3556" w:rsidRPr="00A45500" w:rsidRDefault="003B3556" w:rsidP="003B3556">
      <w:pPr>
        <w:ind w:firstLine="480"/>
      </w:pPr>
      <w:r w:rsidRPr="00A45500">
        <w:rPr>
          <w:rFonts w:hint="eastAsia"/>
        </w:rPr>
        <w:t>被追踪的子进程中的信息转换为</w:t>
      </w:r>
      <w:r w:rsidRPr="00A45500">
        <w:rPr>
          <w:rFonts w:hint="eastAsia"/>
        </w:rPr>
        <w:t xml:space="preserve">SIGCHLD </w:t>
      </w:r>
      <w:r w:rsidRPr="00A45500">
        <w:rPr>
          <w:rFonts w:hint="eastAsia"/>
        </w:rPr>
        <w:t>信号，传递给执行追踪任务的父进程。</w:t>
      </w:r>
      <m:oMath>
        <m:r>
          <w:rPr>
            <w:rFonts w:ascii="Cambria Math" w:hAnsi="Cambria Math" w:hint="eastAsia"/>
          </w:rPr>
          <m:t>ptrace</m:t>
        </m:r>
      </m:oMath>
      <w:r w:rsidRPr="00A45500">
        <w:rPr>
          <w:rFonts w:hint="eastAsia"/>
        </w:rPr>
        <w:t xml:space="preserve"> </w:t>
      </w:r>
      <w:r w:rsidRPr="00A45500">
        <w:rPr>
          <w:rFonts w:hint="eastAsia"/>
        </w:rPr>
        <w:t>支持以下请求：</w:t>
      </w:r>
    </w:p>
    <w:p w14:paraId="45BC36ED"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附加到跟踪进程上，或者从正在跟踪的进程中分离；</w:t>
      </w:r>
    </w:p>
    <w:p w14:paraId="6093FA23"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读取或写入进程的内存、已保存的寄存器状态等信息；</w:t>
      </w:r>
    </w:p>
    <w:p w14:paraId="27EFFAF7"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持续上述过程，直到读取到特定系统调用或者返回信号。</w:t>
      </w:r>
    </w:p>
    <w:p w14:paraId="3C7B9EF0" w14:textId="5DC9208A" w:rsidR="003B3556" w:rsidRPr="00A45500" w:rsidRDefault="00DD2327" w:rsidP="003B3556">
      <w:pPr>
        <w:ind w:firstLine="480"/>
      </w:pPr>
      <m:oMath>
        <m:r>
          <w:rPr>
            <w:rFonts w:ascii="Cambria Math" w:hAnsi="Cambria Math" w:hint="eastAsia"/>
          </w:rPr>
          <m:t>ptrace</m:t>
        </m:r>
      </m:oMath>
      <w:r w:rsidR="003B3556" w:rsidRPr="00A45500">
        <w:rPr>
          <w:rFonts w:hint="eastAsia"/>
        </w:rPr>
        <w:t xml:space="preserve"> </w:t>
      </w:r>
      <w:r w:rsidR="003B3556" w:rsidRPr="00A45500">
        <w:rPr>
          <w:rFonts w:hint="eastAsia"/>
        </w:rPr>
        <w:t>被集成在</w:t>
      </w:r>
      <w:r w:rsidR="003B3556" w:rsidRPr="00A45500">
        <w:rPr>
          <w:rFonts w:hint="eastAsia"/>
        </w:rPr>
        <w:t>GDB</w:t>
      </w:r>
      <w:r w:rsidR="003B3556" w:rsidRPr="00A45500">
        <w:rPr>
          <w:rFonts w:hint="eastAsia"/>
        </w:rPr>
        <w:t>、</w:t>
      </w:r>
      <w:proofErr w:type="spellStart"/>
      <w:r w:rsidR="003B3556" w:rsidRPr="00A45500">
        <w:rPr>
          <w:rFonts w:hint="eastAsia"/>
        </w:rPr>
        <w:t>Strace</w:t>
      </w:r>
      <w:proofErr w:type="spellEnd"/>
      <w:r w:rsidR="003B3556" w:rsidRPr="00A45500">
        <w:rPr>
          <w:rFonts w:hint="eastAsia"/>
        </w:rPr>
        <w:t>、</w:t>
      </w:r>
      <w:proofErr w:type="spellStart"/>
      <w:r w:rsidR="003B3556" w:rsidRPr="00A45500">
        <w:rPr>
          <w:rFonts w:hint="eastAsia"/>
        </w:rPr>
        <w:t>Ltrace</w:t>
      </w:r>
      <w:proofErr w:type="spellEnd"/>
      <w:r w:rsidR="003B3556" w:rsidRPr="00A45500">
        <w:rPr>
          <w:rFonts w:hint="eastAsia"/>
        </w:rPr>
        <w:t>等系统调试工具中，但是</w:t>
      </w:r>
      <m:oMath>
        <m:r>
          <w:rPr>
            <w:rFonts w:ascii="Cambria Math" w:hAnsi="Cambria Math" w:hint="eastAsia"/>
          </w:rPr>
          <m:t>ptrace</m:t>
        </m:r>
      </m:oMath>
      <w:r w:rsidR="003B3556" w:rsidRPr="00A45500">
        <w:rPr>
          <w:rFonts w:hint="eastAsia"/>
        </w:rPr>
        <w:t xml:space="preserve"> </w:t>
      </w:r>
      <w:r w:rsidR="003B3556" w:rsidRPr="00A45500">
        <w:rPr>
          <w:rFonts w:hint="eastAsia"/>
        </w:rPr>
        <w:t>在使用中具有如下限制：</w:t>
      </w:r>
    </w:p>
    <w:p w14:paraId="6D8D226B"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跟踪多个进程和线程会造成额外开销的增加；</w:t>
      </w:r>
    </w:p>
    <w:p w14:paraId="5A6E5CC7"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读取子进程的内存和寄存器相关信息会增加巨额的额外开销，是直接</w:t>
      </w:r>
      <w:r w:rsidRPr="00A45500">
        <w:rPr>
          <w:rFonts w:hint="eastAsia"/>
        </w:rPr>
        <w:lastRenderedPageBreak/>
        <w:t>读取内核信息的</w:t>
      </w:r>
      <w:r w:rsidRPr="00A45500">
        <w:rPr>
          <w:rFonts w:hint="eastAsia"/>
        </w:rPr>
        <w:t>10</w:t>
      </w:r>
      <w:r w:rsidRPr="00A45500">
        <w:rPr>
          <w:rFonts w:hint="eastAsia"/>
        </w:rPr>
        <w:t>倍到</w:t>
      </w:r>
      <w:r w:rsidRPr="00A45500">
        <w:rPr>
          <w:rFonts w:hint="eastAsia"/>
        </w:rPr>
        <w:t>100</w:t>
      </w:r>
      <w:r w:rsidRPr="00A45500">
        <w:rPr>
          <w:rFonts w:hint="eastAsia"/>
        </w:rPr>
        <w:t>倍左右；</w:t>
      </w:r>
    </w:p>
    <w:p w14:paraId="56EA2C83"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为了跟踪进程，跟踪程序必须成为被跟踪程序的父进程。为了附加到一个已经运行的进程，跟踪程序会破坏被跟踪程序的数据沿袭。</w:t>
      </w:r>
    </w:p>
    <w:p w14:paraId="62E8D2A8" w14:textId="2EB9BEE2" w:rsidR="003B3556" w:rsidRPr="00A45500" w:rsidRDefault="00443461" w:rsidP="003B3556">
      <w:pPr>
        <w:ind w:firstLine="480"/>
      </w:pPr>
      <w:r w:rsidRPr="00A45500">
        <w:rPr>
          <w:rFonts w:hint="eastAsia"/>
        </w:rPr>
        <w:t>在确定性</w:t>
      </w:r>
      <w:r w:rsidR="007409DF" w:rsidRPr="00A45500">
        <w:rPr>
          <w:rFonts w:hint="eastAsia"/>
        </w:rPr>
        <w:t>重放</w:t>
      </w:r>
      <w:r w:rsidRPr="00A45500">
        <w:rPr>
          <w:rFonts w:hint="eastAsia"/>
        </w:rPr>
        <w:t>工具</w:t>
      </w:r>
      <w:r w:rsidR="004847C1" w:rsidRPr="00A45500">
        <w:rPr>
          <w:rFonts w:hint="eastAsia"/>
        </w:rPr>
        <w:t>的</w:t>
      </w:r>
      <w:r w:rsidR="00F44DBC" w:rsidRPr="00A45500">
        <w:rPr>
          <w:rFonts w:hint="eastAsia"/>
        </w:rPr>
        <w:t>设计中，</w:t>
      </w:r>
      <w:r w:rsidR="003B3556" w:rsidRPr="00A45500">
        <w:rPr>
          <w:rFonts w:hint="eastAsia"/>
        </w:rPr>
        <w:t>首先使用</w:t>
      </w:r>
      <w:r w:rsidR="003B3556" w:rsidRPr="00A45500">
        <w:rPr>
          <w:rFonts w:hint="eastAsia"/>
        </w:rPr>
        <w:t xml:space="preserve">ptrace </w:t>
      </w:r>
      <w:r w:rsidR="003B3556" w:rsidRPr="00A45500">
        <w:rPr>
          <w:rFonts w:hint="eastAsia"/>
        </w:rPr>
        <w:t>监视用户系统执行程序的所有系统调用，判断为可重现的系统调用被允许通过；若系统调用存在不确定性因素，则对其进行拦截和更改，如包装系统调用或传递确定性的信息（如替换时间调用为确定的信息）。</w:t>
      </w:r>
    </w:p>
    <w:p w14:paraId="226DAF8F" w14:textId="31EF0BE3" w:rsidR="00D922D8" w:rsidRPr="00A45500" w:rsidRDefault="00D907AC" w:rsidP="00334349">
      <w:pPr>
        <w:pStyle w:val="22"/>
      </w:pPr>
      <w:bookmarkStart w:id="126" w:name="_Toc99905748"/>
      <w:r w:rsidRPr="00A45500">
        <w:rPr>
          <w:rFonts w:hint="eastAsia"/>
        </w:rPr>
        <w:t>2</w:t>
      </w:r>
      <w:r w:rsidRPr="00A45500">
        <w:t xml:space="preserve">.2.3 </w:t>
      </w:r>
      <w:r w:rsidR="008E1366" w:rsidRPr="00A45500">
        <w:rPr>
          <w:rFonts w:hint="eastAsia"/>
        </w:rPr>
        <w:t>容器化技术</w:t>
      </w:r>
      <w:bookmarkEnd w:id="126"/>
    </w:p>
    <w:p w14:paraId="2F12EC0B" w14:textId="47A31481" w:rsidR="00C47686" w:rsidRPr="00A45500" w:rsidRDefault="00F35EE7" w:rsidP="004E0CD7">
      <w:pPr>
        <w:ind w:firstLine="480"/>
      </w:pPr>
      <w:r w:rsidRPr="00A45500">
        <w:rPr>
          <w:rFonts w:hint="eastAsia"/>
        </w:rPr>
        <w:t>容器化技术能够封装或隔离应用及其整个运行时环境，帮助开发人员在不同开发环境中快速部署应用，同时还可保留应用的全部功能。</w:t>
      </w:r>
      <w:r w:rsidR="00232DE5" w:rsidRPr="00A45500">
        <w:rPr>
          <w:rFonts w:hint="eastAsia"/>
        </w:rPr>
        <w:t>在兼容底层系统架构的情况下，与虚拟机相比，容器具有更好的可移植性和更少的开销。</w:t>
      </w:r>
      <w:r w:rsidRPr="00A45500">
        <w:rPr>
          <w:rFonts w:hint="eastAsia"/>
        </w:rPr>
        <w:t>相较于传统的虚拟机，容器化技术</w:t>
      </w:r>
      <w:r w:rsidR="00F922DD" w:rsidRPr="00A45500">
        <w:rPr>
          <w:rFonts w:hint="eastAsia"/>
        </w:rPr>
        <w:t>无需使用虚拟机监控程序</w:t>
      </w:r>
      <w:r w:rsidR="00F427A9" w:rsidRPr="00A45500">
        <w:rPr>
          <w:rFonts w:hint="eastAsia"/>
        </w:rPr>
        <w:t>模拟硬件</w:t>
      </w:r>
      <w:r w:rsidR="0046652F" w:rsidRPr="00A45500">
        <w:rPr>
          <w:rFonts w:hint="eastAsia"/>
        </w:rPr>
        <w:t>，</w:t>
      </w:r>
      <w:r w:rsidR="000A5674" w:rsidRPr="00A45500">
        <w:rPr>
          <w:rFonts w:hint="eastAsia"/>
        </w:rPr>
        <w:t>共享同一个操作系统内核</w:t>
      </w:r>
      <w:r w:rsidR="00F010AC" w:rsidRPr="00A45500">
        <w:rPr>
          <w:rFonts w:hint="eastAsia"/>
        </w:rPr>
        <w:t>，</w:t>
      </w:r>
      <w:r w:rsidR="00DD3ED6" w:rsidRPr="00A45500">
        <w:rPr>
          <w:rFonts w:hint="eastAsia"/>
        </w:rPr>
        <w:t>所以</w:t>
      </w:r>
      <w:r w:rsidR="000C5302" w:rsidRPr="00A45500">
        <w:rPr>
          <w:rFonts w:hint="eastAsia"/>
        </w:rPr>
        <w:t>部署</w:t>
      </w:r>
      <w:r w:rsidR="00B06724" w:rsidRPr="00A45500">
        <w:rPr>
          <w:rFonts w:hint="eastAsia"/>
        </w:rPr>
        <w:t>应用</w:t>
      </w:r>
      <w:r w:rsidRPr="00A45500">
        <w:rPr>
          <w:rFonts w:hint="eastAsia"/>
        </w:rPr>
        <w:t>所需要的开销更小</w:t>
      </w:r>
      <w:r w:rsidR="00CF0B1A" w:rsidRPr="00A45500">
        <w:rPr>
          <w:rFonts w:hint="eastAsia"/>
        </w:rPr>
        <w:t>。</w:t>
      </w:r>
    </w:p>
    <w:p w14:paraId="25AB2470" w14:textId="0EAD77D9" w:rsidR="00FA2E45" w:rsidRPr="00A45500" w:rsidRDefault="00F75ADE" w:rsidP="004E0CD7">
      <w:pPr>
        <w:ind w:firstLine="480"/>
      </w:pPr>
      <w:r w:rsidRPr="00A45500">
        <w:rPr>
          <w:rFonts w:hint="eastAsia"/>
        </w:rPr>
        <w:t>早期的</w:t>
      </w:r>
      <w:r w:rsidR="00354115" w:rsidRPr="00A45500">
        <w:rPr>
          <w:rFonts w:hint="eastAsia"/>
        </w:rPr>
        <w:t>容器化技术</w:t>
      </w:r>
      <w:r w:rsidR="00186622" w:rsidRPr="00A45500">
        <w:rPr>
          <w:rFonts w:hint="eastAsia"/>
        </w:rPr>
        <w:t>基于</w:t>
      </w:r>
      <w:r w:rsidR="00186622" w:rsidRPr="00A45500">
        <w:rPr>
          <w:rFonts w:hint="eastAsia"/>
        </w:rPr>
        <w:t>U</w:t>
      </w:r>
      <w:r w:rsidR="00186622" w:rsidRPr="00A45500">
        <w:t>nix</w:t>
      </w:r>
      <w:r w:rsidR="00186622" w:rsidRPr="00A45500">
        <w:rPr>
          <w:rFonts w:hint="eastAsia"/>
        </w:rPr>
        <w:t>环境下的</w:t>
      </w:r>
      <w:r w:rsidR="00186622" w:rsidRPr="00A45500">
        <w:rPr>
          <w:rFonts w:hint="eastAsia"/>
        </w:rPr>
        <w:t>c</w:t>
      </w:r>
      <w:r w:rsidR="00186622" w:rsidRPr="00A45500">
        <w:t xml:space="preserve">hroot </w:t>
      </w:r>
      <w:r w:rsidR="00186622" w:rsidRPr="00A45500">
        <w:rPr>
          <w:rFonts w:hint="eastAsia"/>
        </w:rPr>
        <w:t>命令</w:t>
      </w:r>
      <w:r w:rsidR="00CF307A" w:rsidRPr="00A45500">
        <w:rPr>
          <w:rFonts w:hint="eastAsia"/>
        </w:rPr>
        <w:t>，</w:t>
      </w:r>
      <w:r w:rsidR="0046652F" w:rsidRPr="00A45500">
        <w:rPr>
          <w:rFonts w:hint="eastAsia"/>
        </w:rPr>
        <w:t>结合控制组（</w:t>
      </w:r>
      <w:proofErr w:type="spellStart"/>
      <w:r w:rsidR="0046652F" w:rsidRPr="00A45500">
        <w:rPr>
          <w:rFonts w:hint="eastAsia"/>
        </w:rPr>
        <w:t>c</w:t>
      </w:r>
      <w:r w:rsidR="0046652F" w:rsidRPr="00A45500">
        <w:t>groups</w:t>
      </w:r>
      <w:proofErr w:type="spellEnd"/>
      <w:r w:rsidR="0046652F" w:rsidRPr="00A45500">
        <w:rPr>
          <w:rFonts w:hint="eastAsia"/>
        </w:rPr>
        <w:t>）</w:t>
      </w:r>
      <w:r w:rsidR="00077DD0" w:rsidRPr="00A45500">
        <w:rPr>
          <w:rFonts w:hint="eastAsia"/>
        </w:rPr>
        <w:t>和命名空间</w:t>
      </w:r>
      <w:r w:rsidR="00D73993" w:rsidRPr="00A45500">
        <w:rPr>
          <w:rFonts w:hint="eastAsia"/>
        </w:rPr>
        <w:t>（</w:t>
      </w:r>
      <w:r w:rsidR="00D73993" w:rsidRPr="00A45500">
        <w:t>namespace</w:t>
      </w:r>
      <w:r w:rsidR="00D73993" w:rsidRPr="00A45500">
        <w:rPr>
          <w:rFonts w:hint="eastAsia"/>
        </w:rPr>
        <w:t>）</w:t>
      </w:r>
      <w:r w:rsidR="00823712" w:rsidRPr="00A45500">
        <w:rPr>
          <w:rFonts w:hint="eastAsia"/>
        </w:rPr>
        <w:t>等</w:t>
      </w:r>
      <w:r w:rsidR="0059578F" w:rsidRPr="00A45500">
        <w:rPr>
          <w:rFonts w:hint="eastAsia"/>
        </w:rPr>
        <w:t>L</w:t>
      </w:r>
      <w:r w:rsidR="0059578F" w:rsidRPr="00A45500">
        <w:t>inux</w:t>
      </w:r>
      <w:r w:rsidR="0059578F" w:rsidRPr="00A45500">
        <w:rPr>
          <w:rFonts w:hint="eastAsia"/>
        </w:rPr>
        <w:t>内核</w:t>
      </w:r>
      <w:r w:rsidR="00C45C95" w:rsidRPr="00A45500">
        <w:rPr>
          <w:rFonts w:hint="eastAsia"/>
        </w:rPr>
        <w:t>特性</w:t>
      </w:r>
      <w:r w:rsidR="008F2438" w:rsidRPr="00A45500">
        <w:rPr>
          <w:rFonts w:hint="eastAsia"/>
        </w:rPr>
        <w:t>，成为了</w:t>
      </w:r>
      <w:r w:rsidR="00203465" w:rsidRPr="00A45500">
        <w:rPr>
          <w:rFonts w:hint="eastAsia"/>
        </w:rPr>
        <w:t>构建</w:t>
      </w:r>
      <w:r w:rsidR="00D00406" w:rsidRPr="00A45500">
        <w:rPr>
          <w:rFonts w:hint="eastAsia"/>
        </w:rPr>
        <w:t>容器</w:t>
      </w:r>
      <w:r w:rsidR="008F2438" w:rsidRPr="00A45500">
        <w:rPr>
          <w:rFonts w:hint="eastAsia"/>
        </w:rPr>
        <w:t>的框架</w:t>
      </w:r>
      <w:r w:rsidR="00203465" w:rsidRPr="00A45500">
        <w:rPr>
          <w:rFonts w:hint="eastAsia"/>
        </w:rPr>
        <w:t>。</w:t>
      </w:r>
    </w:p>
    <w:p w14:paraId="22A7F8F1" w14:textId="237285C6" w:rsidR="00FA2E45" w:rsidRPr="00A45500" w:rsidRDefault="009C3C29" w:rsidP="004E0CD7">
      <w:pPr>
        <w:ind w:firstLine="482"/>
      </w:pPr>
      <w:r w:rsidRPr="00A45500">
        <w:rPr>
          <w:b/>
          <w:bCs/>
        </w:rPr>
        <w:t>C</w:t>
      </w:r>
      <w:r w:rsidR="0080174D" w:rsidRPr="00A45500">
        <w:rPr>
          <w:b/>
          <w:bCs/>
        </w:rPr>
        <w:t>hroot</w:t>
      </w:r>
      <w:r w:rsidR="00B15FEF" w:rsidRPr="00A45500">
        <w:rPr>
          <w:b/>
          <w:bCs/>
        </w:rPr>
        <w:t xml:space="preserve"> </w:t>
      </w:r>
      <w:r w:rsidR="00E07AEC" w:rsidRPr="00A45500">
        <w:rPr>
          <w:rFonts w:hint="eastAsia"/>
        </w:rPr>
        <w:t>源于</w:t>
      </w:r>
      <w:r w:rsidR="00DD2834" w:rsidRPr="00A45500">
        <w:rPr>
          <w:rFonts w:hint="eastAsia"/>
        </w:rPr>
        <w:t>早期的</w:t>
      </w:r>
      <w:r w:rsidR="00DD2834" w:rsidRPr="00A45500">
        <w:rPr>
          <w:rFonts w:hint="eastAsia"/>
        </w:rPr>
        <w:t>U</w:t>
      </w:r>
      <w:r w:rsidR="00DD2834" w:rsidRPr="00A45500">
        <w:t>nix</w:t>
      </w:r>
      <w:r w:rsidR="00DD2834" w:rsidRPr="00A45500">
        <w:rPr>
          <w:rFonts w:hint="eastAsia"/>
        </w:rPr>
        <w:t>系统，能够作用于</w:t>
      </w:r>
      <w:r w:rsidR="004E6A9C" w:rsidRPr="00A45500">
        <w:rPr>
          <w:rFonts w:hint="eastAsia"/>
        </w:rPr>
        <w:t>正在运行的进程和它的子进程，改变</w:t>
      </w:r>
      <w:r w:rsidR="002C798A" w:rsidRPr="00A45500">
        <w:rPr>
          <w:rFonts w:hint="eastAsia"/>
        </w:rPr>
        <w:t>进程的根目录。</w:t>
      </w:r>
      <w:r w:rsidR="00D36DFB" w:rsidRPr="00A45500">
        <w:t>c</w:t>
      </w:r>
      <w:r w:rsidR="00B707D9" w:rsidRPr="00A45500">
        <w:t>hroot</w:t>
      </w:r>
      <w:r w:rsidR="0020478E" w:rsidRPr="00A45500">
        <w:rPr>
          <w:rFonts w:hint="eastAsia"/>
        </w:rPr>
        <w:t>将进程</w:t>
      </w:r>
      <w:r w:rsidR="008F6C35" w:rsidRPr="00A45500">
        <w:rPr>
          <w:rFonts w:hint="eastAsia"/>
        </w:rPr>
        <w:t>放到指定的</w:t>
      </w:r>
      <w:r w:rsidR="00C90F32" w:rsidRPr="00A45500">
        <w:rPr>
          <w:rFonts w:hint="eastAsia"/>
        </w:rPr>
        <w:t>根</w:t>
      </w:r>
      <w:r w:rsidR="008F6C35" w:rsidRPr="00A45500">
        <w:rPr>
          <w:rFonts w:hint="eastAsia"/>
        </w:rPr>
        <w:t>目录执行</w:t>
      </w:r>
      <w:r w:rsidR="009C206C" w:rsidRPr="00A45500">
        <w:rPr>
          <w:rFonts w:hint="eastAsia"/>
        </w:rPr>
        <w:t>，且该进程无法访问</w:t>
      </w:r>
      <w:r w:rsidR="00C90F32" w:rsidRPr="00A45500">
        <w:rPr>
          <w:rFonts w:hint="eastAsia"/>
        </w:rPr>
        <w:t>指定根目录</w:t>
      </w:r>
      <w:r w:rsidR="009F1418" w:rsidRPr="00A45500">
        <w:rPr>
          <w:rFonts w:hint="eastAsia"/>
        </w:rPr>
        <w:t>之外的文件</w:t>
      </w:r>
      <w:r w:rsidR="00DE1342" w:rsidRPr="00A45500">
        <w:rPr>
          <w:rFonts w:hint="eastAsia"/>
        </w:rPr>
        <w:t>，</w:t>
      </w:r>
      <w:r w:rsidR="00B707D9" w:rsidRPr="00A45500">
        <w:rPr>
          <w:rFonts w:hint="eastAsia"/>
        </w:rPr>
        <w:t>实现了</w:t>
      </w:r>
      <w:r w:rsidR="003A6C74" w:rsidRPr="00A45500">
        <w:rPr>
          <w:rFonts w:hint="eastAsia"/>
        </w:rPr>
        <w:t>资源的隔离</w:t>
      </w:r>
      <w:r w:rsidR="00286390" w:rsidRPr="00A45500">
        <w:rPr>
          <w:rFonts w:hint="eastAsia"/>
        </w:rPr>
        <w:t>。</w:t>
      </w:r>
    </w:p>
    <w:p w14:paraId="26661EBF" w14:textId="16DBEB42" w:rsidR="008A0727" w:rsidRPr="00A45500" w:rsidRDefault="009C3C29" w:rsidP="004E0CD7">
      <w:pPr>
        <w:ind w:firstLine="482"/>
      </w:pPr>
      <w:proofErr w:type="spellStart"/>
      <w:r w:rsidRPr="00A45500">
        <w:rPr>
          <w:b/>
          <w:bCs/>
        </w:rPr>
        <w:t>Cgroups</w:t>
      </w:r>
      <w:proofErr w:type="spellEnd"/>
      <w:r w:rsidR="0032078C" w:rsidRPr="00A45500">
        <w:rPr>
          <w:b/>
          <w:bCs/>
        </w:rPr>
        <w:t xml:space="preserve"> </w:t>
      </w:r>
      <w:r w:rsidR="005121BD" w:rsidRPr="00A45500">
        <w:rPr>
          <w:rFonts w:hint="eastAsia"/>
        </w:rPr>
        <w:t>能够</w:t>
      </w:r>
      <w:r w:rsidR="001E1C25" w:rsidRPr="00A45500">
        <w:rPr>
          <w:rFonts w:hint="eastAsia"/>
        </w:rPr>
        <w:t>控制</w:t>
      </w:r>
      <w:r w:rsidR="00AA28F6" w:rsidRPr="00A45500">
        <w:rPr>
          <w:rFonts w:hint="eastAsia"/>
        </w:rPr>
        <w:t>和限制一个进程或多组进程的资源使用</w:t>
      </w:r>
      <w:r w:rsidR="00F83900" w:rsidRPr="00A45500">
        <w:rPr>
          <w:rFonts w:hint="eastAsia"/>
        </w:rPr>
        <w:t>，</w:t>
      </w:r>
      <w:r w:rsidR="009979D8" w:rsidRPr="00A45500">
        <w:rPr>
          <w:rFonts w:hint="eastAsia"/>
        </w:rPr>
        <w:t>例如</w:t>
      </w:r>
      <w:r w:rsidR="009979D8" w:rsidRPr="00A45500">
        <w:rPr>
          <w:rFonts w:hint="eastAsia"/>
        </w:rPr>
        <w:t>CPU</w:t>
      </w:r>
      <w:r w:rsidR="009979D8" w:rsidRPr="00A45500">
        <w:rPr>
          <w:rFonts w:hint="eastAsia"/>
        </w:rPr>
        <w:t>时间、系统内存、网络带宽或这些资源的组合。</w:t>
      </w:r>
      <w:r w:rsidR="008C1507" w:rsidRPr="00A45500">
        <w:rPr>
          <w:rFonts w:hint="eastAsia"/>
        </w:rPr>
        <w:t>通过使用</w:t>
      </w:r>
      <w:proofErr w:type="spellStart"/>
      <w:r w:rsidR="008C1507" w:rsidRPr="00A45500">
        <w:rPr>
          <w:rFonts w:hint="eastAsia"/>
        </w:rPr>
        <w:t>cgroups</w:t>
      </w:r>
      <w:proofErr w:type="spellEnd"/>
      <w:r w:rsidR="008C1507" w:rsidRPr="00A45500">
        <w:rPr>
          <w:rFonts w:hint="eastAsia"/>
        </w:rPr>
        <w:t>，系统管理员可以细粒度地控制分配、优先级、拒绝、管理和监控系统资源。在任务和用户之间合理分配硬件资源，提高整体效率。</w:t>
      </w:r>
    </w:p>
    <w:p w14:paraId="0DDD09A3" w14:textId="5E568B40" w:rsidR="002A0E2A" w:rsidRPr="00A45500" w:rsidRDefault="002A0E2A" w:rsidP="004E0CD7">
      <w:pPr>
        <w:ind w:firstLine="482"/>
      </w:pPr>
      <w:r w:rsidRPr="00A45500">
        <w:rPr>
          <w:rFonts w:hint="eastAsia"/>
          <w:b/>
          <w:bCs/>
        </w:rPr>
        <w:t>N</w:t>
      </w:r>
      <w:r w:rsidRPr="00A45500">
        <w:rPr>
          <w:b/>
          <w:bCs/>
        </w:rPr>
        <w:t xml:space="preserve">amespace </w:t>
      </w:r>
      <w:r w:rsidR="00DC2011" w:rsidRPr="00A45500">
        <w:rPr>
          <w:rFonts w:hint="eastAsia"/>
        </w:rPr>
        <w:t>定义了</w:t>
      </w:r>
      <w:r w:rsidR="00DC2011" w:rsidRPr="00A45500">
        <w:rPr>
          <w:rFonts w:hint="eastAsia"/>
        </w:rPr>
        <w:t>L</w:t>
      </w:r>
      <w:r w:rsidR="00DC2011" w:rsidRPr="00A45500">
        <w:t>inux</w:t>
      </w:r>
      <w:r w:rsidR="00DC2011" w:rsidRPr="00A45500">
        <w:rPr>
          <w:rFonts w:hint="eastAsia"/>
        </w:rPr>
        <w:t>系统中</w:t>
      </w:r>
      <w:r w:rsidR="008A12D6" w:rsidRPr="00A45500">
        <w:rPr>
          <w:rFonts w:hint="eastAsia"/>
        </w:rPr>
        <w:t>标识符的</w:t>
      </w:r>
      <w:r w:rsidR="00563D6F" w:rsidRPr="00A45500">
        <w:rPr>
          <w:rFonts w:hint="eastAsia"/>
        </w:rPr>
        <w:t>可见</w:t>
      </w:r>
      <w:r w:rsidR="008A12D6" w:rsidRPr="00A45500">
        <w:rPr>
          <w:rFonts w:hint="eastAsia"/>
        </w:rPr>
        <w:t>范围</w:t>
      </w:r>
      <w:r w:rsidR="00563D6F" w:rsidRPr="00A45500">
        <w:rPr>
          <w:rFonts w:hint="eastAsia"/>
        </w:rPr>
        <w:t>。</w:t>
      </w:r>
      <w:r w:rsidR="0023759E" w:rsidRPr="00A45500">
        <w:rPr>
          <w:rFonts w:hint="eastAsia"/>
        </w:rPr>
        <w:t>可以通过</w:t>
      </w:r>
      <w:r w:rsidR="0023759E" w:rsidRPr="00A45500">
        <w:rPr>
          <w:rFonts w:hint="eastAsia"/>
        </w:rPr>
        <w:t>n</w:t>
      </w:r>
      <w:r w:rsidR="0023759E" w:rsidRPr="00A45500">
        <w:t>amespace</w:t>
      </w:r>
      <w:r w:rsidR="0023759E" w:rsidRPr="00A45500">
        <w:rPr>
          <w:rFonts w:hint="eastAsia"/>
        </w:rPr>
        <w:t>将</w:t>
      </w:r>
      <w:r w:rsidR="008B02BE" w:rsidRPr="00A45500">
        <w:rPr>
          <w:rFonts w:hint="eastAsia"/>
        </w:rPr>
        <w:t>系统组件</w:t>
      </w:r>
      <w:r w:rsidR="00AB3F9E" w:rsidRPr="00A45500">
        <w:rPr>
          <w:rFonts w:hint="eastAsia"/>
        </w:rPr>
        <w:t>进行资源隔离，如</w:t>
      </w:r>
      <w:r w:rsidR="003311B3" w:rsidRPr="00A45500">
        <w:rPr>
          <w:rFonts w:hint="eastAsia"/>
        </w:rPr>
        <w:t>主机名和域名（</w:t>
      </w:r>
      <w:r w:rsidR="003311B3" w:rsidRPr="00A45500">
        <w:rPr>
          <w:rFonts w:hint="eastAsia"/>
        </w:rPr>
        <w:t>U</w:t>
      </w:r>
      <w:r w:rsidR="003311B3" w:rsidRPr="00A45500">
        <w:t>TS</w:t>
      </w:r>
      <w:r w:rsidR="003311B3" w:rsidRPr="00A45500">
        <w:rPr>
          <w:rFonts w:hint="eastAsia"/>
        </w:rPr>
        <w:t>）、</w:t>
      </w:r>
      <w:r w:rsidR="00CE705D" w:rsidRPr="00A45500">
        <w:rPr>
          <w:rFonts w:hint="eastAsia"/>
        </w:rPr>
        <w:t>根文件系统（</w:t>
      </w:r>
      <w:r w:rsidR="00CE705D" w:rsidRPr="00A45500">
        <w:rPr>
          <w:rFonts w:hint="eastAsia"/>
        </w:rPr>
        <w:t>M</w:t>
      </w:r>
      <w:r w:rsidR="00CE705D" w:rsidRPr="00A45500">
        <w:t>ount</w:t>
      </w:r>
      <w:r w:rsidR="00CE705D" w:rsidRPr="00A45500">
        <w:rPr>
          <w:rFonts w:hint="eastAsia"/>
        </w:rPr>
        <w:t>）</w:t>
      </w:r>
      <w:r w:rsidR="00370204" w:rsidRPr="00A45500">
        <w:rPr>
          <w:rFonts w:hint="eastAsia"/>
        </w:rPr>
        <w:t>、进程标识符（</w:t>
      </w:r>
      <w:r w:rsidR="00370204" w:rsidRPr="00A45500">
        <w:rPr>
          <w:rFonts w:hint="eastAsia"/>
        </w:rPr>
        <w:t>P</w:t>
      </w:r>
      <w:r w:rsidR="00370204" w:rsidRPr="00A45500">
        <w:t>ID</w:t>
      </w:r>
      <w:r w:rsidR="00370204" w:rsidRPr="00A45500">
        <w:rPr>
          <w:rFonts w:hint="eastAsia"/>
        </w:rPr>
        <w:t>）等</w:t>
      </w:r>
      <w:r w:rsidR="00BD18FA" w:rsidRPr="00A45500">
        <w:rPr>
          <w:rFonts w:hint="eastAsia"/>
        </w:rPr>
        <w:t>。</w:t>
      </w:r>
    </w:p>
    <w:p w14:paraId="6E00E888" w14:textId="42D5C436" w:rsidR="008C172F" w:rsidRPr="00A45500" w:rsidRDefault="00741045" w:rsidP="009B6D2A">
      <w:pPr>
        <w:ind w:firstLine="480"/>
      </w:pPr>
      <w:r w:rsidRPr="00A45500">
        <w:rPr>
          <w:rFonts w:hint="eastAsia"/>
        </w:rPr>
        <w:t>上述系统特性</w:t>
      </w:r>
      <w:r w:rsidR="003E58F6" w:rsidRPr="00A45500">
        <w:rPr>
          <w:rFonts w:hint="eastAsia"/>
        </w:rPr>
        <w:t>成为了</w:t>
      </w:r>
      <w:r w:rsidRPr="00A45500">
        <w:rPr>
          <w:rFonts w:hint="eastAsia"/>
        </w:rPr>
        <w:t>L</w:t>
      </w:r>
      <w:r w:rsidRPr="00A45500">
        <w:t>inux</w:t>
      </w:r>
      <w:r w:rsidR="006C7BC2" w:rsidRPr="00A45500">
        <w:rPr>
          <w:rFonts w:hint="eastAsia"/>
        </w:rPr>
        <w:t>容器（</w:t>
      </w:r>
      <w:r w:rsidR="006C7BC2" w:rsidRPr="00A45500">
        <w:rPr>
          <w:rFonts w:hint="eastAsia"/>
        </w:rPr>
        <w:t>L</w:t>
      </w:r>
      <w:r w:rsidR="006C7BC2" w:rsidRPr="00A45500">
        <w:t>inux containers</w:t>
      </w:r>
      <w:r w:rsidR="006C7BC2" w:rsidRPr="00A45500">
        <w:rPr>
          <w:rFonts w:hint="eastAsia"/>
        </w:rPr>
        <w:t>，</w:t>
      </w:r>
      <w:r w:rsidR="006C7BC2" w:rsidRPr="00A45500">
        <w:t>LXC</w:t>
      </w:r>
      <w:r w:rsidR="006C7BC2" w:rsidRPr="00A45500">
        <w:rPr>
          <w:rFonts w:hint="eastAsia"/>
        </w:rPr>
        <w:t>）技术的</w:t>
      </w:r>
      <w:r w:rsidR="006C7BED" w:rsidRPr="00A45500">
        <w:rPr>
          <w:rFonts w:hint="eastAsia"/>
        </w:rPr>
        <w:t>核心，并</w:t>
      </w:r>
      <w:r w:rsidR="00884B9F" w:rsidRPr="00A45500">
        <w:rPr>
          <w:rFonts w:hint="eastAsia"/>
        </w:rPr>
        <w:t>基于</w:t>
      </w:r>
      <w:r w:rsidR="00884B9F" w:rsidRPr="00A45500">
        <w:rPr>
          <w:rFonts w:hint="eastAsia"/>
        </w:rPr>
        <w:t>L</w:t>
      </w:r>
      <w:r w:rsidR="00884B9F" w:rsidRPr="00A45500">
        <w:t>XC</w:t>
      </w:r>
      <w:r w:rsidR="00884B9F" w:rsidRPr="00A45500">
        <w:rPr>
          <w:rFonts w:hint="eastAsia"/>
        </w:rPr>
        <w:t>构建了</w:t>
      </w:r>
      <w:r w:rsidR="002F0E38" w:rsidRPr="00A45500">
        <w:rPr>
          <w:rFonts w:hint="eastAsia"/>
        </w:rPr>
        <w:t>D</w:t>
      </w:r>
      <w:r w:rsidR="002F0E38" w:rsidRPr="00A45500">
        <w:t>ocker</w:t>
      </w:r>
      <w:r w:rsidR="002F0E38" w:rsidRPr="00A45500">
        <w:rPr>
          <w:rFonts w:hint="eastAsia"/>
        </w:rPr>
        <w:t>容器</w:t>
      </w:r>
      <w:r w:rsidR="00677C09" w:rsidRPr="00A45500">
        <w:rPr>
          <w:rFonts w:hint="eastAsia"/>
        </w:rPr>
        <w:t>。</w:t>
      </w:r>
      <w:r w:rsidR="00BD18FA" w:rsidRPr="00A45500">
        <w:rPr>
          <w:rFonts w:hint="eastAsia"/>
        </w:rPr>
        <w:t>D</w:t>
      </w:r>
      <w:r w:rsidR="00F35EE7" w:rsidRPr="00A45500">
        <w:rPr>
          <w:rFonts w:hint="eastAsia"/>
        </w:rPr>
        <w:t>ocker</w:t>
      </w:r>
      <w:r w:rsidR="00F35EE7" w:rsidRPr="00A45500">
        <w:rPr>
          <w:rFonts w:hint="eastAsia"/>
        </w:rPr>
        <w:t>是目前最为常用的容器技术</w:t>
      </w:r>
      <w:r w:rsidR="00C42F49" w:rsidRPr="00A45500">
        <w:rPr>
          <w:rFonts w:hint="eastAsia"/>
        </w:rPr>
        <w:t>，</w:t>
      </w:r>
      <w:r w:rsidR="00732756" w:rsidRPr="00A45500">
        <w:rPr>
          <w:rFonts w:hint="eastAsia"/>
        </w:rPr>
        <w:t>包括可运行和构建新的分层镜像的简单命令行界面、服务器守护进程、含有预构建容器镜像的库以及注册表服务器概念。通过综合运用这些技术，用户可以快速构建新的</w:t>
      </w:r>
      <w:r w:rsidR="00732756" w:rsidRPr="00A45500">
        <w:rPr>
          <w:rFonts w:hint="eastAsia"/>
        </w:rPr>
        <w:lastRenderedPageBreak/>
        <w:t>分层容器，并轻松地与他人共享这些容器。</w:t>
      </w:r>
      <w:r w:rsidR="008C172F" w:rsidRPr="00A45500">
        <w:rPr>
          <w:rFonts w:hint="eastAsia"/>
        </w:rPr>
        <w:t>D</w:t>
      </w:r>
      <w:r w:rsidR="008C172F" w:rsidRPr="00A45500">
        <w:t>ocker</w:t>
      </w:r>
      <w:r w:rsidR="008C172F" w:rsidRPr="00A45500">
        <w:rPr>
          <w:rFonts w:hint="eastAsia"/>
        </w:rPr>
        <w:t>提供了更加完善的</w:t>
      </w:r>
      <w:r w:rsidR="00783BF5" w:rsidRPr="00A45500">
        <w:rPr>
          <w:rFonts w:hint="eastAsia"/>
        </w:rPr>
        <w:t>文件系统隔离机制</w:t>
      </w:r>
      <w:r w:rsidR="005C3DA8" w:rsidRPr="00A45500">
        <w:rPr>
          <w:rFonts w:hint="eastAsia"/>
        </w:rPr>
        <w:t>，能够在容器中</w:t>
      </w:r>
      <w:r w:rsidR="007A671C" w:rsidRPr="00A45500">
        <w:rPr>
          <w:rFonts w:hint="eastAsia"/>
        </w:rPr>
        <w:t>封装完整的系统镜像，并且</w:t>
      </w:r>
      <w:r w:rsidR="00A27DA0" w:rsidRPr="00A45500">
        <w:rPr>
          <w:rFonts w:hint="eastAsia"/>
        </w:rPr>
        <w:t>只</w:t>
      </w:r>
      <w:r w:rsidR="00AD0273" w:rsidRPr="00A45500">
        <w:rPr>
          <w:rFonts w:hint="eastAsia"/>
        </w:rPr>
        <w:t>增加</w:t>
      </w:r>
      <w:r w:rsidR="00A27DA0" w:rsidRPr="00A45500">
        <w:rPr>
          <w:rFonts w:hint="eastAsia"/>
        </w:rPr>
        <w:t>了少量的</w:t>
      </w:r>
      <w:r w:rsidR="008D2294" w:rsidRPr="00A45500">
        <w:rPr>
          <w:rFonts w:hint="eastAsia"/>
        </w:rPr>
        <w:t>额外</w:t>
      </w:r>
      <w:r w:rsidR="00AD0273" w:rsidRPr="00A45500">
        <w:rPr>
          <w:rFonts w:hint="eastAsia"/>
        </w:rPr>
        <w:t>性能</w:t>
      </w:r>
      <w:r w:rsidR="008D2294" w:rsidRPr="00A45500">
        <w:rPr>
          <w:rFonts w:hint="eastAsia"/>
        </w:rPr>
        <w:t>开销</w:t>
      </w:r>
      <w:r w:rsidR="00A12795" w:rsidRPr="00A45500">
        <w:rPr>
          <w:rFonts w:hint="eastAsia"/>
        </w:rPr>
        <w:t>。</w:t>
      </w:r>
    </w:p>
    <w:p w14:paraId="69E218ED" w14:textId="1ECB9153" w:rsidR="004E0CD7" w:rsidRPr="00A45500" w:rsidRDefault="00F35EE7" w:rsidP="009B6D2A">
      <w:pPr>
        <w:ind w:firstLine="480"/>
      </w:pPr>
      <w:r w:rsidRPr="00A45500">
        <w:rPr>
          <w:rFonts w:hint="eastAsia"/>
        </w:rPr>
        <w:t>随着近年来</w:t>
      </w:r>
      <w:r w:rsidR="00D25D26" w:rsidRPr="00A45500">
        <w:rPr>
          <w:rFonts w:hint="eastAsia"/>
        </w:rPr>
        <w:t>RISC-V</w:t>
      </w:r>
      <w:r w:rsidR="00D25D26" w:rsidRPr="00A45500">
        <w:rPr>
          <w:rFonts w:hint="eastAsia"/>
        </w:rPr>
        <w:t>特权架构规范的更新</w:t>
      </w:r>
      <w:r w:rsidR="00285ADC" w:rsidRPr="00A45500">
        <w:rPr>
          <w:rFonts w:hint="eastAsia"/>
        </w:rPr>
        <w:t>（增加了</w:t>
      </w:r>
      <w:r w:rsidR="00FA72BC" w:rsidRPr="00A45500">
        <w:rPr>
          <w:rFonts w:hint="eastAsia"/>
        </w:rPr>
        <w:t>对</w:t>
      </w:r>
      <w:r w:rsidR="00FA72BC" w:rsidRPr="00A45500">
        <w:t>Hypervisor</w:t>
      </w:r>
      <w:r w:rsidR="00D24184" w:rsidRPr="00A45500">
        <w:rPr>
          <w:rFonts w:hint="eastAsia"/>
        </w:rPr>
        <w:t>的支持</w:t>
      </w:r>
      <w:r w:rsidR="00285ADC" w:rsidRPr="00A45500">
        <w:rPr>
          <w:rFonts w:hint="eastAsia"/>
        </w:rPr>
        <w:t>）</w:t>
      </w:r>
      <w:r w:rsidR="00D25D26" w:rsidRPr="00A45500">
        <w:rPr>
          <w:rFonts w:hint="eastAsia"/>
        </w:rPr>
        <w:t>，</w:t>
      </w:r>
      <w:r w:rsidR="00BB3D97" w:rsidRPr="00A45500">
        <w:rPr>
          <w:rFonts w:hint="eastAsia"/>
        </w:rPr>
        <w:t>以及</w:t>
      </w:r>
      <w:r w:rsidRPr="00A45500">
        <w:rPr>
          <w:rFonts w:hint="eastAsia"/>
        </w:rPr>
        <w:t>RISC-V</w:t>
      </w:r>
      <w:r w:rsidRPr="00A45500">
        <w:rPr>
          <w:rFonts w:hint="eastAsia"/>
        </w:rPr>
        <w:t>软硬件生态的发展，</w:t>
      </w:r>
      <w:r w:rsidR="007E732E" w:rsidRPr="00A45500">
        <w:rPr>
          <w:rFonts w:hint="eastAsia"/>
        </w:rPr>
        <w:t>R</w:t>
      </w:r>
      <w:r w:rsidR="007E732E" w:rsidRPr="00A45500">
        <w:t>ISC-V</w:t>
      </w:r>
      <w:r w:rsidR="009C6471" w:rsidRPr="00A45500">
        <w:rPr>
          <w:rFonts w:hint="eastAsia"/>
        </w:rPr>
        <w:t>设备</w:t>
      </w:r>
      <w:r w:rsidRPr="00A45500">
        <w:rPr>
          <w:rFonts w:hint="eastAsia"/>
        </w:rPr>
        <w:t>已经</w:t>
      </w:r>
      <w:r w:rsidR="007E732E" w:rsidRPr="00A45500">
        <w:rPr>
          <w:rFonts w:hint="eastAsia"/>
        </w:rPr>
        <w:t>实现</w:t>
      </w:r>
      <w:r w:rsidR="0055794F" w:rsidRPr="00A45500">
        <w:rPr>
          <w:rFonts w:hint="eastAsia"/>
        </w:rPr>
        <w:t>了对</w:t>
      </w:r>
      <w:r w:rsidRPr="00A45500">
        <w:rPr>
          <w:rFonts w:hint="eastAsia"/>
        </w:rPr>
        <w:t>Docker</w:t>
      </w:r>
      <w:r w:rsidR="005A513B" w:rsidRPr="00A45500">
        <w:rPr>
          <w:rFonts w:hint="eastAsia"/>
        </w:rPr>
        <w:t>的支持</w:t>
      </w:r>
      <w:r w:rsidR="003366C8" w:rsidRPr="00A45500">
        <w:rPr>
          <w:vertAlign w:val="superscript"/>
        </w:rPr>
        <w:fldChar w:fldCharType="begin"/>
      </w:r>
      <w:r w:rsidR="003366C8" w:rsidRPr="00A45500">
        <w:rPr>
          <w:vertAlign w:val="superscript"/>
        </w:rPr>
        <w:instrText xml:space="preserve"> </w:instrText>
      </w:r>
      <w:r w:rsidR="003366C8" w:rsidRPr="00A45500">
        <w:rPr>
          <w:rFonts w:hint="eastAsia"/>
          <w:vertAlign w:val="superscript"/>
        </w:rPr>
        <w:instrText>REF _Ref99904417 \r \h</w:instrText>
      </w:r>
      <w:r w:rsidR="003366C8" w:rsidRPr="00A45500">
        <w:rPr>
          <w:vertAlign w:val="superscript"/>
        </w:rPr>
        <w:instrText xml:space="preserve">  \* MERGEFORMAT </w:instrText>
      </w:r>
      <w:r w:rsidR="003366C8" w:rsidRPr="00A45500">
        <w:rPr>
          <w:vertAlign w:val="superscript"/>
        </w:rPr>
      </w:r>
      <w:r w:rsidR="003366C8" w:rsidRPr="00A45500">
        <w:rPr>
          <w:vertAlign w:val="superscript"/>
        </w:rPr>
        <w:fldChar w:fldCharType="separate"/>
      </w:r>
      <w:r w:rsidR="003366C8" w:rsidRPr="00A45500">
        <w:rPr>
          <w:vertAlign w:val="superscript"/>
        </w:rPr>
        <w:t>[72]</w:t>
      </w:r>
      <w:r w:rsidR="003366C8" w:rsidRPr="00A45500">
        <w:rPr>
          <w:vertAlign w:val="superscript"/>
        </w:rPr>
        <w:fldChar w:fldCharType="end"/>
      </w:r>
      <w:r w:rsidR="00DC48C7" w:rsidRPr="00A45500">
        <w:rPr>
          <w:vertAlign w:val="superscript"/>
        </w:rPr>
        <w:fldChar w:fldCharType="begin"/>
      </w:r>
      <w:r w:rsidR="00DC48C7" w:rsidRPr="00A45500">
        <w:rPr>
          <w:vertAlign w:val="superscript"/>
        </w:rPr>
        <w:instrText xml:space="preserve"> REF _Ref99904509 \r \h </w:instrText>
      </w:r>
      <w:r w:rsidR="00A45500" w:rsidRPr="00A45500">
        <w:rPr>
          <w:vertAlign w:val="superscript"/>
        </w:rPr>
        <w:instrText xml:space="preserve"> \* MERGEFORMAT </w:instrText>
      </w:r>
      <w:r w:rsidR="00DC48C7" w:rsidRPr="00A45500">
        <w:rPr>
          <w:vertAlign w:val="superscript"/>
        </w:rPr>
      </w:r>
      <w:r w:rsidR="00DC48C7" w:rsidRPr="00A45500">
        <w:rPr>
          <w:vertAlign w:val="superscript"/>
        </w:rPr>
        <w:fldChar w:fldCharType="separate"/>
      </w:r>
      <w:r w:rsidR="00DC48C7" w:rsidRPr="00A45500">
        <w:rPr>
          <w:vertAlign w:val="superscript"/>
        </w:rPr>
        <w:t>[73]</w:t>
      </w:r>
      <w:r w:rsidR="00DC48C7" w:rsidRPr="00A45500">
        <w:rPr>
          <w:vertAlign w:val="superscript"/>
        </w:rPr>
        <w:fldChar w:fldCharType="end"/>
      </w:r>
      <w:r w:rsidR="0079596F" w:rsidRPr="00A45500">
        <w:rPr>
          <w:rFonts w:hint="eastAsia"/>
        </w:rPr>
        <w:t>。</w:t>
      </w:r>
      <w:r w:rsidR="00173786" w:rsidRPr="00A45500">
        <w:rPr>
          <w:rFonts w:hint="eastAsia"/>
        </w:rPr>
        <w:t>作为一种轻量级的虚拟化方法</w:t>
      </w:r>
      <w:r w:rsidR="006310A4" w:rsidRPr="00A45500">
        <w:rPr>
          <w:rFonts w:hint="eastAsia"/>
        </w:rPr>
        <w:t>，</w:t>
      </w:r>
      <w:r w:rsidR="00D57467" w:rsidRPr="00A45500">
        <w:rPr>
          <w:rFonts w:hint="eastAsia"/>
        </w:rPr>
        <w:t>D</w:t>
      </w:r>
      <w:r w:rsidR="00D57467" w:rsidRPr="00A45500">
        <w:t>ocker</w:t>
      </w:r>
      <w:r w:rsidR="00F8349D" w:rsidRPr="00A45500">
        <w:rPr>
          <w:rFonts w:hint="eastAsia"/>
        </w:rPr>
        <w:t>和</w:t>
      </w:r>
      <w:r w:rsidR="00890DC1" w:rsidRPr="00A45500">
        <w:rPr>
          <w:rFonts w:hint="eastAsia"/>
        </w:rPr>
        <w:t>L</w:t>
      </w:r>
      <w:r w:rsidR="00890DC1" w:rsidRPr="00A45500">
        <w:t>XC</w:t>
      </w:r>
      <w:r w:rsidR="00890DC1" w:rsidRPr="00A45500">
        <w:rPr>
          <w:rFonts w:hint="eastAsia"/>
        </w:rPr>
        <w:t>容器</w:t>
      </w:r>
      <w:r w:rsidR="00FF465A" w:rsidRPr="00A45500">
        <w:rPr>
          <w:rFonts w:hint="eastAsia"/>
        </w:rPr>
        <w:t>更适合</w:t>
      </w:r>
      <w:r w:rsidR="004A5AFF" w:rsidRPr="00A45500">
        <w:rPr>
          <w:rFonts w:hint="eastAsia"/>
        </w:rPr>
        <w:t>在</w:t>
      </w:r>
      <w:r w:rsidR="00651B53" w:rsidRPr="00A45500">
        <w:rPr>
          <w:rFonts w:hint="eastAsia"/>
        </w:rPr>
        <w:t>资源受限的微处理器</w:t>
      </w:r>
      <w:r w:rsidR="00F8349D" w:rsidRPr="00A45500">
        <w:rPr>
          <w:rFonts w:hint="eastAsia"/>
        </w:rPr>
        <w:t>中使用。</w:t>
      </w:r>
    </w:p>
    <w:p w14:paraId="11926E0E" w14:textId="39806648" w:rsidR="004E0CD7" w:rsidRPr="00A45500" w:rsidRDefault="008C3497" w:rsidP="008C3497">
      <w:pPr>
        <w:pStyle w:val="10"/>
      </w:pPr>
      <w:bookmarkStart w:id="127" w:name="_Toc99905749"/>
      <w:r w:rsidRPr="00A45500">
        <w:rPr>
          <w:rFonts w:hint="eastAsia"/>
        </w:rPr>
        <w:t>2</w:t>
      </w:r>
      <w:r w:rsidRPr="00A45500">
        <w:t xml:space="preserve">.3 </w:t>
      </w:r>
      <w:r w:rsidRPr="00A45500">
        <w:rPr>
          <w:rFonts w:hint="eastAsia"/>
        </w:rPr>
        <w:t>本章小结</w:t>
      </w:r>
      <w:bookmarkEnd w:id="127"/>
    </w:p>
    <w:p w14:paraId="1584114B" w14:textId="2E6D1D74" w:rsidR="000F0D9F" w:rsidRPr="00A45500" w:rsidRDefault="00D25915" w:rsidP="000F0D9F">
      <w:pPr>
        <w:ind w:firstLine="480"/>
      </w:pPr>
      <w:r w:rsidRPr="00A45500">
        <w:rPr>
          <w:rFonts w:hint="eastAsia"/>
        </w:rPr>
        <w:t>本章分别介绍了</w:t>
      </w:r>
      <w:r w:rsidR="00AC3112" w:rsidRPr="00A45500">
        <w:rPr>
          <w:rFonts w:hint="eastAsia"/>
        </w:rPr>
        <w:t>R</w:t>
      </w:r>
      <w:r w:rsidR="00AC3112" w:rsidRPr="00A45500">
        <w:t>ISC-V</w:t>
      </w:r>
      <w:r w:rsidR="00AC3112" w:rsidRPr="00A45500">
        <w:rPr>
          <w:rFonts w:hint="eastAsia"/>
        </w:rPr>
        <w:t>指令架构和</w:t>
      </w:r>
      <w:proofErr w:type="gramStart"/>
      <w:r w:rsidR="00D27C01" w:rsidRPr="00A45500">
        <w:rPr>
          <w:rFonts w:hint="eastAsia"/>
        </w:rPr>
        <w:t>可</w:t>
      </w:r>
      <w:proofErr w:type="gramEnd"/>
      <w:r w:rsidR="00D27C01" w:rsidRPr="00A45500">
        <w:rPr>
          <w:rFonts w:hint="eastAsia"/>
        </w:rPr>
        <w:t>重现性研究</w:t>
      </w:r>
      <w:r w:rsidR="00CF115C" w:rsidRPr="00A45500">
        <w:rPr>
          <w:rFonts w:hint="eastAsia"/>
        </w:rPr>
        <w:t>。</w:t>
      </w:r>
      <w:r w:rsidR="00CF115C" w:rsidRPr="00A45500">
        <w:rPr>
          <w:rFonts w:hint="eastAsia"/>
        </w:rPr>
        <w:t>R</w:t>
      </w:r>
      <w:r w:rsidR="00CF115C" w:rsidRPr="00A45500">
        <w:t>ISC-V</w:t>
      </w:r>
      <w:r w:rsidR="005E03E9" w:rsidRPr="00A45500">
        <w:rPr>
          <w:rFonts w:hint="eastAsia"/>
        </w:rPr>
        <w:t>指令架构是</w:t>
      </w:r>
      <w:r w:rsidR="00025CBF" w:rsidRPr="00A45500">
        <w:rPr>
          <w:rFonts w:hint="eastAsia"/>
        </w:rPr>
        <w:t>本文面向的研究平台</w:t>
      </w:r>
      <w:r w:rsidR="00A95634" w:rsidRPr="00A45500">
        <w:rPr>
          <w:rFonts w:hint="eastAsia"/>
        </w:rPr>
        <w:t>，</w:t>
      </w:r>
      <w:r w:rsidR="00201D2F" w:rsidRPr="00A45500">
        <w:rPr>
          <w:rFonts w:hint="eastAsia"/>
        </w:rPr>
        <w:t>其设计模式</w:t>
      </w:r>
      <w:r w:rsidR="00A95634" w:rsidRPr="00A45500">
        <w:rPr>
          <w:rFonts w:hint="eastAsia"/>
        </w:rPr>
        <w:t>与</w:t>
      </w:r>
      <w:r w:rsidR="00A95634" w:rsidRPr="00A45500">
        <w:rPr>
          <w:rFonts w:hint="eastAsia"/>
        </w:rPr>
        <w:t>x</w:t>
      </w:r>
      <w:r w:rsidR="00A95634" w:rsidRPr="00A45500">
        <w:t>86</w:t>
      </w:r>
      <w:r w:rsidR="00A95634" w:rsidRPr="00A45500">
        <w:rPr>
          <w:rFonts w:hint="eastAsia"/>
        </w:rPr>
        <w:t>、</w:t>
      </w:r>
      <w:r w:rsidR="00A95634" w:rsidRPr="00A45500">
        <w:rPr>
          <w:rFonts w:hint="eastAsia"/>
        </w:rPr>
        <w:t>A</w:t>
      </w:r>
      <w:r w:rsidR="00A95634" w:rsidRPr="00A45500">
        <w:t>RM</w:t>
      </w:r>
      <w:r w:rsidR="00A95634" w:rsidRPr="00A45500">
        <w:rPr>
          <w:rFonts w:hint="eastAsia"/>
        </w:rPr>
        <w:t>等</w:t>
      </w:r>
      <w:r w:rsidR="00667400" w:rsidRPr="00A45500">
        <w:rPr>
          <w:rFonts w:hint="eastAsia"/>
        </w:rPr>
        <w:t>传统</w:t>
      </w:r>
      <w:r w:rsidR="00F82E5B" w:rsidRPr="00A45500">
        <w:rPr>
          <w:rFonts w:hint="eastAsia"/>
        </w:rPr>
        <w:t>指令集</w:t>
      </w:r>
      <w:r w:rsidR="00667400" w:rsidRPr="00A45500">
        <w:rPr>
          <w:rFonts w:hint="eastAsia"/>
        </w:rPr>
        <w:t>相比</w:t>
      </w:r>
      <w:r w:rsidR="00B82BA0" w:rsidRPr="00A45500">
        <w:rPr>
          <w:rFonts w:hint="eastAsia"/>
        </w:rPr>
        <w:t>有较大不同</w:t>
      </w:r>
      <w:r w:rsidR="000925B4" w:rsidRPr="00A45500">
        <w:rPr>
          <w:rFonts w:hint="eastAsia"/>
        </w:rPr>
        <w:t>。</w:t>
      </w:r>
      <w:r w:rsidR="00916E41" w:rsidRPr="00A45500">
        <w:rPr>
          <w:rFonts w:hint="eastAsia"/>
        </w:rPr>
        <w:t>R</w:t>
      </w:r>
      <w:r w:rsidR="00916E41" w:rsidRPr="00A45500">
        <w:t>ISC-V</w:t>
      </w:r>
      <w:r w:rsidR="00636461" w:rsidRPr="00A45500">
        <w:rPr>
          <w:rFonts w:hint="eastAsia"/>
        </w:rPr>
        <w:t>的特权架构</w:t>
      </w:r>
      <w:r w:rsidR="00F1078D" w:rsidRPr="00A45500">
        <w:rPr>
          <w:rFonts w:hint="eastAsia"/>
        </w:rPr>
        <w:t>为</w:t>
      </w:r>
      <w:r w:rsidR="00F80DB8" w:rsidRPr="00A45500">
        <w:rPr>
          <w:rFonts w:hint="eastAsia"/>
        </w:rPr>
        <w:t>处理</w:t>
      </w:r>
      <w:r w:rsidR="004E132A" w:rsidRPr="00A45500">
        <w:rPr>
          <w:rFonts w:hint="eastAsia"/>
        </w:rPr>
        <w:t>系统中断、实现虚拟化</w:t>
      </w:r>
      <w:r w:rsidR="00F36374" w:rsidRPr="00A45500">
        <w:rPr>
          <w:rFonts w:hint="eastAsia"/>
        </w:rPr>
        <w:t>拓展</w:t>
      </w:r>
      <w:r w:rsidR="00B94D77" w:rsidRPr="00A45500">
        <w:rPr>
          <w:rFonts w:hint="eastAsia"/>
        </w:rPr>
        <w:t>提供了支持。</w:t>
      </w:r>
      <w:r w:rsidR="00420CE2" w:rsidRPr="00A45500">
        <w:rPr>
          <w:rFonts w:hint="eastAsia"/>
        </w:rPr>
        <w:t>可重现性</w:t>
      </w:r>
      <w:r w:rsidR="008C7CC5" w:rsidRPr="00A45500">
        <w:rPr>
          <w:rFonts w:hint="eastAsia"/>
        </w:rPr>
        <w:t>中主要</w:t>
      </w:r>
      <w:r w:rsidR="00D30EA3" w:rsidRPr="00A45500">
        <w:rPr>
          <w:rFonts w:hint="eastAsia"/>
        </w:rPr>
        <w:t>介绍</w:t>
      </w:r>
      <w:r w:rsidR="00A35EB4" w:rsidRPr="00A45500">
        <w:rPr>
          <w:rFonts w:hint="eastAsia"/>
        </w:rPr>
        <w:t>确定性执行的工作原理和实现方法，</w:t>
      </w:r>
      <w:r w:rsidR="004F40E3" w:rsidRPr="00A45500">
        <w:rPr>
          <w:rFonts w:hint="eastAsia"/>
        </w:rPr>
        <w:t>同时</w:t>
      </w:r>
      <w:r w:rsidR="000A60E0" w:rsidRPr="00A45500">
        <w:rPr>
          <w:rFonts w:hint="eastAsia"/>
        </w:rPr>
        <w:t>介绍了</w:t>
      </w:r>
      <w:r w:rsidR="002D579A" w:rsidRPr="00A45500">
        <w:rPr>
          <w:rFonts w:hint="eastAsia"/>
        </w:rPr>
        <w:t>L</w:t>
      </w:r>
      <w:r w:rsidR="002D579A" w:rsidRPr="00A45500">
        <w:t>in</w:t>
      </w:r>
      <w:r w:rsidR="002D579A" w:rsidRPr="00A45500">
        <w:rPr>
          <w:rFonts w:hint="eastAsia"/>
        </w:rPr>
        <w:t>ux</w:t>
      </w:r>
      <w:r w:rsidR="00A92DF2" w:rsidRPr="00A45500">
        <w:rPr>
          <w:rFonts w:hint="eastAsia"/>
        </w:rPr>
        <w:t>容器</w:t>
      </w:r>
      <w:r w:rsidR="002D579A" w:rsidRPr="00A45500">
        <w:rPr>
          <w:rFonts w:hint="eastAsia"/>
        </w:rPr>
        <w:t>和</w:t>
      </w:r>
      <w:r w:rsidR="002D579A" w:rsidRPr="00A45500">
        <w:rPr>
          <w:rFonts w:hint="eastAsia"/>
        </w:rPr>
        <w:t>D</w:t>
      </w:r>
      <w:r w:rsidR="002D579A" w:rsidRPr="00A45500">
        <w:t>ocker</w:t>
      </w:r>
      <w:r w:rsidR="00A92DF2" w:rsidRPr="00A45500">
        <w:rPr>
          <w:rFonts w:hint="eastAsia"/>
        </w:rPr>
        <w:t>相关知识</w:t>
      </w:r>
      <w:r w:rsidR="002D579A" w:rsidRPr="00A45500">
        <w:rPr>
          <w:rFonts w:hint="eastAsia"/>
        </w:rPr>
        <w:t>，</w:t>
      </w:r>
      <w:r w:rsidR="00AA5758" w:rsidRPr="00A45500">
        <w:rPr>
          <w:rFonts w:hint="eastAsia"/>
        </w:rPr>
        <w:t>为后续</w:t>
      </w:r>
      <w:r w:rsidR="00226345" w:rsidRPr="00A45500">
        <w:rPr>
          <w:rFonts w:hint="eastAsia"/>
        </w:rPr>
        <w:t>方案的设计与实现提供理论依据。</w:t>
      </w:r>
    </w:p>
    <w:p w14:paraId="40C82131" w14:textId="7647B91E" w:rsidR="00CA6693" w:rsidRPr="00A45500" w:rsidRDefault="00CA6693" w:rsidP="00CA6693">
      <w:pPr>
        <w:ind w:firstLine="480"/>
      </w:pPr>
    </w:p>
    <w:p w14:paraId="4E8B68CB" w14:textId="1B326662" w:rsidR="00F26911" w:rsidRPr="00A45500" w:rsidRDefault="00F26911" w:rsidP="00CA6693">
      <w:pPr>
        <w:ind w:firstLine="480"/>
        <w:sectPr w:rsidR="00F26911" w:rsidRPr="00A45500" w:rsidSect="00342687">
          <w:headerReference w:type="default" r:id="rId38"/>
          <w:footnotePr>
            <w:numFmt w:val="decimalEnclosedCircleChinese"/>
          </w:footnotePr>
          <w:pgSz w:w="11906" w:h="16838"/>
          <w:pgMar w:top="2155" w:right="1814" w:bottom="2155" w:left="1814" w:header="1701" w:footer="1701" w:gutter="0"/>
          <w:cols w:space="720"/>
          <w:docGrid w:type="linesAndChars" w:linePitch="312"/>
        </w:sectPr>
      </w:pPr>
    </w:p>
    <w:p w14:paraId="554015FA" w14:textId="32A042C0" w:rsidR="00D922D8" w:rsidRPr="00A45500" w:rsidRDefault="00D922D8" w:rsidP="0099301E">
      <w:pPr>
        <w:pStyle w:val="af5"/>
      </w:pPr>
      <w:bookmarkStart w:id="128" w:name="_Toc93734162"/>
      <w:bookmarkStart w:id="129" w:name="_Toc99905750"/>
      <w:bookmarkStart w:id="130" w:name="_Hlk98628182"/>
      <w:r w:rsidRPr="00A45500">
        <w:lastRenderedPageBreak/>
        <w:t>第</w:t>
      </w:r>
      <w:r w:rsidRPr="00A45500">
        <w:t>3</w:t>
      </w:r>
      <w:r w:rsidRPr="00A45500">
        <w:t>章</w:t>
      </w:r>
      <w:bookmarkEnd w:id="128"/>
      <w:r w:rsidRPr="00A45500">
        <w:t xml:space="preserve"> </w:t>
      </w:r>
      <w:r w:rsidR="000E5DF2" w:rsidRPr="00A45500">
        <w:rPr>
          <w:rFonts w:hint="eastAsia"/>
        </w:rPr>
        <w:t>容器化</w:t>
      </w:r>
      <w:r w:rsidR="00CE7F43" w:rsidRPr="00A45500">
        <w:rPr>
          <w:rFonts w:hint="eastAsia"/>
        </w:rPr>
        <w:t>可重现</w:t>
      </w:r>
      <w:r w:rsidR="00BA3145" w:rsidRPr="00A45500">
        <w:rPr>
          <w:rFonts w:hint="eastAsia"/>
        </w:rPr>
        <w:t>方法</w:t>
      </w:r>
      <w:r w:rsidR="00063141" w:rsidRPr="00A45500">
        <w:rPr>
          <w:rFonts w:hint="eastAsia"/>
        </w:rPr>
        <w:t>设计与实现</w:t>
      </w:r>
      <w:bookmarkEnd w:id="129"/>
    </w:p>
    <w:bookmarkEnd w:id="130"/>
    <w:p w14:paraId="18FE10C5" w14:textId="63A93FE3" w:rsidR="00BE30E7" w:rsidRPr="00A45500" w:rsidRDefault="00AE22BF" w:rsidP="00EA78AB">
      <w:pPr>
        <w:ind w:firstLine="480"/>
      </w:pPr>
      <w:commentRangeStart w:id="131"/>
      <w:r w:rsidRPr="00A45500">
        <w:rPr>
          <w:rFonts w:hint="eastAsia"/>
        </w:rPr>
        <w:t>本章</w:t>
      </w:r>
      <w:r w:rsidR="00BE30E7" w:rsidRPr="00A45500">
        <w:rPr>
          <w:rFonts w:hint="eastAsia"/>
        </w:rPr>
        <w:t>提出了基于一种容器化可重现方法的设计与实现。首先介绍了基于系统调用函数</w:t>
      </w:r>
      <m:oMath>
        <m:r>
          <w:rPr>
            <w:rFonts w:ascii="Cambria Math" w:hAnsi="Cambria Math" w:hint="eastAsia"/>
          </w:rPr>
          <m:t>ptrace</m:t>
        </m:r>
      </m:oMath>
      <w:r w:rsidR="00BE30E7" w:rsidRPr="00A45500">
        <w:rPr>
          <w:rFonts w:hint="eastAsia"/>
        </w:rPr>
        <w:t>拦截和修改系统调用的过程方法，然后在此基础上详细阐述了如何在用户空间运行该方案</w:t>
      </w:r>
      <w:r w:rsidR="0062684B" w:rsidRPr="00A45500">
        <w:rPr>
          <w:rFonts w:hint="eastAsia"/>
        </w:rPr>
        <w:t>,</w:t>
      </w:r>
      <w:r w:rsidR="0062684B" w:rsidRPr="00A45500">
        <w:rPr>
          <w:rFonts w:hint="eastAsia"/>
        </w:rPr>
        <w:t>并优化了其拦截机制</w:t>
      </w:r>
      <w:r w:rsidR="00BE30E7" w:rsidRPr="00A45500">
        <w:rPr>
          <w:rFonts w:hint="eastAsia"/>
        </w:rPr>
        <w:t>，通过容器化技术隔离程序执行环境，以及拦截</w:t>
      </w:r>
      <w:r w:rsidR="000D6ECE" w:rsidRPr="00A45500">
        <w:rPr>
          <w:rFonts w:hint="eastAsia"/>
        </w:rPr>
        <w:t>文件系统中</w:t>
      </w:r>
      <w:r w:rsidR="00BE30E7" w:rsidRPr="00A45500">
        <w:rPr>
          <w:rFonts w:hint="eastAsia"/>
        </w:rPr>
        <w:t>的不确定性因素。</w:t>
      </w:r>
      <w:commentRangeEnd w:id="131"/>
      <w:r w:rsidR="00711438">
        <w:rPr>
          <w:rStyle w:val="afff7"/>
        </w:rPr>
        <w:commentReference w:id="131"/>
      </w:r>
      <w:r w:rsidR="0078695B" w:rsidRPr="00A45500">
        <w:rPr>
          <w:rFonts w:hint="eastAsia"/>
        </w:rPr>
        <w:t>本方案的</w:t>
      </w:r>
      <w:r w:rsidR="004878FD" w:rsidRPr="00A45500">
        <w:rPr>
          <w:rFonts w:hint="eastAsia"/>
        </w:rPr>
        <w:t>结构框图如</w:t>
      </w:r>
      <w:r w:rsidR="00F9682C" w:rsidRPr="00A45500">
        <w:rPr>
          <w:rFonts w:hint="eastAsia"/>
        </w:rPr>
        <w:t>图</w:t>
      </w:r>
      <w:r w:rsidR="00F9682C" w:rsidRPr="00A45500">
        <w:rPr>
          <w:rFonts w:hint="eastAsia"/>
        </w:rPr>
        <w:t>3</w:t>
      </w:r>
      <w:r w:rsidR="00F9682C" w:rsidRPr="00A45500">
        <w:t>.1</w:t>
      </w:r>
      <w:r w:rsidR="00F9682C" w:rsidRPr="00A45500">
        <w:rPr>
          <w:rFonts w:hint="eastAsia"/>
        </w:rPr>
        <w:t>所示</w:t>
      </w:r>
      <w:r w:rsidR="00085837" w:rsidRPr="00A45500">
        <w:rPr>
          <w:rFonts w:hint="eastAsia"/>
        </w:rPr>
        <w:t>：</w:t>
      </w:r>
    </w:p>
    <w:p w14:paraId="5661F77C" w14:textId="377F35C0" w:rsidR="00E46328" w:rsidRPr="00A45500" w:rsidRDefault="00C94446" w:rsidP="00E46328">
      <w:pPr>
        <w:keepNext/>
        <w:spacing w:line="240" w:lineRule="auto"/>
        <w:ind w:firstLineChars="0" w:firstLine="0"/>
        <w:jc w:val="center"/>
      </w:pPr>
      <w:r w:rsidRPr="00A45500">
        <w:rPr>
          <w:noProof/>
        </w:rPr>
        <w:drawing>
          <wp:inline distT="0" distB="0" distL="0" distR="0" wp14:anchorId="3138CB97" wp14:editId="01693989">
            <wp:extent cx="2951356" cy="2036618"/>
            <wp:effectExtent l="0" t="0" r="190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83644" cy="2058898"/>
                    </a:xfrm>
                    <a:prstGeom prst="rect">
                      <a:avLst/>
                    </a:prstGeom>
                    <a:noFill/>
                  </pic:spPr>
                </pic:pic>
              </a:graphicData>
            </a:graphic>
          </wp:inline>
        </w:drawing>
      </w:r>
    </w:p>
    <w:p w14:paraId="06C00DE6" w14:textId="77777777" w:rsidR="00E46328" w:rsidRPr="00A45500" w:rsidRDefault="00E46328" w:rsidP="00E46328">
      <w:pPr>
        <w:pStyle w:val="afa"/>
        <w:rPr>
          <w:noProof/>
          <w:sz w:val="24"/>
        </w:rPr>
      </w:pPr>
      <w:commentRangeStart w:id="132"/>
      <w:r w:rsidRPr="00A45500">
        <w:rPr>
          <w:rFonts w:hint="eastAsia"/>
        </w:rPr>
        <w:t>图</w:t>
      </w:r>
      <w:r w:rsidRPr="00A45500">
        <w:rPr>
          <w:rFonts w:hint="eastAsia"/>
        </w:rPr>
        <w:t>3</w:t>
      </w:r>
      <w:r w:rsidRPr="00A45500">
        <w:t xml:space="preserve">.1 </w:t>
      </w:r>
      <w:r w:rsidRPr="00A45500">
        <w:t>容器化</w:t>
      </w:r>
      <w:r w:rsidRPr="00A45500">
        <w:rPr>
          <w:rFonts w:hint="eastAsia"/>
        </w:rPr>
        <w:t>可重现方法设计框图</w:t>
      </w:r>
      <w:commentRangeEnd w:id="132"/>
      <w:r w:rsidR="00711438">
        <w:rPr>
          <w:rStyle w:val="afff7"/>
        </w:rPr>
        <w:commentReference w:id="132"/>
      </w:r>
    </w:p>
    <w:p w14:paraId="486D34B2" w14:textId="5D687C5D" w:rsidR="00B14ECF" w:rsidRPr="00A45500" w:rsidRDefault="00B14ECF" w:rsidP="00B14ECF">
      <w:pPr>
        <w:pStyle w:val="10"/>
      </w:pPr>
      <w:bookmarkStart w:id="133" w:name="_Toc99905751"/>
      <w:bookmarkStart w:id="134" w:name="_Toc93734163"/>
      <w:r w:rsidRPr="00A45500">
        <w:rPr>
          <w:rFonts w:hint="eastAsia"/>
        </w:rPr>
        <w:t>3</w:t>
      </w:r>
      <w:r w:rsidRPr="00A45500">
        <w:t xml:space="preserve">.1 </w:t>
      </w:r>
      <w:r w:rsidR="00656C96" w:rsidRPr="00A45500">
        <w:rPr>
          <w:rFonts w:hint="eastAsia"/>
        </w:rPr>
        <w:t>可重现</w:t>
      </w:r>
      <w:r w:rsidR="00DA5291" w:rsidRPr="00A45500">
        <w:rPr>
          <w:rFonts w:hint="eastAsia"/>
        </w:rPr>
        <w:t>方法</w:t>
      </w:r>
      <w:r w:rsidR="001002E1" w:rsidRPr="00A45500">
        <w:rPr>
          <w:rFonts w:hint="eastAsia"/>
        </w:rPr>
        <w:t>设计</w:t>
      </w:r>
      <w:bookmarkEnd w:id="133"/>
    </w:p>
    <w:p w14:paraId="39F894C1" w14:textId="26C6615C" w:rsidR="00FF69DD" w:rsidRPr="00A45500" w:rsidRDefault="00B97504" w:rsidP="00842CDF">
      <w:pPr>
        <w:ind w:firstLine="480"/>
      </w:pPr>
      <w:r w:rsidRPr="00A45500">
        <w:rPr>
          <w:rFonts w:hint="eastAsia"/>
        </w:rPr>
        <w:t>可重现方法</w:t>
      </w:r>
      <w:r w:rsidR="0065626F" w:rsidRPr="00A45500">
        <w:rPr>
          <w:rFonts w:hint="eastAsia"/>
        </w:rPr>
        <w:t>部分</w:t>
      </w:r>
      <w:r w:rsidR="007437A8" w:rsidRPr="00A45500">
        <w:rPr>
          <w:rFonts w:hint="eastAsia"/>
        </w:rPr>
        <w:t>基于</w:t>
      </w:r>
      <w:r w:rsidR="00A2345F" w:rsidRPr="00A45500">
        <w:rPr>
          <w:rFonts w:hint="eastAsia"/>
        </w:rPr>
        <w:t>确定性重放工具来实现</w:t>
      </w:r>
      <w:r w:rsidR="00761E54" w:rsidRPr="00A45500">
        <w:rPr>
          <w:rFonts w:hint="eastAsia"/>
        </w:rPr>
        <w:t>，</w:t>
      </w:r>
      <w:r w:rsidR="00FD4535" w:rsidRPr="00A45500">
        <w:rPr>
          <w:rFonts w:hint="eastAsia"/>
        </w:rPr>
        <w:t>但</w:t>
      </w:r>
      <w:r w:rsidR="00A57389" w:rsidRPr="00A45500">
        <w:rPr>
          <w:rFonts w:hint="eastAsia"/>
        </w:rPr>
        <w:t>对进程、系统的</w:t>
      </w:r>
      <w:r w:rsidR="00761E54" w:rsidRPr="00A45500">
        <w:rPr>
          <w:rFonts w:hint="eastAsia"/>
        </w:rPr>
        <w:t>记录和重放会附加大量的额外开销。</w:t>
      </w:r>
      <w:r w:rsidR="000C17CC" w:rsidRPr="00A45500">
        <w:rPr>
          <w:rFonts w:hint="eastAsia"/>
        </w:rPr>
        <w:t>在</w:t>
      </w:r>
      <w:r w:rsidR="003E40E5" w:rsidRPr="00A45500">
        <w:rPr>
          <w:rFonts w:hint="eastAsia"/>
        </w:rPr>
        <w:t>2</w:t>
      </w:r>
      <w:r w:rsidR="003E40E5" w:rsidRPr="00A45500">
        <w:t>.2.1</w:t>
      </w:r>
      <w:r w:rsidR="003E40E5" w:rsidRPr="00A45500">
        <w:rPr>
          <w:rFonts w:hint="eastAsia"/>
        </w:rPr>
        <w:t>章节</w:t>
      </w:r>
      <w:r w:rsidR="000C17CC" w:rsidRPr="00A45500">
        <w:rPr>
          <w:rFonts w:hint="eastAsia"/>
        </w:rPr>
        <w:t>的</w:t>
      </w:r>
      <w:r w:rsidR="00FD3245" w:rsidRPr="00A45500">
        <w:rPr>
          <w:rFonts w:hint="eastAsia"/>
        </w:rPr>
        <w:t>不确定性来源分析中观察到</w:t>
      </w:r>
      <w:r w:rsidR="00224B06" w:rsidRPr="00A45500">
        <w:rPr>
          <w:rFonts w:hint="eastAsia"/>
        </w:rPr>
        <w:t>，</w:t>
      </w:r>
      <w:r w:rsidR="00126D9C" w:rsidRPr="00A45500">
        <w:rPr>
          <w:rFonts w:hint="eastAsia"/>
        </w:rPr>
        <w:t>具有不确定性的</w:t>
      </w:r>
      <w:r w:rsidR="00CD60F2" w:rsidRPr="00A45500">
        <w:rPr>
          <w:rFonts w:hint="eastAsia"/>
        </w:rPr>
        <w:t>CPU</w:t>
      </w:r>
      <w:r w:rsidR="00224B06" w:rsidRPr="00A45500">
        <w:rPr>
          <w:rFonts w:hint="eastAsia"/>
        </w:rPr>
        <w:t>指令</w:t>
      </w:r>
      <w:r w:rsidR="00A16A6F" w:rsidRPr="00A45500">
        <w:rPr>
          <w:rFonts w:hint="eastAsia"/>
        </w:rPr>
        <w:t>较少</w:t>
      </w:r>
      <w:r w:rsidR="008F4777" w:rsidRPr="00A45500">
        <w:rPr>
          <w:rFonts w:hint="eastAsia"/>
        </w:rPr>
        <w:t>，</w:t>
      </w:r>
      <w:r w:rsidR="00DB138B" w:rsidRPr="00A45500">
        <w:rPr>
          <w:rFonts w:hint="eastAsia"/>
        </w:rPr>
        <w:t>而不确定性因素的主要来源在于</w:t>
      </w:r>
      <w:r w:rsidR="00597A14" w:rsidRPr="00A45500">
        <w:rPr>
          <w:rFonts w:hint="eastAsia"/>
        </w:rPr>
        <w:t>系统和软件层面</w:t>
      </w:r>
      <w:r w:rsidR="00AE6D2E" w:rsidRPr="00A45500">
        <w:rPr>
          <w:vertAlign w:val="superscript"/>
        </w:rPr>
        <w:fldChar w:fldCharType="begin"/>
      </w:r>
      <w:r w:rsidR="00AE6D2E" w:rsidRPr="00A45500">
        <w:rPr>
          <w:vertAlign w:val="superscript"/>
        </w:rPr>
        <w:instrText xml:space="preserve"> </w:instrText>
      </w:r>
      <w:r w:rsidR="00AE6D2E" w:rsidRPr="00A45500">
        <w:rPr>
          <w:rFonts w:hint="eastAsia"/>
          <w:vertAlign w:val="superscript"/>
        </w:rPr>
        <w:instrText>REF _Ref99208082 \r \h</w:instrText>
      </w:r>
      <w:r w:rsidR="00AE6D2E" w:rsidRPr="00A45500">
        <w:rPr>
          <w:vertAlign w:val="superscript"/>
        </w:rPr>
        <w:instrText xml:space="preserve">  \* MERGEFORMAT </w:instrText>
      </w:r>
      <w:r w:rsidR="00AE6D2E" w:rsidRPr="00A45500">
        <w:rPr>
          <w:vertAlign w:val="superscript"/>
        </w:rPr>
      </w:r>
      <w:r w:rsidR="00AE6D2E" w:rsidRPr="00A45500">
        <w:rPr>
          <w:vertAlign w:val="superscript"/>
        </w:rPr>
        <w:fldChar w:fldCharType="separate"/>
      </w:r>
      <w:r w:rsidR="00AE6D2E" w:rsidRPr="00A45500">
        <w:rPr>
          <w:vertAlign w:val="superscript"/>
        </w:rPr>
        <w:t>[7]</w:t>
      </w:r>
      <w:r w:rsidR="00AE6D2E" w:rsidRPr="00A45500">
        <w:rPr>
          <w:vertAlign w:val="superscript"/>
        </w:rPr>
        <w:fldChar w:fldCharType="end"/>
      </w:r>
      <w:r w:rsidR="001F2805" w:rsidRPr="00A45500">
        <w:rPr>
          <w:rFonts w:hint="eastAsia"/>
        </w:rPr>
        <w:t>。</w:t>
      </w:r>
      <w:r w:rsidR="00C62107" w:rsidRPr="00A45500">
        <w:rPr>
          <w:rFonts w:hint="eastAsia"/>
        </w:rPr>
        <w:t>因此首先</w:t>
      </w:r>
      <w:r w:rsidR="00996B4C" w:rsidRPr="00A45500">
        <w:rPr>
          <w:rFonts w:hint="eastAsia"/>
        </w:rPr>
        <w:t>考虑</w:t>
      </w:r>
      <w:r w:rsidR="00727534" w:rsidRPr="00A45500">
        <w:rPr>
          <w:rFonts w:hint="eastAsia"/>
        </w:rPr>
        <w:t>消除</w:t>
      </w:r>
      <w:r w:rsidR="00AE6D2E" w:rsidRPr="00A45500">
        <w:rPr>
          <w:rFonts w:hint="eastAsia"/>
        </w:rPr>
        <w:t>C</w:t>
      </w:r>
      <w:r w:rsidR="00AE6D2E" w:rsidRPr="00A45500">
        <w:t>PU</w:t>
      </w:r>
      <w:r w:rsidR="00AE6D2E" w:rsidRPr="00A45500">
        <w:rPr>
          <w:rFonts w:hint="eastAsia"/>
        </w:rPr>
        <w:t>指令以外的</w:t>
      </w:r>
      <w:r w:rsidR="00727534" w:rsidRPr="00A45500">
        <w:rPr>
          <w:rFonts w:hint="eastAsia"/>
        </w:rPr>
        <w:t>不确定性因素</w:t>
      </w:r>
      <w:r w:rsidR="00B86F87" w:rsidRPr="00A45500">
        <w:rPr>
          <w:rFonts w:hint="eastAsia"/>
        </w:rPr>
        <w:t>，之后再设计方案对</w:t>
      </w:r>
      <w:r w:rsidR="00B86F87" w:rsidRPr="00A45500">
        <w:rPr>
          <w:rFonts w:hint="eastAsia"/>
        </w:rPr>
        <w:t>C</w:t>
      </w:r>
      <w:r w:rsidR="00B86F87" w:rsidRPr="00A45500">
        <w:t>PU</w:t>
      </w:r>
      <w:r w:rsidR="00B86F87" w:rsidRPr="00A45500">
        <w:rPr>
          <w:rFonts w:hint="eastAsia"/>
        </w:rPr>
        <w:t>指令进行拦截。</w:t>
      </w:r>
    </w:p>
    <w:p w14:paraId="308D1308" w14:textId="6A8CB804" w:rsidR="008335F3" w:rsidRPr="00A45500" w:rsidRDefault="0094219E" w:rsidP="00842CDF">
      <w:pPr>
        <w:ind w:firstLine="480"/>
      </w:pPr>
      <w:r w:rsidRPr="00A45500">
        <w:rPr>
          <w:rFonts w:hint="eastAsia"/>
        </w:rPr>
        <w:t>基于此提出一种容器化可重现方法</w:t>
      </w:r>
      <w:r w:rsidR="00126D9C" w:rsidRPr="00A45500">
        <w:rPr>
          <w:rFonts w:hint="eastAsia"/>
        </w:rPr>
        <w:t>，</w:t>
      </w:r>
      <w:r w:rsidR="00644E94" w:rsidRPr="00A45500">
        <w:rPr>
          <w:rFonts w:hint="eastAsia"/>
        </w:rPr>
        <w:t>利用</w:t>
      </w:r>
      <w:r w:rsidR="00EC4687" w:rsidRPr="00A45500">
        <w:rPr>
          <w:rFonts w:hint="eastAsia"/>
        </w:rPr>
        <w:t>L</w:t>
      </w:r>
      <w:r w:rsidR="00EC4687" w:rsidRPr="00A45500">
        <w:t>XC</w:t>
      </w:r>
      <w:r w:rsidR="00644E94" w:rsidRPr="00A45500">
        <w:rPr>
          <w:rFonts w:hint="eastAsia"/>
        </w:rPr>
        <w:t>容器对</w:t>
      </w:r>
      <w:r w:rsidR="00EE2025" w:rsidRPr="00A45500">
        <w:rPr>
          <w:rFonts w:hint="eastAsia"/>
        </w:rPr>
        <w:t>执行程序</w:t>
      </w:r>
      <w:r w:rsidR="006A0D6F" w:rsidRPr="00A45500">
        <w:rPr>
          <w:rFonts w:hint="eastAsia"/>
        </w:rPr>
        <w:t>进行</w:t>
      </w:r>
      <w:r w:rsidR="00644E94" w:rsidRPr="00A45500">
        <w:rPr>
          <w:rFonts w:hint="eastAsia"/>
        </w:rPr>
        <w:t>封装</w:t>
      </w:r>
      <w:r w:rsidR="003E6727" w:rsidRPr="00A45500">
        <w:rPr>
          <w:rFonts w:hint="eastAsia"/>
        </w:rPr>
        <w:t>，</w:t>
      </w:r>
      <w:r w:rsidR="00457ADA" w:rsidRPr="00A45500">
        <w:rPr>
          <w:rFonts w:hint="eastAsia"/>
        </w:rPr>
        <w:t>划分</w:t>
      </w:r>
      <w:r w:rsidR="00D22ADA" w:rsidRPr="00A45500">
        <w:rPr>
          <w:rFonts w:hint="eastAsia"/>
        </w:rPr>
        <w:t>确定性</w:t>
      </w:r>
      <w:r w:rsidR="00E10024" w:rsidRPr="00A45500">
        <w:rPr>
          <w:rFonts w:hint="eastAsia"/>
        </w:rPr>
        <w:t>程序</w:t>
      </w:r>
      <w:r w:rsidR="00CD60F2" w:rsidRPr="00A45500">
        <w:rPr>
          <w:rFonts w:hint="eastAsia"/>
        </w:rPr>
        <w:t>状态和计算的边界</w:t>
      </w:r>
      <w:r w:rsidR="001726E3" w:rsidRPr="00A45500">
        <w:rPr>
          <w:rFonts w:hint="eastAsia"/>
        </w:rPr>
        <w:t>。在记录阶段</w:t>
      </w:r>
      <w:r w:rsidR="00353F6F" w:rsidRPr="00A45500">
        <w:rPr>
          <w:rFonts w:hint="eastAsia"/>
        </w:rPr>
        <w:t>，</w:t>
      </w:r>
      <w:r w:rsidR="00B26E2A" w:rsidRPr="00A45500">
        <w:rPr>
          <w:rFonts w:hint="eastAsia"/>
        </w:rPr>
        <w:t>监视并拦截</w:t>
      </w:r>
      <w:r w:rsidR="00D67B10" w:rsidRPr="00A45500">
        <w:rPr>
          <w:rFonts w:hint="eastAsia"/>
        </w:rPr>
        <w:t>容器</w:t>
      </w:r>
      <w:r w:rsidR="00E1654B" w:rsidRPr="00A45500">
        <w:rPr>
          <w:rFonts w:hint="eastAsia"/>
        </w:rPr>
        <w:t>内的所有非确定性来源</w:t>
      </w:r>
      <w:r w:rsidR="00BA5604" w:rsidRPr="00A45500">
        <w:rPr>
          <w:rFonts w:hint="eastAsia"/>
        </w:rPr>
        <w:t>，记录</w:t>
      </w:r>
      <w:r w:rsidR="00E1654B" w:rsidRPr="00A45500">
        <w:rPr>
          <w:rFonts w:hint="eastAsia"/>
        </w:rPr>
        <w:t>所有进入</w:t>
      </w:r>
      <w:r w:rsidR="008E63D5" w:rsidRPr="00A45500">
        <w:rPr>
          <w:rFonts w:hint="eastAsia"/>
        </w:rPr>
        <w:t>容器</w:t>
      </w:r>
      <w:r w:rsidR="00E1654B" w:rsidRPr="00A45500">
        <w:rPr>
          <w:rFonts w:hint="eastAsia"/>
        </w:rPr>
        <w:t>边界的输入，并通过</w:t>
      </w:r>
      <w:r w:rsidR="00DB762B" w:rsidRPr="00A45500">
        <w:rPr>
          <w:rFonts w:hint="eastAsia"/>
        </w:rPr>
        <w:t>改写、</w:t>
      </w:r>
      <w:proofErr w:type="gramStart"/>
      <w:r w:rsidR="00DB762B" w:rsidRPr="00A45500">
        <w:rPr>
          <w:rFonts w:hint="eastAsia"/>
        </w:rPr>
        <w:t>替换</w:t>
      </w:r>
      <w:r w:rsidR="00E1654B" w:rsidRPr="00A45500">
        <w:rPr>
          <w:rFonts w:hint="eastAsia"/>
        </w:rPr>
        <w:t>非</w:t>
      </w:r>
      <w:proofErr w:type="gramEnd"/>
      <w:r w:rsidR="00E1654B" w:rsidRPr="00A45500">
        <w:rPr>
          <w:rFonts w:hint="eastAsia"/>
        </w:rPr>
        <w:t>确定性</w:t>
      </w:r>
      <w:r w:rsidR="00DC25FA" w:rsidRPr="00A45500">
        <w:rPr>
          <w:rFonts w:hint="eastAsia"/>
        </w:rPr>
        <w:t>因素</w:t>
      </w:r>
      <w:r w:rsidR="00C62BEC" w:rsidRPr="00A45500">
        <w:rPr>
          <w:rFonts w:hint="eastAsia"/>
        </w:rPr>
        <w:t>来源的</w:t>
      </w:r>
      <w:r w:rsidR="002957CF" w:rsidRPr="00A45500">
        <w:rPr>
          <w:rFonts w:hint="eastAsia"/>
        </w:rPr>
        <w:t>数据</w:t>
      </w:r>
      <w:r w:rsidR="00E1654B" w:rsidRPr="00A45500">
        <w:rPr>
          <w:rFonts w:hint="eastAsia"/>
        </w:rPr>
        <w:t>来</w:t>
      </w:r>
      <w:r w:rsidR="005B6ABA" w:rsidRPr="00A45500">
        <w:rPr>
          <w:rFonts w:hint="eastAsia"/>
        </w:rPr>
        <w:t>保证</w:t>
      </w:r>
      <w:r w:rsidR="00D709A9" w:rsidRPr="00A45500">
        <w:rPr>
          <w:rFonts w:hint="eastAsia"/>
        </w:rPr>
        <w:t>容器</w:t>
      </w:r>
      <w:r w:rsidR="00E1654B" w:rsidRPr="00A45500">
        <w:rPr>
          <w:rFonts w:hint="eastAsia"/>
        </w:rPr>
        <w:t>内</w:t>
      </w:r>
      <w:r w:rsidR="005B6ABA" w:rsidRPr="00A45500">
        <w:rPr>
          <w:rFonts w:hint="eastAsia"/>
        </w:rPr>
        <w:t>程序</w:t>
      </w:r>
      <w:r w:rsidR="00E1654B" w:rsidRPr="00A45500">
        <w:rPr>
          <w:rFonts w:hint="eastAsia"/>
        </w:rPr>
        <w:t>的</w:t>
      </w:r>
      <w:r w:rsidR="005B6ABA" w:rsidRPr="00A45500">
        <w:rPr>
          <w:rFonts w:hint="eastAsia"/>
        </w:rPr>
        <w:t>确定性</w:t>
      </w:r>
      <w:r w:rsidR="00093712" w:rsidRPr="00A45500">
        <w:rPr>
          <w:rFonts w:hint="eastAsia"/>
        </w:rPr>
        <w:t>执行结果</w:t>
      </w:r>
      <w:r w:rsidR="00E1654B" w:rsidRPr="00A45500">
        <w:rPr>
          <w:rFonts w:hint="eastAsia"/>
        </w:rPr>
        <w:t>。</w:t>
      </w:r>
    </w:p>
    <w:p w14:paraId="2532B0DF" w14:textId="77777777" w:rsidR="00B24570" w:rsidRPr="00A45500" w:rsidRDefault="00E4116D" w:rsidP="00842CDF">
      <w:pPr>
        <w:ind w:firstLine="480"/>
      </w:pPr>
      <w:r w:rsidRPr="00A45500">
        <w:rPr>
          <w:rFonts w:hint="eastAsia"/>
        </w:rPr>
        <w:t>具体实现中</w:t>
      </w:r>
      <w:r w:rsidR="00F54ADC" w:rsidRPr="00A45500">
        <w:rPr>
          <w:rFonts w:hint="eastAsia"/>
        </w:rPr>
        <w:t>，</w:t>
      </w:r>
      <w:r w:rsidR="00976512" w:rsidRPr="00A45500">
        <w:rPr>
          <w:rFonts w:hint="eastAsia"/>
        </w:rPr>
        <w:t>使用</w:t>
      </w:r>
      <w:r w:rsidR="00976512" w:rsidRPr="00A45500">
        <w:rPr>
          <w:rFonts w:hint="eastAsia"/>
        </w:rPr>
        <w:t>2</w:t>
      </w:r>
      <w:r w:rsidR="00976512" w:rsidRPr="00A45500">
        <w:rPr>
          <w:rFonts w:hint="eastAsia"/>
        </w:rPr>
        <w:t>层</w:t>
      </w:r>
      <w:r w:rsidR="00DB725C" w:rsidRPr="00A45500">
        <w:rPr>
          <w:rFonts w:hint="eastAsia"/>
        </w:rPr>
        <w:t>嵌套的</w:t>
      </w:r>
      <w:r w:rsidR="006744A7" w:rsidRPr="00A45500">
        <w:rPr>
          <w:rFonts w:hint="eastAsia"/>
        </w:rPr>
        <w:t>容器</w:t>
      </w:r>
      <w:r w:rsidR="009D4B0B" w:rsidRPr="00A45500">
        <w:rPr>
          <w:rFonts w:hint="eastAsia"/>
        </w:rPr>
        <w:t>机制</w:t>
      </w:r>
      <w:r w:rsidR="001559E0" w:rsidRPr="00A45500">
        <w:rPr>
          <w:rFonts w:hint="eastAsia"/>
        </w:rPr>
        <w:t>隔离</w:t>
      </w:r>
      <w:r w:rsidR="00D6140C" w:rsidRPr="00A45500">
        <w:rPr>
          <w:rFonts w:hint="eastAsia"/>
        </w:rPr>
        <w:t>用户</w:t>
      </w:r>
      <w:r w:rsidR="009D4B0B" w:rsidRPr="00A45500">
        <w:rPr>
          <w:rFonts w:hint="eastAsia"/>
        </w:rPr>
        <w:t>程序</w:t>
      </w:r>
      <w:r w:rsidR="00EA61B7" w:rsidRPr="00A45500">
        <w:rPr>
          <w:rFonts w:hint="eastAsia"/>
        </w:rPr>
        <w:t>，并基于进程跟踪</w:t>
      </w:r>
      <w:r w:rsidR="00176F25" w:rsidRPr="00A45500">
        <w:rPr>
          <w:rFonts w:hint="eastAsia"/>
        </w:rPr>
        <w:t>系统</w:t>
      </w:r>
      <w:r w:rsidR="00176F25" w:rsidRPr="00A45500">
        <w:rPr>
          <w:rFonts w:hint="eastAsia"/>
        </w:rPr>
        <w:lastRenderedPageBreak/>
        <w:t>调用</w:t>
      </w:r>
      <m:oMath>
        <m:r>
          <w:rPr>
            <w:rFonts w:ascii="Cambria Math" w:hAnsi="Cambria Math" w:hint="eastAsia"/>
          </w:rPr>
          <m:t>p</m:t>
        </m:r>
        <m:r>
          <w:rPr>
            <w:rFonts w:ascii="Cambria Math" w:hAnsi="Cambria Math"/>
          </w:rPr>
          <m:t>trace</m:t>
        </m:r>
      </m:oMath>
      <w:r w:rsidR="008C7708" w:rsidRPr="00A45500">
        <w:rPr>
          <w:rFonts w:hint="eastAsia"/>
        </w:rPr>
        <w:t xml:space="preserve"> </w:t>
      </w:r>
      <w:r w:rsidR="008C7708" w:rsidRPr="00A45500">
        <w:rPr>
          <w:rFonts w:hint="eastAsia"/>
        </w:rPr>
        <w:t>监视并拦截</w:t>
      </w:r>
      <w:r w:rsidR="005B1260" w:rsidRPr="00A45500">
        <w:rPr>
          <w:rFonts w:hint="eastAsia"/>
        </w:rPr>
        <w:t>进程中的不确定性因素</w:t>
      </w:r>
      <w:r w:rsidR="009D4B0B" w:rsidRPr="00A45500">
        <w:rPr>
          <w:rFonts w:hint="eastAsia"/>
        </w:rPr>
        <w:t>。</w:t>
      </w:r>
      <w:r w:rsidR="005D79FF" w:rsidRPr="00A45500">
        <w:rPr>
          <w:rFonts w:hint="eastAsia"/>
        </w:rPr>
        <w:t>具体设计如下</w:t>
      </w:r>
      <w:r w:rsidR="00B24570" w:rsidRPr="00A45500">
        <w:rPr>
          <w:rFonts w:hint="eastAsia"/>
        </w:rPr>
        <w:t>：</w:t>
      </w:r>
    </w:p>
    <w:p w14:paraId="0BB2DE4F" w14:textId="022D76C9" w:rsidR="00540592" w:rsidRPr="00A45500" w:rsidRDefault="00FF3079" w:rsidP="00842CDF">
      <w:pPr>
        <w:ind w:firstLine="480"/>
      </w:pPr>
      <w:r w:rsidRPr="00A45500">
        <w:rPr>
          <w:rFonts w:hint="eastAsia"/>
        </w:rPr>
        <w:t>首先，</w:t>
      </w:r>
      <w:r w:rsidR="008F06E8" w:rsidRPr="00A45500">
        <w:rPr>
          <w:rFonts w:hint="eastAsia"/>
        </w:rPr>
        <w:t>为了满足</w:t>
      </w:r>
      <w:r w:rsidR="00734EAF" w:rsidRPr="00A45500">
        <w:rPr>
          <w:rFonts w:hint="eastAsia"/>
        </w:rPr>
        <w:t>任意应用程序的可重现性，且不需要</w:t>
      </w:r>
      <w:r w:rsidR="007B3F0A" w:rsidRPr="00A45500">
        <w:rPr>
          <w:rFonts w:hint="eastAsia"/>
        </w:rPr>
        <w:t>修改内核或记录</w:t>
      </w:r>
      <w:r w:rsidR="00D643B8" w:rsidRPr="00A45500">
        <w:rPr>
          <w:rFonts w:hint="eastAsia"/>
        </w:rPr>
        <w:t>完整</w:t>
      </w:r>
      <w:r w:rsidR="001707C8" w:rsidRPr="00A45500">
        <w:rPr>
          <w:rFonts w:hint="eastAsia"/>
        </w:rPr>
        <w:t>虚拟机</w:t>
      </w:r>
      <w:r w:rsidR="00D643B8" w:rsidRPr="00A45500">
        <w:rPr>
          <w:rFonts w:hint="eastAsia"/>
        </w:rPr>
        <w:t>状态</w:t>
      </w:r>
      <w:r w:rsidR="006F5FE2" w:rsidRPr="00A45500">
        <w:rPr>
          <w:rFonts w:hint="eastAsia"/>
        </w:rPr>
        <w:t>，</w:t>
      </w:r>
      <w:r w:rsidR="00985080" w:rsidRPr="00A45500">
        <w:rPr>
          <w:rFonts w:hint="eastAsia"/>
        </w:rPr>
        <w:t>设计并实现了基于</w:t>
      </w:r>
      <w:r w:rsidR="008B5A93" w:rsidRPr="00A45500">
        <w:rPr>
          <w:rFonts w:hint="eastAsia"/>
        </w:rPr>
        <w:t>控制组</w:t>
      </w:r>
      <m:oMath>
        <m:r>
          <w:rPr>
            <w:rFonts w:ascii="Cambria Math" w:hAnsi="Cambria Math"/>
          </w:rPr>
          <m:t>cgroups</m:t>
        </m:r>
      </m:oMath>
      <w:r w:rsidR="008B5A93" w:rsidRPr="00A45500">
        <w:rPr>
          <w:rFonts w:hint="eastAsia"/>
        </w:rPr>
        <w:t>、</w:t>
      </w:r>
      <w:r w:rsidR="00EE0DAA" w:rsidRPr="00A45500">
        <w:rPr>
          <w:rFonts w:hint="eastAsia"/>
        </w:rPr>
        <w:t>用户</w:t>
      </w:r>
      <w:r w:rsidR="00802229" w:rsidRPr="00A45500">
        <w:rPr>
          <w:rFonts w:hint="eastAsia"/>
        </w:rPr>
        <w:t>命名</w:t>
      </w:r>
      <w:r w:rsidR="00EE0DAA" w:rsidRPr="00A45500">
        <w:rPr>
          <w:rFonts w:hint="eastAsia"/>
        </w:rPr>
        <w:t>空间</w:t>
      </w:r>
      <m:oMath>
        <m:r>
          <w:rPr>
            <w:rFonts w:ascii="Cambria Math" w:hAnsi="Cambria Math" w:hint="eastAsia"/>
          </w:rPr>
          <m:t>N</m:t>
        </m:r>
        <m:r>
          <w:rPr>
            <w:rFonts w:ascii="Cambria Math" w:hAnsi="Cambria Math"/>
          </w:rPr>
          <m:t>amespace</m:t>
        </m:r>
      </m:oMath>
      <w:r w:rsidR="00C10BC3" w:rsidRPr="00A45500">
        <w:rPr>
          <w:rFonts w:hint="eastAsia"/>
        </w:rPr>
        <w:t>等技术</w:t>
      </w:r>
      <w:r w:rsidR="00AA5EF4" w:rsidRPr="00A45500">
        <w:rPr>
          <w:rFonts w:hint="eastAsia"/>
        </w:rPr>
        <w:t>的</w:t>
      </w:r>
      <w:r w:rsidR="00EF2CA1" w:rsidRPr="00A45500">
        <w:rPr>
          <w:rFonts w:hint="eastAsia"/>
        </w:rPr>
        <w:t>容器化</w:t>
      </w:r>
      <w:r w:rsidR="00EE6B91" w:rsidRPr="00A45500">
        <w:rPr>
          <w:rFonts w:hint="eastAsia"/>
        </w:rPr>
        <w:t>可重现</w:t>
      </w:r>
      <w:r w:rsidR="0048355F" w:rsidRPr="00A45500">
        <w:rPr>
          <w:rFonts w:hint="eastAsia"/>
        </w:rPr>
        <w:t>方案</w:t>
      </w:r>
      <w:r w:rsidR="00AA5EF4" w:rsidRPr="00A45500">
        <w:rPr>
          <w:rFonts w:hint="eastAsia"/>
        </w:rPr>
        <w:t>。</w:t>
      </w:r>
      <w:r w:rsidR="00C10BC3" w:rsidRPr="00A45500">
        <w:rPr>
          <w:rFonts w:hint="eastAsia"/>
        </w:rPr>
        <w:t>在纯</w:t>
      </w:r>
      <w:r w:rsidR="00762D5A" w:rsidRPr="00A45500">
        <w:rPr>
          <w:rFonts w:hint="eastAsia"/>
        </w:rPr>
        <w:t>软件命名空间中，</w:t>
      </w:r>
      <w:r w:rsidR="00220395" w:rsidRPr="00A45500">
        <w:rPr>
          <w:rFonts w:hint="eastAsia"/>
        </w:rPr>
        <w:t>隔离容器内进程</w:t>
      </w:r>
      <w:r w:rsidR="00CD7117" w:rsidRPr="00A45500">
        <w:rPr>
          <w:rFonts w:hint="eastAsia"/>
        </w:rPr>
        <w:t>，保证每个进程组有</w:t>
      </w:r>
      <w:r w:rsidR="00483AB9" w:rsidRPr="00A45500">
        <w:rPr>
          <w:rFonts w:hint="eastAsia"/>
        </w:rPr>
        <w:t>独立的</w:t>
      </w:r>
      <w:r w:rsidR="00483AB9" w:rsidRPr="00A45500">
        <w:rPr>
          <w:rFonts w:hint="eastAsia"/>
        </w:rPr>
        <w:t>P</w:t>
      </w:r>
      <w:r w:rsidR="00483AB9" w:rsidRPr="00A45500">
        <w:t>ID</w:t>
      </w:r>
      <w:r w:rsidR="00483AB9" w:rsidRPr="00A45500">
        <w:rPr>
          <w:rFonts w:hint="eastAsia"/>
        </w:rPr>
        <w:t>等标识符</w:t>
      </w:r>
      <w:r w:rsidR="00EF2CA1" w:rsidRPr="00A45500">
        <w:rPr>
          <w:rFonts w:hint="eastAsia"/>
        </w:rPr>
        <w:t>，</w:t>
      </w:r>
      <w:r w:rsidR="00E6232F" w:rsidRPr="00A45500">
        <w:rPr>
          <w:rFonts w:hint="eastAsia"/>
        </w:rPr>
        <w:t>将</w:t>
      </w:r>
      <w:r w:rsidR="00762D5A" w:rsidRPr="00A45500">
        <w:rPr>
          <w:rFonts w:hint="eastAsia"/>
        </w:rPr>
        <w:t>确定性</w:t>
      </w:r>
      <w:r w:rsidR="00220395" w:rsidRPr="00A45500">
        <w:rPr>
          <w:rFonts w:hint="eastAsia"/>
        </w:rPr>
        <w:t>执行程序与外部的程序和文件隔离起来。</w:t>
      </w:r>
    </w:p>
    <w:p w14:paraId="3CB398D5" w14:textId="65DA887C" w:rsidR="008D5CB7" w:rsidRPr="00A45500" w:rsidRDefault="00CC590B" w:rsidP="00842CDF">
      <w:pPr>
        <w:ind w:firstLine="480"/>
      </w:pPr>
      <w:r w:rsidRPr="00A45500">
        <w:rPr>
          <w:rFonts w:hint="eastAsia"/>
        </w:rPr>
        <w:t>其次，使用</w:t>
      </w:r>
      <m:oMath>
        <m:r>
          <w:rPr>
            <w:rFonts w:ascii="Cambria Math" w:hAnsi="Cambria Math"/>
          </w:rPr>
          <m:t>ptrace</m:t>
        </m:r>
      </m:oMath>
      <w:r w:rsidRPr="00A45500">
        <w:rPr>
          <w:rFonts w:hint="eastAsia"/>
        </w:rPr>
        <w:t xml:space="preserve"> </w:t>
      </w:r>
      <w:r w:rsidR="00343CA2" w:rsidRPr="00A45500">
        <w:rPr>
          <w:rFonts w:hint="eastAsia"/>
        </w:rPr>
        <w:t>拦截容器中执行的所有系统调用。</w:t>
      </w:r>
      <m:oMath>
        <m:r>
          <w:rPr>
            <w:rFonts w:ascii="Cambria Math" w:hAnsi="Cambria Math"/>
          </w:rPr>
          <m:t xml:space="preserve">ptrace </m:t>
        </m:r>
      </m:oMath>
      <w:r w:rsidR="0075426C" w:rsidRPr="00A45500">
        <w:rPr>
          <w:rFonts w:hint="eastAsia"/>
        </w:rPr>
        <w:t>允许</w:t>
      </w:r>
      <w:r w:rsidR="00020BAA" w:rsidRPr="00A45500">
        <w:rPr>
          <w:rFonts w:hint="eastAsia"/>
        </w:rPr>
        <w:t>父进程</w:t>
      </w:r>
      <w:r w:rsidR="00C720E7" w:rsidRPr="00A45500">
        <w:rPr>
          <w:rFonts w:hint="eastAsia"/>
        </w:rPr>
        <w:t>追踪另一个子进程的系统调用，</w:t>
      </w:r>
      <w:r w:rsidR="004F6F39" w:rsidRPr="00A45500">
        <w:rPr>
          <w:rFonts w:hint="eastAsia"/>
        </w:rPr>
        <w:t>并读取和写入子进程的内存和寄存器（但是每次拦截</w:t>
      </w:r>
      <w:r w:rsidR="00D971AD" w:rsidRPr="00A45500">
        <w:rPr>
          <w:rFonts w:hint="eastAsia"/>
        </w:rPr>
        <w:t>事件</w:t>
      </w:r>
      <w:r w:rsidR="004F6F39" w:rsidRPr="00A45500">
        <w:rPr>
          <w:rFonts w:hint="eastAsia"/>
        </w:rPr>
        <w:t>需要额外的</w:t>
      </w:r>
      <w:r w:rsidR="00D971AD" w:rsidRPr="00A45500">
        <w:rPr>
          <w:rFonts w:hint="eastAsia"/>
        </w:rPr>
        <w:t>上下文切换）。</w:t>
      </w:r>
      <w:r w:rsidR="00AC2702" w:rsidRPr="00A45500">
        <w:rPr>
          <w:rFonts w:hint="eastAsia"/>
        </w:rPr>
        <w:t>基于此，容器中可重现的系统调用被允许通过，而不具有可重现性的</w:t>
      </w:r>
      <w:r w:rsidR="00F463AB" w:rsidRPr="00A45500">
        <w:rPr>
          <w:rFonts w:hint="eastAsia"/>
        </w:rPr>
        <w:t>系统调用被重现包装、替换</w:t>
      </w:r>
      <w:r w:rsidR="00A6472E" w:rsidRPr="00A45500">
        <w:rPr>
          <w:rFonts w:hint="eastAsia"/>
        </w:rPr>
        <w:t>。对于</w:t>
      </w:r>
      <w:r w:rsidR="00073CA3" w:rsidRPr="00A45500">
        <w:rPr>
          <w:rFonts w:hint="eastAsia"/>
        </w:rPr>
        <w:t>共享内存访问</w:t>
      </w:r>
      <w:r w:rsidR="002F0722" w:rsidRPr="00A45500">
        <w:rPr>
          <w:rFonts w:hint="eastAsia"/>
        </w:rPr>
        <w:t>等造成的不确定性，下边会详细介绍其调度机制</w:t>
      </w:r>
      <w:r w:rsidR="00540592" w:rsidRPr="00A45500">
        <w:rPr>
          <w:rFonts w:hint="eastAsia"/>
        </w:rPr>
        <w:t>。</w:t>
      </w:r>
    </w:p>
    <w:p w14:paraId="36B55715" w14:textId="765CA200" w:rsidR="00540592" w:rsidRPr="00A45500" w:rsidRDefault="00035939" w:rsidP="00842CDF">
      <w:pPr>
        <w:ind w:firstLine="480"/>
      </w:pPr>
      <w:r w:rsidRPr="00A45500">
        <w:rPr>
          <w:rFonts w:hint="eastAsia"/>
        </w:rPr>
        <w:t>最后</w:t>
      </w:r>
      <w:r w:rsidR="00DE5AEA" w:rsidRPr="00A45500">
        <w:rPr>
          <w:rFonts w:hint="eastAsia"/>
        </w:rPr>
        <w:t>，通过</w:t>
      </w:r>
      <m:oMath>
        <m:r>
          <w:rPr>
            <w:rFonts w:ascii="Cambria Math" w:hAnsi="Cambria Math" w:hint="eastAsia"/>
          </w:rPr>
          <m:t>c</m:t>
        </m:r>
        <m:r>
          <w:rPr>
            <w:rFonts w:ascii="Cambria Math" w:hAnsi="Cambria Math"/>
          </w:rPr>
          <m:t>hroot</m:t>
        </m:r>
      </m:oMath>
      <w:r w:rsidR="000040A3" w:rsidRPr="00A45500">
        <w:rPr>
          <w:rFonts w:hint="eastAsia"/>
        </w:rPr>
        <w:t xml:space="preserve"> </w:t>
      </w:r>
      <w:r w:rsidR="000040A3" w:rsidRPr="00A45500">
        <w:rPr>
          <w:rFonts w:hint="eastAsia"/>
        </w:rPr>
        <w:t>命令</w:t>
      </w:r>
      <w:r w:rsidR="006411FB" w:rsidRPr="00A45500">
        <w:rPr>
          <w:rFonts w:hint="eastAsia"/>
        </w:rPr>
        <w:t>隔离</w:t>
      </w:r>
      <w:r w:rsidR="00506C12" w:rsidRPr="00A45500">
        <w:rPr>
          <w:rFonts w:hint="eastAsia"/>
        </w:rPr>
        <w:t>用户进程</w:t>
      </w:r>
      <w:r w:rsidR="00DB1017" w:rsidRPr="00A45500">
        <w:rPr>
          <w:rFonts w:hint="eastAsia"/>
        </w:rPr>
        <w:t>与</w:t>
      </w:r>
      <w:r w:rsidR="006411FB" w:rsidRPr="00A45500">
        <w:rPr>
          <w:rFonts w:hint="eastAsia"/>
        </w:rPr>
        <w:t>主机文件系统</w:t>
      </w:r>
      <w:r w:rsidR="00DB1017" w:rsidRPr="00A45500">
        <w:rPr>
          <w:rFonts w:hint="eastAsia"/>
        </w:rPr>
        <w:t>的交互，并</w:t>
      </w:r>
      <w:r w:rsidR="00CC5A48" w:rsidRPr="00A45500">
        <w:rPr>
          <w:rFonts w:hint="eastAsia"/>
        </w:rPr>
        <w:t>使用</w:t>
      </w:r>
      <w:r w:rsidR="00411008" w:rsidRPr="00A45500">
        <w:rPr>
          <w:rFonts w:hint="eastAsia"/>
        </w:rPr>
        <w:t>可移植性更好的</w:t>
      </w:r>
      <w:r w:rsidR="00162394" w:rsidRPr="00A45500">
        <w:rPr>
          <w:rFonts w:hint="eastAsia"/>
        </w:rPr>
        <w:t>标准容器</w:t>
      </w:r>
      <w:r w:rsidR="00162394" w:rsidRPr="00A45500">
        <w:rPr>
          <w:rFonts w:hint="eastAsia"/>
        </w:rPr>
        <w:t>D</w:t>
      </w:r>
      <w:r w:rsidR="00162394" w:rsidRPr="00A45500">
        <w:t>ocker</w:t>
      </w:r>
      <w:r w:rsidR="001F70EE" w:rsidRPr="00A45500">
        <w:rPr>
          <w:rFonts w:hint="eastAsia"/>
        </w:rPr>
        <w:t>提供更强的主机文件系统</w:t>
      </w:r>
      <w:r w:rsidR="00D07D14" w:rsidRPr="00A45500">
        <w:rPr>
          <w:rFonts w:hint="eastAsia"/>
        </w:rPr>
        <w:t>隔离，</w:t>
      </w:r>
      <w:r w:rsidR="00DB47A8" w:rsidRPr="00A45500">
        <w:rPr>
          <w:rFonts w:hint="eastAsia"/>
        </w:rPr>
        <w:t>控制</w:t>
      </w:r>
      <w:r w:rsidR="00705498" w:rsidRPr="00A45500">
        <w:rPr>
          <w:rFonts w:hint="eastAsia"/>
        </w:rPr>
        <w:t>容器输入，</w:t>
      </w:r>
      <w:r w:rsidR="00DB47A8" w:rsidRPr="00A45500">
        <w:rPr>
          <w:rFonts w:hint="eastAsia"/>
        </w:rPr>
        <w:t>提供文件目录系统的确定性。</w:t>
      </w:r>
    </w:p>
    <w:p w14:paraId="7F5C8202" w14:textId="529C8D49" w:rsidR="00CD60F2" w:rsidRPr="00A45500" w:rsidRDefault="000D37D3" w:rsidP="00842CDF">
      <w:pPr>
        <w:ind w:firstLine="480"/>
      </w:pPr>
      <w:r w:rsidRPr="00A45500">
        <w:rPr>
          <w:rFonts w:hint="eastAsia"/>
        </w:rPr>
        <w:t>通过这种设计，</w:t>
      </w:r>
      <w:r w:rsidR="00FF4AD5" w:rsidRPr="00A45500">
        <w:rPr>
          <w:rFonts w:hint="eastAsia"/>
        </w:rPr>
        <w:t>容器化可重现性方案的问题核心</w:t>
      </w:r>
      <w:r w:rsidR="003F2966" w:rsidRPr="00A45500">
        <w:rPr>
          <w:rFonts w:hint="eastAsia"/>
        </w:rPr>
        <w:t>在于监视</w:t>
      </w:r>
      <w:r w:rsidR="006228F0" w:rsidRPr="00A45500">
        <w:rPr>
          <w:rFonts w:hint="eastAsia"/>
        </w:rPr>
        <w:t>并拦截</w:t>
      </w:r>
      <w:r w:rsidR="00213E1E" w:rsidRPr="00A45500">
        <w:rPr>
          <w:rFonts w:hint="eastAsia"/>
        </w:rPr>
        <w:t>容器</w:t>
      </w:r>
      <w:r w:rsidR="00BF3D4A" w:rsidRPr="00A45500">
        <w:rPr>
          <w:rFonts w:hint="eastAsia"/>
        </w:rPr>
        <w:t>和操作系统</w:t>
      </w:r>
      <w:r w:rsidRPr="00A45500">
        <w:rPr>
          <w:rFonts w:hint="eastAsia"/>
        </w:rPr>
        <w:t>内核之间的</w:t>
      </w:r>
      <w:r w:rsidR="00241D15" w:rsidRPr="00A45500">
        <w:rPr>
          <w:rFonts w:hint="eastAsia"/>
        </w:rPr>
        <w:t>不确定性</w:t>
      </w:r>
      <w:r w:rsidR="004914CA" w:rsidRPr="00A45500">
        <w:rPr>
          <w:rFonts w:hint="eastAsia"/>
        </w:rPr>
        <w:t>因素</w:t>
      </w:r>
      <w:r w:rsidR="00883EE0" w:rsidRPr="00A45500">
        <w:rPr>
          <w:rFonts w:hint="eastAsia"/>
        </w:rPr>
        <w:t>，而不</w:t>
      </w:r>
      <w:r w:rsidRPr="00A45500">
        <w:rPr>
          <w:rFonts w:hint="eastAsia"/>
        </w:rPr>
        <w:t>确定性</w:t>
      </w:r>
      <w:r w:rsidR="008E37FA" w:rsidRPr="00A45500">
        <w:rPr>
          <w:rFonts w:hint="eastAsia"/>
        </w:rPr>
        <w:t>因素</w:t>
      </w:r>
      <w:r w:rsidRPr="00A45500">
        <w:rPr>
          <w:rFonts w:hint="eastAsia"/>
        </w:rPr>
        <w:t>的</w:t>
      </w:r>
      <w:r w:rsidR="00655273" w:rsidRPr="00A45500">
        <w:rPr>
          <w:rFonts w:hint="eastAsia"/>
        </w:rPr>
        <w:t>主要</w:t>
      </w:r>
      <w:r w:rsidRPr="00A45500">
        <w:rPr>
          <w:rFonts w:hint="eastAsia"/>
        </w:rPr>
        <w:t>来源是</w:t>
      </w:r>
      <w:r w:rsidR="00E417FD" w:rsidRPr="00A45500">
        <w:rPr>
          <w:rFonts w:hint="eastAsia"/>
        </w:rPr>
        <w:t>数据竞争、</w:t>
      </w:r>
      <w:r w:rsidRPr="00A45500">
        <w:rPr>
          <w:rFonts w:hint="eastAsia"/>
        </w:rPr>
        <w:t>系统调用</w:t>
      </w:r>
      <w:r w:rsidR="00EB5636" w:rsidRPr="00A45500">
        <w:rPr>
          <w:rFonts w:hint="eastAsia"/>
        </w:rPr>
        <w:t>、</w:t>
      </w:r>
      <w:r w:rsidRPr="00A45500">
        <w:rPr>
          <w:rFonts w:hint="eastAsia"/>
        </w:rPr>
        <w:t>异步事件的时序</w:t>
      </w:r>
      <w:r w:rsidR="00716194" w:rsidRPr="00A45500">
        <w:rPr>
          <w:rFonts w:hint="eastAsia"/>
        </w:rPr>
        <w:t>和共享内存</w:t>
      </w:r>
      <w:r w:rsidRPr="00A45500">
        <w:rPr>
          <w:rFonts w:hint="eastAsia"/>
        </w:rPr>
        <w:t>。</w:t>
      </w:r>
    </w:p>
    <w:p w14:paraId="31900E25" w14:textId="5F259BC8" w:rsidR="00CD60F2" w:rsidRPr="00A45500" w:rsidRDefault="00002809" w:rsidP="0047063C">
      <w:pPr>
        <w:pStyle w:val="22"/>
      </w:pPr>
      <w:bookmarkStart w:id="135" w:name="_Toc99905752"/>
      <w:r w:rsidRPr="00A45500">
        <w:rPr>
          <w:rFonts w:hint="eastAsia"/>
        </w:rPr>
        <w:t>3</w:t>
      </w:r>
      <w:r w:rsidRPr="00A45500">
        <w:t xml:space="preserve">.1.1 </w:t>
      </w:r>
      <w:r w:rsidR="00FB0E86" w:rsidRPr="00A45500">
        <w:rPr>
          <w:rFonts w:hint="eastAsia"/>
        </w:rPr>
        <w:t>数据竞争</w:t>
      </w:r>
      <w:bookmarkEnd w:id="135"/>
    </w:p>
    <w:p w14:paraId="5E4A17F6" w14:textId="70E6A619" w:rsidR="00CD60F2" w:rsidRPr="00A45500" w:rsidRDefault="00304F09" w:rsidP="00842CDF">
      <w:pPr>
        <w:ind w:firstLine="480"/>
      </w:pPr>
      <w:commentRangeStart w:id="136"/>
      <w:r w:rsidRPr="00A45500">
        <w:rPr>
          <w:rFonts w:hint="eastAsia"/>
        </w:rPr>
        <w:t>由于</w:t>
      </w:r>
      <w:r w:rsidR="00D176DE" w:rsidRPr="00A45500">
        <w:rPr>
          <w:rFonts w:hint="eastAsia"/>
        </w:rPr>
        <w:t>线程</w:t>
      </w:r>
      <w:r w:rsidR="002E0BCB" w:rsidRPr="00A45500">
        <w:rPr>
          <w:rFonts w:hint="eastAsia"/>
        </w:rPr>
        <w:t>通常</w:t>
      </w:r>
      <w:r w:rsidR="00D176DE" w:rsidRPr="00A45500">
        <w:rPr>
          <w:rFonts w:hint="eastAsia"/>
        </w:rPr>
        <w:t>在多个内核上运行，不同线程对同一内存位置的</w:t>
      </w:r>
      <w:r w:rsidR="009B6EDF" w:rsidRPr="00A45500">
        <w:rPr>
          <w:rFonts w:hint="eastAsia"/>
        </w:rPr>
        <w:t>数据</w:t>
      </w:r>
      <w:r w:rsidR="00E567CF" w:rsidRPr="00A45500">
        <w:rPr>
          <w:rFonts w:hint="eastAsia"/>
        </w:rPr>
        <w:t>访存</w:t>
      </w:r>
      <w:r w:rsidR="00D21D0D" w:rsidRPr="00A45500">
        <w:rPr>
          <w:rFonts w:hint="eastAsia"/>
        </w:rPr>
        <w:t>竞争</w:t>
      </w:r>
      <w:r w:rsidR="00D176DE" w:rsidRPr="00A45500">
        <w:rPr>
          <w:rFonts w:hint="eastAsia"/>
        </w:rPr>
        <w:t>将</w:t>
      </w:r>
      <w:r w:rsidR="001B4606" w:rsidRPr="00A45500">
        <w:rPr>
          <w:rFonts w:hint="eastAsia"/>
        </w:rPr>
        <w:t>会产生</w:t>
      </w:r>
      <w:r w:rsidR="00D176DE" w:rsidRPr="00A45500">
        <w:rPr>
          <w:rFonts w:hint="eastAsia"/>
        </w:rPr>
        <w:t>不确定性</w:t>
      </w:r>
      <w:r w:rsidR="001B4606" w:rsidRPr="00A45500">
        <w:rPr>
          <w:rFonts w:hint="eastAsia"/>
        </w:rPr>
        <w:t>因素</w:t>
      </w:r>
      <w:r w:rsidR="00D176DE" w:rsidRPr="00A45500">
        <w:rPr>
          <w:rFonts w:hint="eastAsia"/>
        </w:rPr>
        <w:t>。</w:t>
      </w:r>
      <w:r w:rsidR="007D08AF" w:rsidRPr="00A45500">
        <w:rPr>
          <w:rFonts w:hint="eastAsia"/>
        </w:rPr>
        <w:t>在</w:t>
      </w:r>
      <w:r w:rsidR="00724BF5" w:rsidRPr="00A45500">
        <w:rPr>
          <w:rFonts w:hint="eastAsia"/>
        </w:rPr>
        <w:t>本方案的设计中</w:t>
      </w:r>
      <w:r w:rsidR="00BD3DE8" w:rsidRPr="00A45500">
        <w:rPr>
          <w:rFonts w:hint="eastAsia"/>
        </w:rPr>
        <w:t>使用</w:t>
      </w:r>
      <w:r w:rsidR="000C3036" w:rsidRPr="00A45500">
        <w:rPr>
          <w:rFonts w:hint="eastAsia"/>
        </w:rPr>
        <w:t>了</w:t>
      </w:r>
      <w:r w:rsidR="001770BC" w:rsidRPr="00A45500">
        <w:rPr>
          <w:rFonts w:hint="eastAsia"/>
        </w:rPr>
        <w:t>常用的</w:t>
      </w:r>
      <w:r w:rsidR="00890339" w:rsidRPr="00A45500">
        <w:rPr>
          <w:rFonts w:hint="eastAsia"/>
        </w:rPr>
        <w:t>线程调度</w:t>
      </w:r>
      <w:r w:rsidR="00D176DE" w:rsidRPr="00A45500">
        <w:rPr>
          <w:rFonts w:hint="eastAsia"/>
        </w:rPr>
        <w:t>方法</w:t>
      </w:r>
      <w:r w:rsidR="004F47D3" w:rsidRPr="00A45500">
        <w:rPr>
          <w:vertAlign w:val="superscript"/>
        </w:rPr>
        <w:fldChar w:fldCharType="begin"/>
      </w:r>
      <w:r w:rsidR="004F47D3" w:rsidRPr="00A45500">
        <w:rPr>
          <w:vertAlign w:val="superscript"/>
        </w:rPr>
        <w:instrText xml:space="preserve"> </w:instrText>
      </w:r>
      <w:r w:rsidR="004F47D3" w:rsidRPr="00A45500">
        <w:rPr>
          <w:rFonts w:hint="eastAsia"/>
          <w:vertAlign w:val="superscript"/>
        </w:rPr>
        <w:instrText>REF _Ref99208122 \r \h</w:instrText>
      </w:r>
      <w:r w:rsidR="004F47D3" w:rsidRPr="00A45500">
        <w:rPr>
          <w:vertAlign w:val="superscript"/>
        </w:rPr>
        <w:instrText xml:space="preserve">  \* MERGEFORMAT </w:instrText>
      </w:r>
      <w:r w:rsidR="004F47D3" w:rsidRPr="00A45500">
        <w:rPr>
          <w:vertAlign w:val="superscript"/>
        </w:rPr>
      </w:r>
      <w:r w:rsidR="004F47D3" w:rsidRPr="00A45500">
        <w:rPr>
          <w:vertAlign w:val="superscript"/>
        </w:rPr>
        <w:fldChar w:fldCharType="separate"/>
      </w:r>
      <w:r w:rsidR="00A55661" w:rsidRPr="00A45500">
        <w:rPr>
          <w:vertAlign w:val="superscript"/>
        </w:rPr>
        <w:t>[11]</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_Ref99299403 \r \h  \* MERGEFORMAT </w:instrText>
      </w:r>
      <w:r w:rsidR="004F47D3" w:rsidRPr="00A45500">
        <w:rPr>
          <w:vertAlign w:val="superscript"/>
        </w:rPr>
      </w:r>
      <w:r w:rsidR="004F47D3" w:rsidRPr="00A45500">
        <w:rPr>
          <w:vertAlign w:val="superscript"/>
        </w:rPr>
        <w:fldChar w:fldCharType="separate"/>
      </w:r>
      <w:r w:rsidR="00A55661" w:rsidRPr="00A45500">
        <w:rPr>
          <w:vertAlign w:val="superscript"/>
        </w:rPr>
        <w:t>[47]</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_Ref99323139 \r \h  \* MERGEFORMAT </w:instrText>
      </w:r>
      <w:r w:rsidR="004F47D3" w:rsidRPr="00A45500">
        <w:rPr>
          <w:vertAlign w:val="superscript"/>
        </w:rPr>
      </w:r>
      <w:r w:rsidR="004F47D3" w:rsidRPr="00A45500">
        <w:rPr>
          <w:vertAlign w:val="superscript"/>
        </w:rPr>
        <w:fldChar w:fldCharType="separate"/>
      </w:r>
      <w:r w:rsidR="00A55661" w:rsidRPr="00A45500">
        <w:rPr>
          <w:vertAlign w:val="superscript"/>
        </w:rPr>
        <w:t>[57]</w:t>
      </w:r>
      <w:r w:rsidR="004F47D3" w:rsidRPr="00A45500">
        <w:rPr>
          <w:vertAlign w:val="superscript"/>
        </w:rPr>
        <w:fldChar w:fldCharType="end"/>
      </w:r>
      <w:r w:rsidR="001C4037" w:rsidRPr="00A45500">
        <w:rPr>
          <w:rFonts w:hint="eastAsia"/>
        </w:rPr>
        <w:t>，</w:t>
      </w:r>
      <w:r w:rsidR="00C22BB3" w:rsidRPr="00A45500">
        <w:rPr>
          <w:rFonts w:hint="eastAsia"/>
        </w:rPr>
        <w:t>即</w:t>
      </w:r>
      <w:r w:rsidR="002A5A72" w:rsidRPr="00A45500">
        <w:rPr>
          <w:rFonts w:hint="eastAsia"/>
        </w:rPr>
        <w:t>同一时刻</w:t>
      </w:r>
      <w:r w:rsidR="00D176DE" w:rsidRPr="00A45500">
        <w:rPr>
          <w:rFonts w:hint="eastAsia"/>
        </w:rPr>
        <w:t>只运行一个线程。线程</w:t>
      </w:r>
      <w:r w:rsidR="006F0DEF" w:rsidRPr="00A45500">
        <w:rPr>
          <w:rFonts w:hint="eastAsia"/>
        </w:rPr>
        <w:t>调度过程中</w:t>
      </w:r>
      <w:r w:rsidR="002F63E1" w:rsidRPr="00A45500">
        <w:rPr>
          <w:rFonts w:hint="eastAsia"/>
        </w:rPr>
        <w:t>，</w:t>
      </w:r>
      <w:r w:rsidR="00D176DE" w:rsidRPr="00A45500">
        <w:rPr>
          <w:rFonts w:hint="eastAsia"/>
        </w:rPr>
        <w:t>上下文切换时间是必须记录的不确定性</w:t>
      </w:r>
      <w:r w:rsidR="00797116" w:rsidRPr="00A45500">
        <w:rPr>
          <w:rFonts w:hint="eastAsia"/>
        </w:rPr>
        <w:t>因素来源</w:t>
      </w:r>
      <w:r w:rsidR="00226E46" w:rsidRPr="00A45500">
        <w:rPr>
          <w:rFonts w:hint="eastAsia"/>
        </w:rPr>
        <w:t>。</w:t>
      </w:r>
      <w:r w:rsidR="00D176DE" w:rsidRPr="00A45500">
        <w:rPr>
          <w:rFonts w:hint="eastAsia"/>
        </w:rPr>
        <w:t>如果上下文切换发生在</w:t>
      </w:r>
      <w:r w:rsidR="0087459F" w:rsidRPr="00A45500">
        <w:rPr>
          <w:rFonts w:hint="eastAsia"/>
        </w:rPr>
        <w:t>程序</w:t>
      </w:r>
      <w:r w:rsidR="00D176DE" w:rsidRPr="00A45500">
        <w:rPr>
          <w:rFonts w:hint="eastAsia"/>
        </w:rPr>
        <w:t>执行中</w:t>
      </w:r>
      <w:r w:rsidR="003B0685" w:rsidRPr="00A45500">
        <w:rPr>
          <w:rFonts w:hint="eastAsia"/>
        </w:rPr>
        <w:t>不正确的位置</w:t>
      </w:r>
      <w:r w:rsidR="005A5284" w:rsidRPr="00A45500">
        <w:rPr>
          <w:rFonts w:hint="eastAsia"/>
        </w:rPr>
        <w:t>，会出现</w:t>
      </w:r>
      <w:r w:rsidR="00351F4C" w:rsidRPr="00A45500">
        <w:rPr>
          <w:rFonts w:hint="eastAsia"/>
        </w:rPr>
        <w:t>由于</w:t>
      </w:r>
      <w:r w:rsidR="00D176DE" w:rsidRPr="00A45500">
        <w:rPr>
          <w:rFonts w:hint="eastAsia"/>
        </w:rPr>
        <w:t>数据竞争</w:t>
      </w:r>
      <w:r w:rsidR="00F37BAD" w:rsidRPr="00A45500">
        <w:rPr>
          <w:rFonts w:hint="eastAsia"/>
        </w:rPr>
        <w:t>产生</w:t>
      </w:r>
      <w:r w:rsidR="001F2D98" w:rsidRPr="00A45500">
        <w:rPr>
          <w:rFonts w:hint="eastAsia"/>
        </w:rPr>
        <w:t>的</w:t>
      </w:r>
      <w:r w:rsidR="00D176DE" w:rsidRPr="00A45500">
        <w:rPr>
          <w:rFonts w:hint="eastAsia"/>
        </w:rPr>
        <w:t>错误。</w:t>
      </w:r>
    </w:p>
    <w:p w14:paraId="12226D8A" w14:textId="52B11E81" w:rsidR="00D260CB" w:rsidRPr="00A45500" w:rsidRDefault="00117401" w:rsidP="00842CDF">
      <w:pPr>
        <w:ind w:firstLine="480"/>
      </w:pPr>
      <w:r w:rsidRPr="00A45500">
        <w:rPr>
          <w:rFonts w:hint="eastAsia"/>
        </w:rPr>
        <w:t>另一种</w:t>
      </w:r>
      <w:r w:rsidR="008A7752" w:rsidRPr="00A45500">
        <w:rPr>
          <w:rFonts w:hint="eastAsia"/>
        </w:rPr>
        <w:t>解决</w:t>
      </w:r>
      <w:r w:rsidR="00AC34A2" w:rsidRPr="00A45500">
        <w:rPr>
          <w:rFonts w:hint="eastAsia"/>
        </w:rPr>
        <w:t>数据竞争的</w:t>
      </w:r>
      <w:r w:rsidR="008A7752" w:rsidRPr="00A45500">
        <w:rPr>
          <w:rFonts w:hint="eastAsia"/>
        </w:rPr>
        <w:t>办法</w:t>
      </w:r>
      <w:r w:rsidR="005A67EC" w:rsidRPr="00A45500">
        <w:rPr>
          <w:rFonts w:hint="eastAsia"/>
        </w:rPr>
        <w:t>是</w:t>
      </w:r>
      <w:r w:rsidR="000B1E5C" w:rsidRPr="00A45500">
        <w:rPr>
          <w:rFonts w:hint="eastAsia"/>
        </w:rPr>
        <w:t>假设程序</w:t>
      </w:r>
      <w:r w:rsidR="00B91938" w:rsidRPr="00A45500">
        <w:rPr>
          <w:rFonts w:hint="eastAsia"/>
        </w:rPr>
        <w:t>执行中</w:t>
      </w:r>
      <w:r w:rsidR="00472417" w:rsidRPr="00A45500">
        <w:rPr>
          <w:rFonts w:hint="eastAsia"/>
        </w:rPr>
        <w:t>不存在</w:t>
      </w:r>
      <w:r w:rsidR="000B1E5C" w:rsidRPr="00A45500">
        <w:rPr>
          <w:rFonts w:hint="eastAsia"/>
        </w:rPr>
        <w:t>竞争</w:t>
      </w:r>
      <w:r w:rsidR="005A67EC" w:rsidRPr="00A45500">
        <w:rPr>
          <w:rFonts w:hint="eastAsia"/>
        </w:rPr>
        <w:t>情形</w:t>
      </w:r>
      <w:r w:rsidR="000B1E5C" w:rsidRPr="00A45500">
        <w:rPr>
          <w:vertAlign w:val="superscript"/>
        </w:rPr>
        <w:fldChar w:fldCharType="begin"/>
      </w:r>
      <w:r w:rsidR="000B1E5C" w:rsidRPr="00A45500">
        <w:rPr>
          <w:vertAlign w:val="superscript"/>
        </w:rPr>
        <w:instrText xml:space="preserve"> </w:instrText>
      </w:r>
      <w:r w:rsidR="000B1E5C" w:rsidRPr="00A45500">
        <w:rPr>
          <w:rFonts w:hint="eastAsia"/>
          <w:vertAlign w:val="superscript"/>
        </w:rPr>
        <w:instrText>REF _Ref99208207 \r \h</w:instrText>
      </w:r>
      <w:r w:rsidR="000B1E5C" w:rsidRPr="00A45500">
        <w:rPr>
          <w:vertAlign w:val="superscript"/>
        </w:rPr>
        <w:instrText xml:space="preserve">  \* MERGEFORMAT </w:instrText>
      </w:r>
      <w:r w:rsidR="000B1E5C" w:rsidRPr="00A45500">
        <w:rPr>
          <w:vertAlign w:val="superscript"/>
        </w:rPr>
      </w:r>
      <w:r w:rsidR="000B1E5C" w:rsidRPr="00A45500">
        <w:rPr>
          <w:vertAlign w:val="superscript"/>
        </w:rPr>
        <w:fldChar w:fldCharType="separate"/>
      </w:r>
      <w:r w:rsidR="00A55661" w:rsidRPr="00A45500">
        <w:rPr>
          <w:vertAlign w:val="superscript"/>
        </w:rPr>
        <w:t>[26]</w:t>
      </w:r>
      <w:r w:rsidR="000B1E5C" w:rsidRPr="00A45500">
        <w:rPr>
          <w:vertAlign w:val="superscript"/>
        </w:rPr>
        <w:fldChar w:fldCharType="end"/>
      </w:r>
      <w:r w:rsidR="00614359" w:rsidRPr="00A45500">
        <w:rPr>
          <w:rFonts w:hint="eastAsia"/>
        </w:rPr>
        <w:t>，但是</w:t>
      </w:r>
      <w:r w:rsidR="002527C9" w:rsidRPr="00A45500">
        <w:rPr>
          <w:rFonts w:hint="eastAsia"/>
        </w:rPr>
        <w:t>显然</w:t>
      </w:r>
      <w:r w:rsidR="00B96E53" w:rsidRPr="00A45500">
        <w:rPr>
          <w:rFonts w:hint="eastAsia"/>
        </w:rPr>
        <w:t>这种</w:t>
      </w:r>
      <w:r w:rsidR="00E75708" w:rsidRPr="00A45500">
        <w:rPr>
          <w:rFonts w:hint="eastAsia"/>
        </w:rPr>
        <w:t>特殊</w:t>
      </w:r>
      <w:r w:rsidR="00B96E53" w:rsidRPr="00A45500">
        <w:rPr>
          <w:rFonts w:hint="eastAsia"/>
        </w:rPr>
        <w:t>情况</w:t>
      </w:r>
      <w:r w:rsidR="00926D1A" w:rsidRPr="00A45500">
        <w:rPr>
          <w:rFonts w:hint="eastAsia"/>
        </w:rPr>
        <w:t>无法</w:t>
      </w:r>
      <w:r w:rsidR="00D24143" w:rsidRPr="00A45500">
        <w:rPr>
          <w:rFonts w:hint="eastAsia"/>
        </w:rPr>
        <w:t>解决并行程序执行中的问题</w:t>
      </w:r>
      <w:r w:rsidR="00370100" w:rsidRPr="00A45500">
        <w:rPr>
          <w:rFonts w:hint="eastAsia"/>
        </w:rPr>
        <w:t>。</w:t>
      </w:r>
      <w:r w:rsidR="00712564" w:rsidRPr="00A45500">
        <w:rPr>
          <w:rFonts w:hint="eastAsia"/>
        </w:rPr>
        <w:t>这种</w:t>
      </w:r>
      <w:r w:rsidR="004C29EE" w:rsidRPr="00A45500">
        <w:rPr>
          <w:rFonts w:hint="eastAsia"/>
        </w:rPr>
        <w:t>线程</w:t>
      </w:r>
      <w:r w:rsidR="00E73835" w:rsidRPr="00A45500">
        <w:rPr>
          <w:rFonts w:hint="eastAsia"/>
        </w:rPr>
        <w:t>调度</w:t>
      </w:r>
      <w:r w:rsidR="00712564" w:rsidRPr="00A45500">
        <w:rPr>
          <w:rFonts w:hint="eastAsia"/>
        </w:rPr>
        <w:t>方法</w:t>
      </w:r>
      <w:r w:rsidR="00390458" w:rsidRPr="00A45500">
        <w:rPr>
          <w:rFonts w:hint="eastAsia"/>
        </w:rPr>
        <w:t>相较于</w:t>
      </w:r>
      <w:r w:rsidR="00974CCC" w:rsidRPr="00A45500">
        <w:rPr>
          <w:rFonts w:hint="eastAsia"/>
        </w:rPr>
        <w:t>其它</w:t>
      </w:r>
      <w:r w:rsidR="00712564" w:rsidRPr="00A45500">
        <w:rPr>
          <w:rFonts w:hint="eastAsia"/>
        </w:rPr>
        <w:t>方案</w:t>
      </w:r>
      <w:r w:rsidR="005405E8" w:rsidRPr="00A45500">
        <w:rPr>
          <w:vertAlign w:val="superscript"/>
        </w:rPr>
        <w:fldChar w:fldCharType="begin"/>
      </w:r>
      <w:r w:rsidR="005405E8" w:rsidRPr="00A45500">
        <w:rPr>
          <w:vertAlign w:val="superscript"/>
        </w:rPr>
        <w:instrText xml:space="preserve"> </w:instrText>
      </w:r>
      <w:r w:rsidR="005405E8" w:rsidRPr="00A45500">
        <w:rPr>
          <w:rFonts w:hint="eastAsia"/>
          <w:vertAlign w:val="superscript"/>
        </w:rPr>
        <w:instrText>REF _Ref99322177 \r \h</w:instrText>
      </w:r>
      <w:r w:rsidR="005405E8" w:rsidRPr="00A45500">
        <w:rPr>
          <w:vertAlign w:val="superscript"/>
        </w:rPr>
        <w:instrText xml:space="preserve">  \* MERGEFORMAT </w:instrText>
      </w:r>
      <w:r w:rsidR="005405E8" w:rsidRPr="00A45500">
        <w:rPr>
          <w:vertAlign w:val="superscript"/>
        </w:rPr>
      </w:r>
      <w:r w:rsidR="005405E8" w:rsidRPr="00A45500">
        <w:rPr>
          <w:vertAlign w:val="superscript"/>
        </w:rPr>
        <w:fldChar w:fldCharType="separate"/>
      </w:r>
      <w:r w:rsidR="00A55661" w:rsidRPr="00A45500">
        <w:rPr>
          <w:vertAlign w:val="superscript"/>
        </w:rPr>
        <w:t>[55]</w:t>
      </w:r>
      <w:r w:rsidR="005405E8" w:rsidRPr="00A45500">
        <w:rPr>
          <w:vertAlign w:val="superscript"/>
        </w:rPr>
        <w:fldChar w:fldCharType="end"/>
      </w:r>
      <w:r w:rsidR="005405E8" w:rsidRPr="00A45500">
        <w:rPr>
          <w:vertAlign w:val="superscript"/>
        </w:rPr>
        <w:fldChar w:fldCharType="begin"/>
      </w:r>
      <w:r w:rsidR="005405E8" w:rsidRPr="00A45500">
        <w:rPr>
          <w:vertAlign w:val="superscript"/>
        </w:rPr>
        <w:instrText xml:space="preserve"> REF _Ref99357707 \r \h  \* MERGEFORMAT </w:instrText>
      </w:r>
      <w:r w:rsidR="005405E8" w:rsidRPr="00A45500">
        <w:rPr>
          <w:vertAlign w:val="superscript"/>
        </w:rPr>
      </w:r>
      <w:r w:rsidR="005405E8" w:rsidRPr="00A45500">
        <w:rPr>
          <w:vertAlign w:val="superscript"/>
        </w:rPr>
        <w:fldChar w:fldCharType="separate"/>
      </w:r>
      <w:r w:rsidR="00A55661" w:rsidRPr="00A45500">
        <w:rPr>
          <w:vertAlign w:val="superscript"/>
        </w:rPr>
        <w:t>[61]</w:t>
      </w:r>
      <w:r w:rsidR="005405E8" w:rsidRPr="00A45500">
        <w:rPr>
          <w:vertAlign w:val="superscript"/>
        </w:rPr>
        <w:fldChar w:fldCharType="end"/>
      </w:r>
      <w:r w:rsidR="005951C6" w:rsidRPr="00A45500">
        <w:rPr>
          <w:rFonts w:hint="eastAsia"/>
        </w:rPr>
        <w:t>更有效</w:t>
      </w:r>
      <w:r w:rsidR="00712564" w:rsidRPr="00A45500">
        <w:rPr>
          <w:rFonts w:hint="eastAsia"/>
        </w:rPr>
        <w:t>，并且对于低并行度工作负载</w:t>
      </w:r>
      <w:r w:rsidR="007C3706" w:rsidRPr="00A45500">
        <w:rPr>
          <w:rFonts w:hint="eastAsia"/>
        </w:rPr>
        <w:t>同样适用</w:t>
      </w:r>
      <w:r w:rsidR="00712564" w:rsidRPr="00A45500">
        <w:rPr>
          <w:rFonts w:hint="eastAsia"/>
        </w:rPr>
        <w:t>。</w:t>
      </w:r>
      <w:r w:rsidR="006D0CA1" w:rsidRPr="00A45500">
        <w:rPr>
          <w:rFonts w:hint="eastAsia"/>
        </w:rPr>
        <w:t>但是</w:t>
      </w:r>
      <w:r w:rsidR="00712564" w:rsidRPr="00A45500">
        <w:rPr>
          <w:rFonts w:hint="eastAsia"/>
        </w:rPr>
        <w:t>对于具有持续高度并行性的工作负载，</w:t>
      </w:r>
      <w:r w:rsidR="003F3139" w:rsidRPr="00A45500">
        <w:rPr>
          <w:rFonts w:hint="eastAsia"/>
        </w:rPr>
        <w:t>程序执行</w:t>
      </w:r>
      <w:r w:rsidR="00712564" w:rsidRPr="00A45500">
        <w:rPr>
          <w:rFonts w:hint="eastAsia"/>
        </w:rPr>
        <w:t>速度会大幅下降</w:t>
      </w:r>
      <w:r w:rsidR="00C85801" w:rsidRPr="00A45500">
        <w:rPr>
          <w:rFonts w:hint="eastAsia"/>
        </w:rPr>
        <w:t>。</w:t>
      </w:r>
      <w:commentRangeEnd w:id="136"/>
      <w:r w:rsidR="00711438">
        <w:rPr>
          <w:rStyle w:val="afff7"/>
        </w:rPr>
        <w:commentReference w:id="136"/>
      </w:r>
    </w:p>
    <w:p w14:paraId="083585EC" w14:textId="157FE906" w:rsidR="00D176DE" w:rsidRPr="00A45500" w:rsidRDefault="004A213D" w:rsidP="004A213D">
      <w:pPr>
        <w:pStyle w:val="22"/>
      </w:pPr>
      <w:bookmarkStart w:id="137" w:name="_Toc99905753"/>
      <w:r w:rsidRPr="00A45500">
        <w:rPr>
          <w:rFonts w:hint="eastAsia"/>
        </w:rPr>
        <w:t>3</w:t>
      </w:r>
      <w:r w:rsidRPr="00A45500">
        <w:t xml:space="preserve">.2.2 </w:t>
      </w:r>
      <w:r w:rsidRPr="00A45500">
        <w:rPr>
          <w:rFonts w:hint="eastAsia"/>
        </w:rPr>
        <w:t>系统调用</w:t>
      </w:r>
      <w:bookmarkEnd w:id="137"/>
    </w:p>
    <w:p w14:paraId="42A26397" w14:textId="69EE165F" w:rsidR="003E0F34" w:rsidRPr="00A45500" w:rsidRDefault="008951D3" w:rsidP="006E4BA9">
      <w:pPr>
        <w:ind w:firstLine="480"/>
      </w:pPr>
      <w:r w:rsidRPr="00A45500">
        <w:rPr>
          <w:rFonts w:hint="eastAsia"/>
        </w:rPr>
        <w:t>系统调用通过</w:t>
      </w:r>
      <w:r w:rsidR="00EB03DC" w:rsidRPr="00A45500">
        <w:rPr>
          <w:rFonts w:hint="eastAsia"/>
        </w:rPr>
        <w:t>读写</w:t>
      </w:r>
      <w:r w:rsidRPr="00A45500">
        <w:rPr>
          <w:rFonts w:hint="eastAsia"/>
        </w:rPr>
        <w:t>寄存器和内存将数据返回到用户空间，</w:t>
      </w:r>
      <w:r w:rsidR="00EB3302" w:rsidRPr="00A45500">
        <w:rPr>
          <w:rFonts w:hint="eastAsia"/>
        </w:rPr>
        <w:t>返回</w:t>
      </w:r>
      <w:r w:rsidR="007F6ED1" w:rsidRPr="00A45500">
        <w:rPr>
          <w:rFonts w:hint="eastAsia"/>
        </w:rPr>
        <w:t>的</w:t>
      </w:r>
      <w:r w:rsidR="00EB3302" w:rsidRPr="00A45500">
        <w:rPr>
          <w:rFonts w:hint="eastAsia"/>
        </w:rPr>
        <w:t>信息是</w:t>
      </w:r>
      <w:r w:rsidR="009C16D2" w:rsidRPr="00A45500">
        <w:rPr>
          <w:rFonts w:hint="eastAsia"/>
        </w:rPr>
        <w:t>不</w:t>
      </w:r>
      <w:r w:rsidR="009C16D2" w:rsidRPr="00A45500">
        <w:rPr>
          <w:rFonts w:hint="eastAsia"/>
        </w:rPr>
        <w:lastRenderedPageBreak/>
        <w:t>确定性</w:t>
      </w:r>
      <w:r w:rsidR="00EB190A" w:rsidRPr="00A45500">
        <w:rPr>
          <w:rFonts w:hint="eastAsia"/>
        </w:rPr>
        <w:t>因素</w:t>
      </w:r>
      <w:r w:rsidR="009C16D2" w:rsidRPr="00A45500">
        <w:rPr>
          <w:rFonts w:hint="eastAsia"/>
        </w:rPr>
        <w:t>的</w:t>
      </w:r>
      <w:r w:rsidR="00EB190A" w:rsidRPr="00A45500">
        <w:rPr>
          <w:rFonts w:hint="eastAsia"/>
        </w:rPr>
        <w:t>主要来源。</w:t>
      </w:r>
      <m:oMath>
        <m:r>
          <w:rPr>
            <w:rFonts w:ascii="Cambria Math" w:hAnsi="Cambria Math" w:hint="eastAsia"/>
          </w:rPr>
          <m:t>ptrace</m:t>
        </m:r>
      </m:oMath>
      <w:r w:rsidR="002B51DA" w:rsidRPr="00A45500">
        <w:t xml:space="preserve"> </w:t>
      </w:r>
      <w:r w:rsidRPr="00A45500">
        <w:rPr>
          <w:rFonts w:hint="eastAsia"/>
        </w:rPr>
        <w:t>系统调用允许</w:t>
      </w:r>
      <w:r w:rsidR="005125F6" w:rsidRPr="00A45500">
        <w:rPr>
          <w:rFonts w:hint="eastAsia"/>
        </w:rPr>
        <w:t>父</w:t>
      </w:r>
      <w:r w:rsidRPr="00A45500">
        <w:rPr>
          <w:rFonts w:hint="eastAsia"/>
        </w:rPr>
        <w:t>进程</w:t>
      </w:r>
      <w:r w:rsidR="00F27319" w:rsidRPr="00A45500">
        <w:rPr>
          <w:rFonts w:hint="eastAsia"/>
        </w:rPr>
        <w:t>（追踪进程</w:t>
      </w:r>
      <w:r w:rsidR="003A1E4E" w:rsidRPr="00A45500">
        <w:rPr>
          <w:rFonts w:hint="eastAsia"/>
        </w:rPr>
        <w:t>，</w:t>
      </w:r>
      <w:r w:rsidR="003A1E4E" w:rsidRPr="00A45500">
        <w:rPr>
          <w:rFonts w:hint="eastAsia"/>
        </w:rPr>
        <w:t>T</w:t>
      </w:r>
      <w:r w:rsidR="003A1E4E" w:rsidRPr="00A45500">
        <w:t>racer</w:t>
      </w:r>
      <w:r w:rsidR="00F27319" w:rsidRPr="00A45500">
        <w:rPr>
          <w:rFonts w:hint="eastAsia"/>
        </w:rPr>
        <w:t>）</w:t>
      </w:r>
      <w:r w:rsidRPr="00A45500">
        <w:rPr>
          <w:rFonts w:hint="eastAsia"/>
        </w:rPr>
        <w:t>监督其他</w:t>
      </w:r>
      <w:r w:rsidR="00223BE5" w:rsidRPr="00A45500">
        <w:rPr>
          <w:rFonts w:hint="eastAsia"/>
        </w:rPr>
        <w:t>子</w:t>
      </w:r>
      <w:r w:rsidRPr="00A45500">
        <w:rPr>
          <w:rFonts w:hint="eastAsia"/>
        </w:rPr>
        <w:t>进程</w:t>
      </w:r>
      <w:r w:rsidR="00AD75F9" w:rsidRPr="00A45500">
        <w:rPr>
          <w:rFonts w:hint="eastAsia"/>
        </w:rPr>
        <w:t>（</w:t>
      </w:r>
      <w:r w:rsidR="00AD75F9" w:rsidRPr="00A45500">
        <w:rPr>
          <w:rFonts w:hint="eastAsia"/>
        </w:rPr>
        <w:t>T</w:t>
      </w:r>
      <w:r w:rsidR="00AD75F9" w:rsidRPr="00A45500">
        <w:t>racee</w:t>
      </w:r>
      <w:r w:rsidR="00AD75F9" w:rsidRPr="00A45500">
        <w:rPr>
          <w:rFonts w:hint="eastAsia"/>
        </w:rPr>
        <w:t>）</w:t>
      </w:r>
      <w:r w:rsidRPr="00A45500">
        <w:rPr>
          <w:rFonts w:hint="eastAsia"/>
        </w:rPr>
        <w:t>和线程的执行，并</w:t>
      </w:r>
      <w:r w:rsidR="005630B6" w:rsidRPr="00A45500">
        <w:rPr>
          <w:rFonts w:hint="eastAsia"/>
        </w:rPr>
        <w:t>追踪</w:t>
      </w:r>
      <w:r w:rsidR="00C323DB" w:rsidRPr="00A45500">
        <w:rPr>
          <w:rFonts w:hint="eastAsia"/>
        </w:rPr>
        <w:t>子</w:t>
      </w:r>
      <w:r w:rsidRPr="00A45500">
        <w:rPr>
          <w:rFonts w:hint="eastAsia"/>
        </w:rPr>
        <w:t>线程</w:t>
      </w:r>
      <w:r w:rsidR="00810C7F" w:rsidRPr="00A45500">
        <w:rPr>
          <w:rFonts w:hint="eastAsia"/>
        </w:rPr>
        <w:t>e</w:t>
      </w:r>
      <w:r w:rsidR="00810C7F" w:rsidRPr="00A45500">
        <w:t>ntry</w:t>
      </w:r>
      <w:r w:rsidRPr="00A45500">
        <w:rPr>
          <w:rFonts w:hint="eastAsia"/>
        </w:rPr>
        <w:t>或</w:t>
      </w:r>
      <w:r w:rsidR="00810C7F" w:rsidRPr="00A45500">
        <w:rPr>
          <w:rFonts w:hint="eastAsia"/>
        </w:rPr>
        <w:t>e</w:t>
      </w:r>
      <w:r w:rsidR="00810C7F" w:rsidRPr="00A45500">
        <w:t>xit</w:t>
      </w:r>
      <w:r w:rsidRPr="00A45500">
        <w:rPr>
          <w:rFonts w:hint="eastAsia"/>
        </w:rPr>
        <w:t>系统调用</w:t>
      </w:r>
      <w:r w:rsidR="00B168BA" w:rsidRPr="00A45500">
        <w:rPr>
          <w:rFonts w:hint="eastAsia"/>
        </w:rPr>
        <w:t>的时间节点</w:t>
      </w:r>
      <w:r w:rsidRPr="00A45500">
        <w:rPr>
          <w:rFonts w:hint="eastAsia"/>
        </w:rPr>
        <w:t>。当</w:t>
      </w:r>
      <w:r w:rsidR="00D05493" w:rsidRPr="00A45500">
        <w:rPr>
          <w:rFonts w:hint="eastAsia"/>
        </w:rPr>
        <w:t>子</w:t>
      </w:r>
      <w:r w:rsidR="00815F56" w:rsidRPr="00A45500">
        <w:rPr>
          <w:rFonts w:hint="eastAsia"/>
        </w:rPr>
        <w:t>线</w:t>
      </w:r>
      <w:r w:rsidR="007155B4" w:rsidRPr="00A45500">
        <w:rPr>
          <w:rFonts w:hint="eastAsia"/>
        </w:rPr>
        <w:t>程</w:t>
      </w:r>
      <w:r w:rsidRPr="00A45500">
        <w:rPr>
          <w:rFonts w:hint="eastAsia"/>
        </w:rPr>
        <w:t>进入内核</w:t>
      </w:r>
      <w:r w:rsidR="005630B6" w:rsidRPr="00A45500">
        <w:rPr>
          <w:rFonts w:hint="eastAsia"/>
        </w:rPr>
        <w:t>执行</w:t>
      </w:r>
      <w:r w:rsidRPr="00A45500">
        <w:rPr>
          <w:rFonts w:hint="eastAsia"/>
        </w:rPr>
        <w:t>系统调用时，它会被挂起</w:t>
      </w:r>
      <w:r w:rsidR="005B4D8E" w:rsidRPr="00A45500">
        <w:rPr>
          <w:rFonts w:hint="eastAsia"/>
        </w:rPr>
        <w:t>并通知父进程</w:t>
      </w:r>
      <w:r w:rsidR="00616E61" w:rsidRPr="00A45500">
        <w:rPr>
          <w:rFonts w:hint="eastAsia"/>
        </w:rPr>
        <w:t>；</w:t>
      </w:r>
      <w:r w:rsidRPr="00A45500">
        <w:rPr>
          <w:rFonts w:hint="eastAsia"/>
        </w:rPr>
        <w:t>当</w:t>
      </w:r>
      <w:r w:rsidR="00616E61" w:rsidRPr="00A45500">
        <w:rPr>
          <w:rFonts w:hint="eastAsia"/>
        </w:rPr>
        <w:t>容器</w:t>
      </w:r>
      <w:r w:rsidRPr="00A45500">
        <w:rPr>
          <w:rFonts w:hint="eastAsia"/>
        </w:rPr>
        <w:t>选择再次运行该线程时，系统调用将完成，再次通知</w:t>
      </w:r>
      <w:r w:rsidR="009C58CB" w:rsidRPr="00A45500">
        <w:rPr>
          <w:rFonts w:hint="eastAsia"/>
        </w:rPr>
        <w:t>父进程</w:t>
      </w:r>
      <w:r w:rsidRPr="00A45500">
        <w:rPr>
          <w:rFonts w:hint="eastAsia"/>
        </w:rPr>
        <w:t>，</w:t>
      </w:r>
      <w:r w:rsidR="000C0F74" w:rsidRPr="00A45500">
        <w:rPr>
          <w:rFonts w:hint="eastAsia"/>
        </w:rPr>
        <w:t>并</w:t>
      </w:r>
      <w:r w:rsidRPr="00A45500">
        <w:rPr>
          <w:rFonts w:hint="eastAsia"/>
        </w:rPr>
        <w:t>记录系统调用结果。</w:t>
      </w:r>
      <w:r w:rsidR="00683A82" w:rsidRPr="00A45500">
        <w:rPr>
          <w:rFonts w:hint="eastAsia"/>
        </w:rPr>
        <w:t>当</w:t>
      </w:r>
      <m:oMath>
        <m:r>
          <w:rPr>
            <w:rFonts w:ascii="Cambria Math" w:hAnsi="Cambria Math" w:hint="eastAsia"/>
          </w:rPr>
          <m:t>p</m:t>
        </m:r>
        <m:r>
          <w:rPr>
            <w:rFonts w:ascii="Cambria Math" w:hAnsi="Cambria Math"/>
          </w:rPr>
          <m:t xml:space="preserve">trace </m:t>
        </m:r>
      </m:oMath>
      <w:r w:rsidR="00A51A50" w:rsidRPr="00A45500">
        <w:rPr>
          <w:rFonts w:hint="eastAsia"/>
        </w:rPr>
        <w:t>追踪到</w:t>
      </w:r>
      <w:r w:rsidR="007055F3" w:rsidRPr="00A45500">
        <w:rPr>
          <w:rFonts w:hint="eastAsia"/>
        </w:rPr>
        <w:t>需要被拦截的</w:t>
      </w:r>
      <w:r w:rsidR="00D01B24" w:rsidRPr="00A45500">
        <w:rPr>
          <w:rFonts w:hint="eastAsia"/>
        </w:rPr>
        <w:t>系统调用时</w:t>
      </w:r>
      <w:r w:rsidR="00B70641" w:rsidRPr="00A45500">
        <w:rPr>
          <w:rFonts w:hint="eastAsia"/>
        </w:rPr>
        <w:t>，会替换带有不确定性的信息。例如</w:t>
      </w:r>
      <w:r w:rsidR="003E0F34" w:rsidRPr="00A45500">
        <w:rPr>
          <w:rFonts w:hint="eastAsia"/>
        </w:rPr>
        <w:t>Linux</w:t>
      </w:r>
      <w:r w:rsidR="003E0F34" w:rsidRPr="00A45500">
        <w:rPr>
          <w:rFonts w:hint="eastAsia"/>
        </w:rPr>
        <w:t>用户进程可以通过</w:t>
      </w:r>
      <m:oMath>
        <m:r>
          <w:rPr>
            <w:rFonts w:ascii="Cambria Math" w:hAnsi="Cambria Math" w:hint="eastAsia"/>
          </w:rPr>
          <m:t>getrandom</m:t>
        </m:r>
      </m:oMath>
      <w:r w:rsidR="003E0F34" w:rsidRPr="00A45500">
        <w:rPr>
          <w:rFonts w:hint="eastAsia"/>
        </w:rPr>
        <w:t xml:space="preserve"> </w:t>
      </w:r>
      <w:r w:rsidR="003E0F34" w:rsidRPr="00A45500">
        <w:rPr>
          <w:rFonts w:hint="eastAsia"/>
        </w:rPr>
        <w:t>系统调用或从特殊的</w:t>
      </w:r>
      <m:oMath>
        <m:r>
          <w:rPr>
            <w:rFonts w:ascii="Cambria Math" w:hAnsi="Cambria Math" w:hint="eastAsia"/>
          </w:rPr>
          <m:t>/dev/random</m:t>
        </m:r>
      </m:oMath>
      <w:r w:rsidR="003E0F34" w:rsidRPr="00A45500">
        <w:rPr>
          <w:rFonts w:hint="eastAsia"/>
        </w:rPr>
        <w:t xml:space="preserve"> </w:t>
      </w:r>
      <w:r w:rsidR="003E0F34" w:rsidRPr="00A45500">
        <w:rPr>
          <w:rFonts w:hint="eastAsia"/>
        </w:rPr>
        <w:t>或</w:t>
      </w:r>
      <m:oMath>
        <m:r>
          <w:rPr>
            <w:rFonts w:ascii="Cambria Math" w:hAnsi="Cambria Math" w:hint="eastAsia"/>
          </w:rPr>
          <m:t>/dev/urandom</m:t>
        </m:r>
      </m:oMath>
      <w:r w:rsidR="003E0F34" w:rsidRPr="00A45500">
        <w:rPr>
          <w:rFonts w:hint="eastAsia"/>
        </w:rPr>
        <w:t xml:space="preserve"> </w:t>
      </w:r>
      <w:r w:rsidR="003E0F34" w:rsidRPr="00A45500">
        <w:rPr>
          <w:rFonts w:hint="eastAsia"/>
        </w:rPr>
        <w:t>文件中读取</w:t>
      </w:r>
      <w:r w:rsidR="0069468E" w:rsidRPr="00A45500">
        <w:rPr>
          <w:rFonts w:hint="eastAsia"/>
        </w:rPr>
        <w:t>随机</w:t>
      </w:r>
      <w:r w:rsidR="00E75C4D" w:rsidRPr="00A45500">
        <w:rPr>
          <w:rFonts w:hint="eastAsia"/>
        </w:rPr>
        <w:t>数据</w:t>
      </w:r>
      <w:r w:rsidR="00033E4E" w:rsidRPr="00A45500">
        <w:rPr>
          <w:rFonts w:hint="eastAsia"/>
        </w:rPr>
        <w:t>，</w:t>
      </w:r>
      <w:r w:rsidR="00714BF5" w:rsidRPr="00A45500">
        <w:rPr>
          <w:rFonts w:hint="eastAsia"/>
        </w:rPr>
        <w:t>会为程序带来不一致的</w:t>
      </w:r>
      <w:r w:rsidR="00264A7F" w:rsidRPr="00A45500">
        <w:rPr>
          <w:rFonts w:hint="eastAsia"/>
        </w:rPr>
        <w:t>结果</w:t>
      </w:r>
      <w:r w:rsidR="003E0F34" w:rsidRPr="00A45500">
        <w:rPr>
          <w:rFonts w:hint="eastAsia"/>
        </w:rPr>
        <w:t>。</w:t>
      </w:r>
      <w:r w:rsidR="007A2581" w:rsidRPr="00A45500">
        <w:rPr>
          <w:rFonts w:hint="eastAsia"/>
        </w:rPr>
        <w:t>容器需要</w:t>
      </w:r>
      <w:r w:rsidR="000C239D" w:rsidRPr="00A45500">
        <w:rPr>
          <w:rFonts w:hint="eastAsia"/>
        </w:rPr>
        <w:t>使用</w:t>
      </w:r>
      <m:oMath>
        <m:r>
          <w:rPr>
            <w:rFonts w:ascii="Cambria Math" w:hAnsi="Cambria Math" w:hint="eastAsia"/>
          </w:rPr>
          <m:t>p</m:t>
        </m:r>
        <m:r>
          <w:rPr>
            <w:rFonts w:ascii="Cambria Math" w:hAnsi="Cambria Math"/>
          </w:rPr>
          <m:t>trace</m:t>
        </m:r>
      </m:oMath>
      <w:r w:rsidR="003E0F34" w:rsidRPr="00A45500">
        <w:rPr>
          <w:rFonts w:hint="eastAsia"/>
        </w:rPr>
        <w:t>拦截</w:t>
      </w:r>
      <w:r w:rsidR="003E0F34" w:rsidRPr="00A45500">
        <w:rPr>
          <w:rFonts w:hint="eastAsia"/>
        </w:rPr>
        <w:t xml:space="preserve"> </w:t>
      </w:r>
      <m:oMath>
        <m:r>
          <w:rPr>
            <w:rFonts w:ascii="Cambria Math" w:hAnsi="Cambria Math" w:hint="eastAsia"/>
          </w:rPr>
          <m:t xml:space="preserve">getrandom </m:t>
        </m:r>
      </m:oMath>
      <w:r w:rsidR="003E0F34" w:rsidRPr="00A45500">
        <w:rPr>
          <w:rFonts w:hint="eastAsia"/>
        </w:rPr>
        <w:t>系统调用，并用简单的</w:t>
      </w:r>
      <w:r w:rsidR="003E0F34" w:rsidRPr="00A45500">
        <w:rPr>
          <w:rFonts w:hint="eastAsia"/>
        </w:rPr>
        <w:t>LFSR</w:t>
      </w:r>
      <w:r w:rsidR="003E0F34" w:rsidRPr="00A45500">
        <w:rPr>
          <w:rFonts w:hint="eastAsia"/>
        </w:rPr>
        <w:t>伪随机数生成器生成的值填充指定的用户缓冲区。同样，</w:t>
      </w:r>
      <m:oMath>
        <m:r>
          <w:rPr>
            <w:rFonts w:ascii="Cambria Math" w:hAnsi="Cambria Math" w:hint="eastAsia"/>
          </w:rPr>
          <m:t xml:space="preserve">/dev /random </m:t>
        </m:r>
      </m:oMath>
      <w:r w:rsidR="003E0F34" w:rsidRPr="00A45500">
        <w:rPr>
          <w:rFonts w:hint="eastAsia"/>
        </w:rPr>
        <w:t>和</w:t>
      </w:r>
      <m:oMath>
        <m:r>
          <w:rPr>
            <w:rFonts w:ascii="Cambria Math" w:hAnsi="Cambria Math" w:hint="eastAsia"/>
          </w:rPr>
          <m:t xml:space="preserve">/dev/urandom </m:t>
        </m:r>
      </m:oMath>
      <w:r w:rsidR="00D53B34" w:rsidRPr="00A45500">
        <w:rPr>
          <w:rFonts w:hint="eastAsia"/>
        </w:rPr>
        <w:t>同样从</w:t>
      </w:r>
      <w:r w:rsidR="00C759C2" w:rsidRPr="00A45500">
        <w:rPr>
          <w:rFonts w:hint="eastAsia"/>
        </w:rPr>
        <w:t>伪随机数生成器中</w:t>
      </w:r>
      <w:r w:rsidR="009663E7" w:rsidRPr="00A45500">
        <w:rPr>
          <w:rFonts w:hint="eastAsia"/>
        </w:rPr>
        <w:t>读取数据，从而避免随机数造成的不确定性。</w:t>
      </w:r>
    </w:p>
    <w:p w14:paraId="17E88624" w14:textId="05DA124C" w:rsidR="00B44F4E" w:rsidRPr="00A45500" w:rsidRDefault="00DF1903" w:rsidP="006E4BA9">
      <w:pPr>
        <w:ind w:firstLine="480"/>
      </w:pPr>
      <w:r w:rsidRPr="00A45500">
        <w:rPr>
          <w:rFonts w:hint="eastAsia"/>
        </w:rPr>
        <w:t>在</w:t>
      </w:r>
      <w:r w:rsidR="001C6554" w:rsidRPr="00A45500">
        <w:rPr>
          <w:rFonts w:hint="eastAsia"/>
        </w:rPr>
        <w:t>追踪</w:t>
      </w:r>
      <w:r w:rsidR="007853CE" w:rsidRPr="00A45500">
        <w:rPr>
          <w:rFonts w:hint="eastAsia"/>
        </w:rPr>
        <w:t>进程</w:t>
      </w:r>
      <w:r w:rsidR="000F68E6" w:rsidRPr="00A45500">
        <w:rPr>
          <w:rFonts w:hint="eastAsia"/>
        </w:rPr>
        <w:t>的工作</w:t>
      </w:r>
      <w:r w:rsidRPr="00A45500">
        <w:rPr>
          <w:rFonts w:hint="eastAsia"/>
        </w:rPr>
        <w:t>过程中，</w:t>
      </w:r>
      <w:r w:rsidR="00B44F4E" w:rsidRPr="00A45500">
        <w:rPr>
          <w:rFonts w:hint="eastAsia"/>
        </w:rPr>
        <w:t>首先需要将子</w:t>
      </w:r>
      <w:r w:rsidR="009C4B03" w:rsidRPr="00A45500">
        <w:rPr>
          <w:rFonts w:hint="eastAsia"/>
        </w:rPr>
        <w:t>线程</w:t>
      </w:r>
      <w:r w:rsidR="008D7162" w:rsidRPr="00A45500">
        <w:rPr>
          <w:rFonts w:hint="eastAsia"/>
        </w:rPr>
        <w:t>附加</w:t>
      </w:r>
      <w:r w:rsidR="00B44F4E" w:rsidRPr="00A45500">
        <w:rPr>
          <w:rFonts w:hint="eastAsia"/>
        </w:rPr>
        <w:t>到</w:t>
      </w:r>
      <w:r w:rsidR="001C19D2" w:rsidRPr="00A45500">
        <w:rPr>
          <w:rFonts w:hint="eastAsia"/>
        </w:rPr>
        <w:t>跟踪</w:t>
      </w:r>
      <w:r w:rsidR="009C4B03" w:rsidRPr="00A45500">
        <w:rPr>
          <w:rFonts w:hint="eastAsia"/>
        </w:rPr>
        <w:t>线程</w:t>
      </w:r>
      <w:r w:rsidR="001C19D2" w:rsidRPr="00A45500">
        <w:rPr>
          <w:rFonts w:hint="eastAsia"/>
        </w:rPr>
        <w:t>上</w:t>
      </w:r>
      <w:r w:rsidR="00B44F4E" w:rsidRPr="00A45500">
        <w:rPr>
          <w:rFonts w:hint="eastAsia"/>
        </w:rPr>
        <w:t>。附加命令和后续命令是</w:t>
      </w:r>
      <w:r w:rsidR="00EA38EF" w:rsidRPr="00A45500">
        <w:rPr>
          <w:rFonts w:hint="eastAsia"/>
        </w:rPr>
        <w:t>针对</w:t>
      </w:r>
      <w:r w:rsidR="00EF600E" w:rsidRPr="00A45500">
        <w:rPr>
          <w:rFonts w:hint="eastAsia"/>
        </w:rPr>
        <w:t>单</w:t>
      </w:r>
      <w:r w:rsidR="00B44F4E" w:rsidRPr="00A45500">
        <w:rPr>
          <w:rFonts w:hint="eastAsia"/>
        </w:rPr>
        <w:t>线程的</w:t>
      </w:r>
      <w:r w:rsidR="005307D2" w:rsidRPr="00A45500">
        <w:rPr>
          <w:rFonts w:hint="eastAsia"/>
        </w:rPr>
        <w:t>程序</w:t>
      </w:r>
      <w:r w:rsidR="00480026" w:rsidRPr="00A45500">
        <w:rPr>
          <w:rFonts w:hint="eastAsia"/>
        </w:rPr>
        <w:t>，</w:t>
      </w:r>
      <w:r w:rsidR="00B44F4E" w:rsidRPr="00A45500">
        <w:rPr>
          <w:rFonts w:hint="eastAsia"/>
        </w:rPr>
        <w:t>在多线程</w:t>
      </w:r>
      <w:r w:rsidR="00024847" w:rsidRPr="00A45500">
        <w:rPr>
          <w:rFonts w:hint="eastAsia"/>
        </w:rPr>
        <w:t>程序</w:t>
      </w:r>
      <w:r w:rsidR="00B44F4E" w:rsidRPr="00A45500">
        <w:rPr>
          <w:rFonts w:hint="eastAsia"/>
        </w:rPr>
        <w:t>中，</w:t>
      </w:r>
      <w:r w:rsidR="00D235C3" w:rsidRPr="00A45500">
        <w:rPr>
          <w:rFonts w:hint="eastAsia"/>
        </w:rPr>
        <w:t>子</w:t>
      </w:r>
      <w:r w:rsidR="00377C3F" w:rsidRPr="00A45500">
        <w:rPr>
          <w:rFonts w:hint="eastAsia"/>
        </w:rPr>
        <w:t>线程</w:t>
      </w:r>
      <w:r w:rsidR="00D235C3" w:rsidRPr="00A45500">
        <w:rPr>
          <w:rFonts w:hint="eastAsia"/>
        </w:rPr>
        <w:t>以</w:t>
      </w:r>
      <w:proofErr w:type="gramStart"/>
      <w:r w:rsidR="00377C3F" w:rsidRPr="00A45500">
        <w:rPr>
          <w:rFonts w:hint="eastAsia"/>
        </w:rPr>
        <w:t>线程</w:t>
      </w:r>
      <w:r w:rsidR="00D235C3" w:rsidRPr="00A45500">
        <w:rPr>
          <w:rFonts w:hint="eastAsia"/>
        </w:rPr>
        <w:t>组</w:t>
      </w:r>
      <w:proofErr w:type="gramEnd"/>
      <w:r w:rsidR="00D235C3" w:rsidRPr="00A45500">
        <w:rPr>
          <w:rFonts w:hint="eastAsia"/>
        </w:rPr>
        <w:t>的方式</w:t>
      </w:r>
      <w:r w:rsidR="009C4B03" w:rsidRPr="00A45500">
        <w:rPr>
          <w:rFonts w:hint="eastAsia"/>
        </w:rPr>
        <w:t>，</w:t>
      </w:r>
      <w:r w:rsidR="00B44F4E" w:rsidRPr="00A45500">
        <w:rPr>
          <w:rFonts w:hint="eastAsia"/>
        </w:rPr>
        <w:t>每个线程可以单独附加到不同的跟踪程序，或者。</w:t>
      </w:r>
      <m:oMath>
        <m:r>
          <w:rPr>
            <w:rFonts w:ascii="Cambria Math" w:hAnsi="Cambria Math" w:hint="eastAsia"/>
          </w:rPr>
          <m:t>Ptrace</m:t>
        </m:r>
      </m:oMath>
      <w:r w:rsidR="00286444" w:rsidRPr="00A45500">
        <w:rPr>
          <w:rFonts w:hint="eastAsia"/>
        </w:rPr>
        <w:t xml:space="preserve"> </w:t>
      </w:r>
      <w:r w:rsidR="00B44F4E" w:rsidRPr="00A45500">
        <w:rPr>
          <w:rFonts w:hint="eastAsia"/>
        </w:rPr>
        <w:t>命令发送到特定的跟踪对象</w:t>
      </w:r>
      <w:r w:rsidR="00F75106" w:rsidRPr="00A45500">
        <w:rPr>
          <w:rFonts w:hint="eastAsia"/>
        </w:rPr>
        <w:t>的调用</w:t>
      </w:r>
      <w:r w:rsidR="00FE43E7" w:rsidRPr="00A45500">
        <w:rPr>
          <w:rFonts w:hint="eastAsia"/>
        </w:rPr>
        <w:t>方法</w:t>
      </w:r>
      <w:r w:rsidR="00F75106" w:rsidRPr="00A45500">
        <w:rPr>
          <w:rFonts w:hint="eastAsia"/>
        </w:rPr>
        <w:t>为</w:t>
      </w:r>
      <w:r w:rsidR="00802C95" w:rsidRPr="00A45500">
        <w:rPr>
          <w:rFonts w:hint="eastAsia"/>
        </w:rPr>
        <w:t>：</w:t>
      </w:r>
    </w:p>
    <w:p w14:paraId="1CA249A5" w14:textId="7D548F71" w:rsidR="00802C95" w:rsidRPr="00A45500" w:rsidRDefault="00BE4E6D" w:rsidP="00BE4E6D">
      <w:pPr>
        <w:ind w:firstLine="480"/>
        <w:jc w:val="center"/>
        <w:rPr>
          <w:i/>
          <w:iCs/>
        </w:rPr>
      </w:pPr>
      <w:r w:rsidRPr="00A45500">
        <w:rPr>
          <w:rFonts w:hint="eastAsia"/>
          <w:i/>
          <w:iCs/>
        </w:rPr>
        <w:t>p</w:t>
      </w:r>
      <w:r w:rsidRPr="00A45500">
        <w:rPr>
          <w:i/>
          <w:iCs/>
        </w:rPr>
        <w:t>trace</w:t>
      </w:r>
      <w:r w:rsidRPr="00A45500">
        <w:rPr>
          <w:rFonts w:hint="eastAsia"/>
          <w:i/>
          <w:iCs/>
        </w:rPr>
        <w:t>（</w:t>
      </w:r>
      <w:r w:rsidRPr="00A45500">
        <w:rPr>
          <w:rFonts w:hint="eastAsia"/>
          <w:i/>
          <w:iCs/>
        </w:rPr>
        <w:t>P</w:t>
      </w:r>
      <w:r w:rsidRPr="00A45500">
        <w:rPr>
          <w:i/>
          <w:iCs/>
        </w:rPr>
        <w:t>TRACE_foo, pid, …</w:t>
      </w:r>
      <w:r w:rsidRPr="00A45500">
        <w:rPr>
          <w:rFonts w:hint="eastAsia"/>
          <w:i/>
          <w:iCs/>
        </w:rPr>
        <w:t>）</w:t>
      </w:r>
    </w:p>
    <w:p w14:paraId="300FD092" w14:textId="603C730B" w:rsidR="003362D3" w:rsidRPr="00A45500" w:rsidRDefault="003362D3" w:rsidP="003362D3">
      <w:pPr>
        <w:ind w:firstLine="480"/>
      </w:pPr>
      <w:r w:rsidRPr="00A45500">
        <w:rPr>
          <w:rFonts w:hint="eastAsia"/>
        </w:rPr>
        <w:t>其中</w:t>
      </w:r>
      <m:oMath>
        <m:r>
          <w:rPr>
            <w:rFonts w:ascii="Cambria Math" w:hAnsi="Cambria Math" w:hint="eastAsia"/>
          </w:rPr>
          <m:t>p</m:t>
        </m:r>
        <m:r>
          <w:rPr>
            <w:rFonts w:ascii="Cambria Math" w:hAnsi="Cambria Math"/>
          </w:rPr>
          <m:t>id</m:t>
        </m:r>
      </m:oMath>
      <w:r w:rsidRPr="00A45500">
        <w:rPr>
          <w:rFonts w:hint="eastAsia"/>
        </w:rPr>
        <w:t xml:space="preserve"> </w:t>
      </w:r>
      <w:r w:rsidRPr="00A45500">
        <w:rPr>
          <w:rFonts w:hint="eastAsia"/>
        </w:rPr>
        <w:t>是</w:t>
      </w:r>
      <w:r w:rsidR="009C4B03" w:rsidRPr="00A45500">
        <w:rPr>
          <w:rFonts w:hint="eastAsia"/>
        </w:rPr>
        <w:t>被追踪子</w:t>
      </w:r>
      <w:r w:rsidR="00EB6BF0" w:rsidRPr="00A45500">
        <w:rPr>
          <w:rFonts w:hint="eastAsia"/>
        </w:rPr>
        <w:t>线程</w:t>
      </w:r>
      <w:r w:rsidR="009C4B03" w:rsidRPr="00A45500">
        <w:rPr>
          <w:rFonts w:hint="eastAsia"/>
        </w:rPr>
        <w:t>的</w:t>
      </w:r>
      <w:r w:rsidR="00797774" w:rsidRPr="00A45500">
        <w:rPr>
          <w:rFonts w:hint="eastAsia"/>
        </w:rPr>
        <w:t>标识符。</w:t>
      </w:r>
    </w:p>
    <w:p w14:paraId="41DCD29E" w14:textId="1C27680D" w:rsidR="00D176DE" w:rsidRPr="00A45500" w:rsidRDefault="005A3996" w:rsidP="00842CDF">
      <w:pPr>
        <w:ind w:firstLine="480"/>
      </w:pPr>
      <w:r w:rsidRPr="00A45500">
        <w:rPr>
          <w:rFonts w:hint="eastAsia"/>
        </w:rPr>
        <w:t>如上</w:t>
      </w:r>
      <w:r w:rsidR="002C54AC" w:rsidRPr="00A45500">
        <w:rPr>
          <w:rFonts w:hint="eastAsia"/>
        </w:rPr>
        <w:t>节</w:t>
      </w:r>
      <w:r w:rsidRPr="00A45500">
        <w:rPr>
          <w:rFonts w:hint="eastAsia"/>
        </w:rPr>
        <w:t>所述，</w:t>
      </w:r>
      <w:r w:rsidR="00735BE6" w:rsidRPr="00A45500">
        <w:rPr>
          <w:rFonts w:hint="eastAsia"/>
        </w:rPr>
        <w:t>可以</w:t>
      </w:r>
      <w:r w:rsidRPr="00A45500">
        <w:rPr>
          <w:rFonts w:hint="eastAsia"/>
        </w:rPr>
        <w:t>通过一次只调度一个线程来避免</w:t>
      </w:r>
      <w:r w:rsidR="0030555F" w:rsidRPr="00A45500">
        <w:rPr>
          <w:rFonts w:hint="eastAsia"/>
        </w:rPr>
        <w:t>数据</w:t>
      </w:r>
      <w:r w:rsidRPr="00A45500">
        <w:rPr>
          <w:rFonts w:hint="eastAsia"/>
        </w:rPr>
        <w:t>竞争。但是，如果内核中的系统调用阻塞</w:t>
      </w:r>
      <w:r w:rsidR="00226765" w:rsidRPr="00A45500">
        <w:rPr>
          <w:rFonts w:hint="eastAsia"/>
        </w:rPr>
        <w:t>，容器</w:t>
      </w:r>
      <w:r w:rsidRPr="00A45500">
        <w:rPr>
          <w:rFonts w:hint="eastAsia"/>
        </w:rPr>
        <w:t>必须尝试调度其他应用程序线程在阻塞</w:t>
      </w:r>
      <w:r w:rsidR="00236FD5" w:rsidRPr="00A45500">
        <w:rPr>
          <w:rFonts w:hint="eastAsia"/>
        </w:rPr>
        <w:t>中的</w:t>
      </w:r>
      <w:r w:rsidRPr="00A45500">
        <w:rPr>
          <w:rFonts w:hint="eastAsia"/>
        </w:rPr>
        <w:t>系统调用完成时运行。正在运行的线程可能访问系统调用的输出缓冲区并与内核对该缓冲区的写入竞争。为了避免这种情况，</w:t>
      </w:r>
      <w:r w:rsidR="006E2F59" w:rsidRPr="00A45500">
        <w:rPr>
          <w:rFonts w:hint="eastAsia"/>
        </w:rPr>
        <w:t>容器</w:t>
      </w:r>
      <w:r w:rsidRPr="00A45500">
        <w:rPr>
          <w:rFonts w:hint="eastAsia"/>
        </w:rPr>
        <w:t>将系统调用输出缓冲区重定向到每个线程的临时“暂存内存”。当</w:t>
      </w:r>
      <m:oMath>
        <m:r>
          <w:rPr>
            <w:rFonts w:ascii="Cambria Math" w:hAnsi="Cambria Math" w:hint="eastAsia"/>
          </w:rPr>
          <m:t>p</m:t>
        </m:r>
        <m:r>
          <w:rPr>
            <w:rFonts w:ascii="Cambria Math" w:hAnsi="Cambria Math"/>
          </w:rPr>
          <m:t>trace</m:t>
        </m:r>
      </m:oMath>
      <w:r w:rsidR="00C43BC2" w:rsidRPr="00A45500">
        <w:rPr>
          <w:rFonts w:hint="eastAsia"/>
        </w:rPr>
        <w:t xml:space="preserve"> </w:t>
      </w:r>
      <w:r w:rsidR="00ED2CD0" w:rsidRPr="00A45500">
        <w:rPr>
          <w:rFonts w:hint="eastAsia"/>
        </w:rPr>
        <w:t>追踪到</w:t>
      </w:r>
      <w:r w:rsidRPr="00A45500">
        <w:rPr>
          <w:rFonts w:hint="eastAsia"/>
        </w:rPr>
        <w:t>一个阻塞系统调用完成的事件时，</w:t>
      </w:r>
      <w:r w:rsidR="000B4692" w:rsidRPr="00A45500">
        <w:rPr>
          <w:rFonts w:hint="eastAsia"/>
        </w:rPr>
        <w:t>容器</w:t>
      </w:r>
      <w:r w:rsidRPr="00A45500">
        <w:rPr>
          <w:rFonts w:hint="eastAsia"/>
        </w:rPr>
        <w:t>将暂存缓冲区内容复制到真正的用户空间目标，</w:t>
      </w:r>
      <w:r w:rsidR="00326AD9" w:rsidRPr="00A45500">
        <w:rPr>
          <w:rFonts w:hint="eastAsia"/>
        </w:rPr>
        <w:t>此时</w:t>
      </w:r>
      <w:r w:rsidRPr="00A45500">
        <w:rPr>
          <w:rFonts w:hint="eastAsia"/>
        </w:rPr>
        <w:t>没有其他线程在运行，从而消除了</w:t>
      </w:r>
      <w:r w:rsidR="008B01B1" w:rsidRPr="00A45500">
        <w:rPr>
          <w:rFonts w:hint="eastAsia"/>
        </w:rPr>
        <w:t>数据</w:t>
      </w:r>
      <w:r w:rsidRPr="00A45500">
        <w:rPr>
          <w:rFonts w:hint="eastAsia"/>
        </w:rPr>
        <w:t>竞争。</w:t>
      </w:r>
    </w:p>
    <w:p w14:paraId="500EF47A" w14:textId="71380AAA" w:rsidR="00D176DE" w:rsidRPr="00A45500" w:rsidRDefault="00903586" w:rsidP="00842CDF">
      <w:pPr>
        <w:ind w:firstLine="480"/>
      </w:pPr>
      <w:r w:rsidRPr="00A45500">
        <w:rPr>
          <w:rFonts w:hint="eastAsia"/>
        </w:rPr>
        <w:t>图</w:t>
      </w:r>
      <w:r w:rsidR="00150FC6" w:rsidRPr="00A45500">
        <w:t>3.2</w:t>
      </w:r>
      <w:r w:rsidR="00036C67" w:rsidRPr="00A45500">
        <w:rPr>
          <w:rFonts w:hint="eastAsia"/>
        </w:rPr>
        <w:t>展示了</w:t>
      </w:r>
      <w:r w:rsidR="006353B6" w:rsidRPr="00A45500">
        <w:rPr>
          <w:rFonts w:hint="eastAsia"/>
        </w:rPr>
        <w:t>拦截</w:t>
      </w:r>
      <w:r w:rsidRPr="00A45500">
        <w:rPr>
          <w:rFonts w:hint="eastAsia"/>
        </w:rPr>
        <w:t>一个简单的</w:t>
      </w:r>
      <m:oMath>
        <m:r>
          <w:rPr>
            <w:rFonts w:ascii="Cambria Math" w:hAnsi="Cambria Math" w:hint="eastAsia"/>
          </w:rPr>
          <m:t>r</m:t>
        </m:r>
        <m:r>
          <w:rPr>
            <w:rFonts w:ascii="Cambria Math" w:hAnsi="Cambria Math"/>
          </w:rPr>
          <m:t>ead</m:t>
        </m:r>
      </m:oMath>
      <w:r w:rsidRPr="00A45500">
        <w:rPr>
          <w:rFonts w:hint="eastAsia"/>
        </w:rPr>
        <w:t>系统调用</w:t>
      </w:r>
      <w:r w:rsidR="006E6F35" w:rsidRPr="00A45500">
        <w:rPr>
          <w:rFonts w:hint="eastAsia"/>
        </w:rPr>
        <w:t>的</w:t>
      </w:r>
      <w:r w:rsidR="00D934C8" w:rsidRPr="00A45500">
        <w:rPr>
          <w:rFonts w:hint="eastAsia"/>
        </w:rPr>
        <w:t>过程</w:t>
      </w:r>
      <w:r w:rsidR="003A394E" w:rsidRPr="00A45500">
        <w:rPr>
          <w:rFonts w:hint="eastAsia"/>
        </w:rPr>
        <w:t>，其中</w:t>
      </w:r>
      <w:r w:rsidRPr="00A45500">
        <w:rPr>
          <w:rFonts w:hint="eastAsia"/>
        </w:rPr>
        <w:t>灰色框代表内核代码。</w:t>
      </w:r>
      <w:r w:rsidRPr="00A45500">
        <w:rPr>
          <w:rFonts w:hint="eastAsia"/>
        </w:rPr>
        <w:t xml:space="preserve"> </w:t>
      </w:r>
      <w:r w:rsidRPr="00A45500">
        <w:rPr>
          <w:rFonts w:hint="eastAsia"/>
        </w:rPr>
        <w:t>重放过程中，当下一个要重放的事件是</w:t>
      </w:r>
      <w:r w:rsidR="00C62823" w:rsidRPr="00A45500">
        <w:rPr>
          <w:rFonts w:hint="eastAsia"/>
        </w:rPr>
        <w:t>应</w:t>
      </w:r>
      <w:r w:rsidRPr="00A45500">
        <w:rPr>
          <w:rFonts w:hint="eastAsia"/>
        </w:rPr>
        <w:t>被拦截的系统调用时，在系统调用指令的地址处设置一个临时断点（记录在</w:t>
      </w:r>
      <w:r w:rsidR="00140197" w:rsidRPr="00A45500">
        <w:rPr>
          <w:rFonts w:hint="eastAsia"/>
        </w:rPr>
        <w:t>父进程</w:t>
      </w:r>
      <w:r w:rsidRPr="00A45500">
        <w:rPr>
          <w:rFonts w:hint="eastAsia"/>
        </w:rPr>
        <w:t>中）。我们使用</w:t>
      </w:r>
      <m:oMath>
        <m:r>
          <w:rPr>
            <w:rFonts w:ascii="Cambria Math" w:hAnsi="Cambria Math" w:hint="eastAsia"/>
          </w:rPr>
          <m:t xml:space="preserve">ptrace </m:t>
        </m:r>
      </m:oMath>
      <w:r w:rsidRPr="00A45500">
        <w:rPr>
          <w:rFonts w:hint="eastAsia"/>
        </w:rPr>
        <w:t>运行</w:t>
      </w:r>
      <w:r w:rsidR="00915F20" w:rsidRPr="00A45500">
        <w:rPr>
          <w:rFonts w:hint="eastAsia"/>
        </w:rPr>
        <w:t>子</w:t>
      </w:r>
      <w:r w:rsidRPr="00A45500">
        <w:rPr>
          <w:rFonts w:hint="eastAsia"/>
        </w:rPr>
        <w:t>线程，直到它遇到断点，</w:t>
      </w:r>
      <w:r w:rsidR="00D50890" w:rsidRPr="00A45500">
        <w:rPr>
          <w:rFonts w:hint="eastAsia"/>
        </w:rPr>
        <w:t>并</w:t>
      </w:r>
      <w:r w:rsidRPr="00A45500">
        <w:rPr>
          <w:rFonts w:hint="eastAsia"/>
        </w:rPr>
        <w:t>移除断点，将程序计数器</w:t>
      </w:r>
      <w:r w:rsidR="00FD5E17" w:rsidRPr="00A45500">
        <w:rPr>
          <w:rFonts w:hint="eastAsia"/>
        </w:rPr>
        <w:t>进行</w:t>
      </w:r>
      <w:r w:rsidRPr="00A45500">
        <w:rPr>
          <w:rFonts w:hint="eastAsia"/>
        </w:rPr>
        <w:t>到系统调用指令之后，并</w:t>
      </w:r>
      <w:r w:rsidR="00392DC0" w:rsidRPr="00A45500">
        <w:rPr>
          <w:rFonts w:hint="eastAsia"/>
        </w:rPr>
        <w:t>执行</w:t>
      </w:r>
      <w:r w:rsidRPr="00A45500">
        <w:rPr>
          <w:rFonts w:hint="eastAsia"/>
        </w:rPr>
        <w:t>记录的寄存器和内存</w:t>
      </w:r>
      <w:r w:rsidR="00B27C60" w:rsidRPr="00A45500">
        <w:rPr>
          <w:rFonts w:hint="eastAsia"/>
        </w:rPr>
        <w:t>信息</w:t>
      </w:r>
      <w:r w:rsidRPr="00A45500">
        <w:rPr>
          <w:rFonts w:hint="eastAsia"/>
        </w:rPr>
        <w:t>更改。这种方法最大限度地减少了</w:t>
      </w:r>
      <w:r w:rsidR="00A64FFE" w:rsidRPr="00A45500">
        <w:rPr>
          <w:rFonts w:hint="eastAsia"/>
        </w:rPr>
        <w:t>容器</w:t>
      </w:r>
      <w:r w:rsidRPr="00A45500">
        <w:rPr>
          <w:rFonts w:hint="eastAsia"/>
        </w:rPr>
        <w:t>和</w:t>
      </w:r>
      <w:r w:rsidR="00E0609D" w:rsidRPr="00A45500">
        <w:rPr>
          <w:rFonts w:hint="eastAsia"/>
        </w:rPr>
        <w:t>子</w:t>
      </w:r>
      <w:r w:rsidRPr="00A45500">
        <w:rPr>
          <w:rFonts w:hint="eastAsia"/>
        </w:rPr>
        <w:t>线程之间的上下文切换次数。</w:t>
      </w:r>
    </w:p>
    <w:p w14:paraId="476C3565" w14:textId="71F29611" w:rsidR="006E5F33" w:rsidRPr="00A45500" w:rsidRDefault="002173C3" w:rsidP="006E5F33">
      <w:pPr>
        <w:keepNext/>
        <w:spacing w:line="240" w:lineRule="auto"/>
        <w:ind w:firstLineChars="0" w:firstLine="0"/>
        <w:jc w:val="center"/>
      </w:pPr>
      <w:r w:rsidRPr="00A45500">
        <w:rPr>
          <w:noProof/>
        </w:rPr>
        <w:lastRenderedPageBreak/>
        <w:drawing>
          <wp:inline distT="0" distB="0" distL="0" distR="0" wp14:anchorId="3C4091D1" wp14:editId="25F0DEF3">
            <wp:extent cx="4264882" cy="1901952"/>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8133" cy="1907861"/>
                    </a:xfrm>
                    <a:prstGeom prst="rect">
                      <a:avLst/>
                    </a:prstGeom>
                    <a:noFill/>
                  </pic:spPr>
                </pic:pic>
              </a:graphicData>
            </a:graphic>
          </wp:inline>
        </w:drawing>
      </w:r>
    </w:p>
    <w:p w14:paraId="399E8477" w14:textId="2D74A64F" w:rsidR="001F7051" w:rsidRPr="00A45500" w:rsidRDefault="006E5F33" w:rsidP="0036652F">
      <w:pPr>
        <w:pStyle w:val="afa"/>
      </w:pPr>
      <w:r w:rsidRPr="00A45500">
        <w:rPr>
          <w:rFonts w:hint="eastAsia"/>
        </w:rPr>
        <w:t>图</w:t>
      </w:r>
      <w:r w:rsidRPr="00A45500">
        <w:rPr>
          <w:rFonts w:hint="eastAsia"/>
        </w:rPr>
        <w:t>3</w:t>
      </w:r>
      <w:r w:rsidRPr="00A45500">
        <w:t xml:space="preserve">.2 </w:t>
      </w:r>
      <w:r w:rsidR="00E4719D" w:rsidRPr="00A45500">
        <w:rPr>
          <w:rFonts w:hint="eastAsia"/>
        </w:rPr>
        <w:t>简单的</w:t>
      </w:r>
      <w:r w:rsidRPr="00A45500">
        <w:rPr>
          <w:rFonts w:hint="eastAsia"/>
        </w:rPr>
        <w:t>拦截</w:t>
      </w:r>
      <w:r w:rsidR="000E7279" w:rsidRPr="00A45500">
        <w:rPr>
          <w:rFonts w:hint="eastAsia"/>
        </w:rPr>
        <w:t>系统调用</w:t>
      </w:r>
      <w:r w:rsidR="00F36EA4" w:rsidRPr="00A45500">
        <w:rPr>
          <w:rFonts w:hint="eastAsia"/>
        </w:rPr>
        <w:t>模型</w:t>
      </w:r>
    </w:p>
    <w:p w14:paraId="080A04C0" w14:textId="2C09D46C" w:rsidR="00D176DE" w:rsidRPr="00A45500" w:rsidRDefault="00D30E69" w:rsidP="00A73EDC">
      <w:pPr>
        <w:pStyle w:val="22"/>
      </w:pPr>
      <w:bookmarkStart w:id="138" w:name="_Toc99905754"/>
      <w:r w:rsidRPr="00A45500">
        <w:rPr>
          <w:rFonts w:hint="eastAsia"/>
        </w:rPr>
        <w:t>3</w:t>
      </w:r>
      <w:r w:rsidRPr="00A45500">
        <w:t xml:space="preserve">.2.3 </w:t>
      </w:r>
      <w:r w:rsidR="009463AD" w:rsidRPr="00A45500">
        <w:rPr>
          <w:rFonts w:hint="eastAsia"/>
        </w:rPr>
        <w:t>信号</w:t>
      </w:r>
      <w:bookmarkEnd w:id="138"/>
    </w:p>
    <w:p w14:paraId="4C7DD8C2" w14:textId="344F2B79" w:rsidR="007F2875" w:rsidRPr="00A45500" w:rsidRDefault="00FD016B" w:rsidP="00AB6B62">
      <w:pPr>
        <w:ind w:firstLine="480"/>
      </w:pPr>
      <w:r w:rsidRPr="00A45500">
        <w:rPr>
          <w:rFonts w:hint="eastAsia"/>
        </w:rPr>
        <w:t>信号</w:t>
      </w:r>
      <w:r w:rsidR="008B6738" w:rsidRPr="00A45500">
        <w:rPr>
          <w:rFonts w:hint="eastAsia"/>
        </w:rPr>
        <w:t>是不确定性的来源之一</w:t>
      </w:r>
      <w:r w:rsidR="006946DF" w:rsidRPr="00A45500">
        <w:rPr>
          <w:rFonts w:hint="eastAsia"/>
        </w:rPr>
        <w:t>，</w:t>
      </w:r>
      <w:r w:rsidR="002932A3" w:rsidRPr="00A45500">
        <w:rPr>
          <w:rFonts w:hint="eastAsia"/>
        </w:rPr>
        <w:t>可重现</w:t>
      </w:r>
      <w:r w:rsidR="008101F7" w:rsidRPr="00A45500">
        <w:rPr>
          <w:rFonts w:hint="eastAsia"/>
        </w:rPr>
        <w:t>性需要</w:t>
      </w:r>
      <w:r w:rsidR="00421D4C" w:rsidRPr="00A45500">
        <w:rPr>
          <w:rFonts w:hint="eastAsia"/>
        </w:rPr>
        <w:t>支持</w:t>
      </w:r>
      <w:r w:rsidR="00AC79BE" w:rsidRPr="00A45500">
        <w:rPr>
          <w:rFonts w:hint="eastAsia"/>
        </w:rPr>
        <w:t>同步</w:t>
      </w:r>
      <w:r w:rsidR="00F04548" w:rsidRPr="00A45500">
        <w:rPr>
          <w:rFonts w:hint="eastAsia"/>
        </w:rPr>
        <w:t>信号</w:t>
      </w:r>
      <w:r w:rsidR="00AC79BE" w:rsidRPr="00A45500">
        <w:rPr>
          <w:rFonts w:hint="eastAsia"/>
        </w:rPr>
        <w:t>和异步</w:t>
      </w:r>
      <w:r w:rsidR="007118F7" w:rsidRPr="00A45500">
        <w:rPr>
          <w:rFonts w:hint="eastAsia"/>
        </w:rPr>
        <w:t>信号</w:t>
      </w:r>
      <w:r w:rsidR="00DD75E3" w:rsidRPr="00A45500">
        <w:rPr>
          <w:rFonts w:hint="eastAsia"/>
        </w:rPr>
        <w:t>的拦截</w:t>
      </w:r>
      <w:r w:rsidR="00421D4C" w:rsidRPr="00A45500">
        <w:rPr>
          <w:rFonts w:hint="eastAsia"/>
        </w:rPr>
        <w:t>。</w:t>
      </w:r>
      <w:r w:rsidR="00F04548" w:rsidRPr="00A45500">
        <w:rPr>
          <w:rFonts w:hint="eastAsia"/>
        </w:rPr>
        <w:t>对于</w:t>
      </w:r>
      <w:r w:rsidR="00790232" w:rsidRPr="00A45500">
        <w:rPr>
          <w:rFonts w:hint="eastAsia"/>
        </w:rPr>
        <w:t>受时钟</w:t>
      </w:r>
      <w:r w:rsidR="00030B12" w:rsidRPr="00A45500">
        <w:rPr>
          <w:rFonts w:hint="eastAsia"/>
        </w:rPr>
        <w:t>信号</w:t>
      </w:r>
      <w:r w:rsidR="00672B82" w:rsidRPr="00A45500">
        <w:rPr>
          <w:rFonts w:hint="eastAsia"/>
        </w:rPr>
        <w:t>控制的同步事件</w:t>
      </w:r>
      <w:r w:rsidR="00AB6B62" w:rsidRPr="00A45500">
        <w:rPr>
          <w:rFonts w:hint="eastAsia"/>
        </w:rPr>
        <w:t>，</w:t>
      </w:r>
      <w:r w:rsidR="00EF1877" w:rsidRPr="00A45500">
        <w:rPr>
          <w:rFonts w:hint="eastAsia"/>
        </w:rPr>
        <w:t>如</w:t>
      </w:r>
      <w:r w:rsidR="00AB6B62" w:rsidRPr="00A45500">
        <w:rPr>
          <w:rFonts w:hint="eastAsia"/>
        </w:rPr>
        <w:t>通过系统调用请求的</w:t>
      </w:r>
      <w:r w:rsidR="005F3061" w:rsidRPr="00A45500">
        <w:rPr>
          <w:rFonts w:hint="eastAsia"/>
        </w:rPr>
        <w:t>时钟信息</w:t>
      </w:r>
      <w:r w:rsidR="00734BAF" w:rsidRPr="00A45500">
        <w:rPr>
          <w:rFonts w:hint="eastAsia"/>
        </w:rPr>
        <w:t>，</w:t>
      </w:r>
      <w:r w:rsidR="00AF224A" w:rsidRPr="00A45500">
        <w:rPr>
          <w:rFonts w:hint="eastAsia"/>
        </w:rPr>
        <w:t>容器</w:t>
      </w:r>
      <w:r w:rsidR="00AB6B62" w:rsidRPr="00A45500">
        <w:rPr>
          <w:rFonts w:hint="eastAsia"/>
        </w:rPr>
        <w:t>将生成信号的</w:t>
      </w:r>
      <w:r w:rsidR="000F295D" w:rsidRPr="00A45500">
        <w:rPr>
          <w:rFonts w:hint="eastAsia"/>
        </w:rPr>
        <w:t>时钟</w:t>
      </w:r>
      <w:r w:rsidR="008F3C93" w:rsidRPr="00A45500">
        <w:rPr>
          <w:rFonts w:hint="eastAsia"/>
        </w:rPr>
        <w:t>信号</w:t>
      </w:r>
      <w:r w:rsidR="00AB6B62" w:rsidRPr="00A45500">
        <w:rPr>
          <w:rFonts w:hint="eastAsia"/>
        </w:rPr>
        <w:t>调用转换为阻止用户进程的暂停系统调用。然后，调用</w:t>
      </w:r>
      <w:r w:rsidR="00581831" w:rsidRPr="00A45500">
        <w:rPr>
          <w:rFonts w:hint="eastAsia"/>
        </w:rPr>
        <w:t>编排好</w:t>
      </w:r>
      <w:r w:rsidR="00AB6B62" w:rsidRPr="00A45500">
        <w:rPr>
          <w:rFonts w:hint="eastAsia"/>
        </w:rPr>
        <w:t>的</w:t>
      </w:r>
      <w:r w:rsidR="0047724A" w:rsidRPr="00A45500">
        <w:rPr>
          <w:rFonts w:hint="eastAsia"/>
        </w:rPr>
        <w:t>模拟</w:t>
      </w:r>
      <w:r w:rsidR="008C021B" w:rsidRPr="00A45500">
        <w:rPr>
          <w:rFonts w:hint="eastAsia"/>
        </w:rPr>
        <w:t>时钟</w:t>
      </w:r>
      <w:r w:rsidR="00AB6B62" w:rsidRPr="00A45500">
        <w:rPr>
          <w:rFonts w:hint="eastAsia"/>
        </w:rPr>
        <w:t>信号处理程序</w:t>
      </w:r>
      <w:r w:rsidR="00467603" w:rsidRPr="00A45500">
        <w:rPr>
          <w:rFonts w:hint="eastAsia"/>
        </w:rPr>
        <w:t>，得到</w:t>
      </w:r>
      <w:r w:rsidR="006255ED" w:rsidRPr="00A45500">
        <w:rPr>
          <w:rFonts w:hint="eastAsia"/>
        </w:rPr>
        <w:t>模拟时钟</w:t>
      </w:r>
      <w:r w:rsidR="0047724A" w:rsidRPr="00A45500">
        <w:rPr>
          <w:rFonts w:hint="eastAsia"/>
        </w:rPr>
        <w:t>数据</w:t>
      </w:r>
      <w:r w:rsidR="005030C3" w:rsidRPr="00A45500">
        <w:rPr>
          <w:rFonts w:hint="eastAsia"/>
        </w:rPr>
        <w:t>，</w:t>
      </w:r>
      <w:r w:rsidR="003A1B58" w:rsidRPr="00A45500">
        <w:rPr>
          <w:rFonts w:hint="eastAsia"/>
        </w:rPr>
        <w:t>并通过</w:t>
      </w:r>
      <m:oMath>
        <m:r>
          <w:rPr>
            <w:rFonts w:ascii="Cambria Math" w:hAnsi="Cambria Math" w:hint="eastAsia"/>
          </w:rPr>
          <m:t>p</m:t>
        </m:r>
        <m:r>
          <w:rPr>
            <w:rFonts w:ascii="Cambria Math" w:hAnsi="Cambria Math"/>
          </w:rPr>
          <m:t>trace</m:t>
        </m:r>
      </m:oMath>
      <w:r w:rsidR="003A1B58" w:rsidRPr="00A45500">
        <w:rPr>
          <w:rFonts w:hint="eastAsia"/>
        </w:rPr>
        <w:t xml:space="preserve"> </w:t>
      </w:r>
      <w:r w:rsidR="003A1B58" w:rsidRPr="00A45500">
        <w:rPr>
          <w:rFonts w:hint="eastAsia"/>
        </w:rPr>
        <w:t>向</w:t>
      </w:r>
      <w:r w:rsidR="0027744D" w:rsidRPr="00A45500">
        <w:rPr>
          <w:rFonts w:hint="eastAsia"/>
        </w:rPr>
        <w:t>用户进程返回信息</w:t>
      </w:r>
      <w:r w:rsidR="00552B9D" w:rsidRPr="00A45500">
        <w:rPr>
          <w:rFonts w:hint="eastAsia"/>
        </w:rPr>
        <w:t>。</w:t>
      </w:r>
      <w:r w:rsidR="00DC014A" w:rsidRPr="00A45500">
        <w:rPr>
          <w:rFonts w:hint="eastAsia"/>
        </w:rPr>
        <w:t>之后</w:t>
      </w:r>
      <w:r w:rsidR="00E023AA" w:rsidRPr="00A45500">
        <w:rPr>
          <w:rFonts w:hint="eastAsia"/>
        </w:rPr>
        <w:t>退出</w:t>
      </w:r>
      <w:r w:rsidR="00AB6B62" w:rsidRPr="00A45500">
        <w:rPr>
          <w:rFonts w:hint="eastAsia"/>
        </w:rPr>
        <w:t>暂停调用，</w:t>
      </w:r>
      <w:r w:rsidR="00B03D89" w:rsidRPr="00A45500">
        <w:rPr>
          <w:rFonts w:hint="eastAsia"/>
        </w:rPr>
        <w:t>恢复</w:t>
      </w:r>
      <w:r w:rsidR="00B5493B" w:rsidRPr="00A45500">
        <w:rPr>
          <w:rFonts w:hint="eastAsia"/>
        </w:rPr>
        <w:t>执行</w:t>
      </w:r>
      <w:r w:rsidR="00AB6B62" w:rsidRPr="00A45500">
        <w:rPr>
          <w:rFonts w:hint="eastAsia"/>
        </w:rPr>
        <w:t>用户进程。</w:t>
      </w:r>
      <w:r w:rsidR="003B671B" w:rsidRPr="00A45500">
        <w:rPr>
          <w:rFonts w:hint="eastAsia"/>
        </w:rPr>
        <w:t>在程序执行过程中</w:t>
      </w:r>
      <w:r w:rsidR="00F642B6" w:rsidRPr="00A45500">
        <w:rPr>
          <w:rFonts w:hint="eastAsia"/>
        </w:rPr>
        <w:t>，</w:t>
      </w:r>
      <w:r w:rsidR="006A60CB" w:rsidRPr="00A45500">
        <w:rPr>
          <w:rFonts w:hint="eastAsia"/>
        </w:rPr>
        <w:t>时钟</w:t>
      </w:r>
      <w:r w:rsidR="00AB6B62" w:rsidRPr="00A45500">
        <w:rPr>
          <w:rFonts w:hint="eastAsia"/>
        </w:rPr>
        <w:t>调用</w:t>
      </w:r>
      <w:r w:rsidR="00F642B6" w:rsidRPr="00A45500">
        <w:rPr>
          <w:rFonts w:hint="eastAsia"/>
        </w:rPr>
        <w:t>始终被隔离在</w:t>
      </w:r>
      <w:r w:rsidR="00647F31" w:rsidRPr="00A45500">
        <w:rPr>
          <w:rFonts w:hint="eastAsia"/>
        </w:rPr>
        <w:t>容器之外</w:t>
      </w:r>
      <w:r w:rsidR="00AB6B62" w:rsidRPr="00A45500">
        <w:rPr>
          <w:rFonts w:hint="eastAsia"/>
        </w:rPr>
        <w:t>，</w:t>
      </w:r>
      <w:r w:rsidR="00647F31" w:rsidRPr="00A45500">
        <w:rPr>
          <w:rFonts w:hint="eastAsia"/>
        </w:rPr>
        <w:t>容器内的用户进程</w:t>
      </w:r>
      <w:r w:rsidR="00AF7B17" w:rsidRPr="00A45500">
        <w:rPr>
          <w:rFonts w:hint="eastAsia"/>
        </w:rPr>
        <w:t>只能调用</w:t>
      </w:r>
      <w:r w:rsidR="00F93465" w:rsidRPr="00A45500">
        <w:rPr>
          <w:rFonts w:hint="eastAsia"/>
        </w:rPr>
        <w:t>模拟时钟信息</w:t>
      </w:r>
      <w:r w:rsidR="00AB6B62" w:rsidRPr="00A45500">
        <w:rPr>
          <w:rFonts w:hint="eastAsia"/>
        </w:rPr>
        <w:t>。</w:t>
      </w:r>
    </w:p>
    <w:p w14:paraId="57845ABE" w14:textId="032E3923" w:rsidR="00D176DE" w:rsidRPr="00A45500" w:rsidRDefault="003846F5" w:rsidP="00842CDF">
      <w:pPr>
        <w:ind w:firstLine="480"/>
      </w:pPr>
      <w:r w:rsidRPr="00A45500">
        <w:rPr>
          <w:rFonts w:hint="eastAsia"/>
        </w:rPr>
        <w:t>对于</w:t>
      </w:r>
      <w:r w:rsidR="00174775" w:rsidRPr="00A45500">
        <w:rPr>
          <w:rFonts w:hint="eastAsia"/>
        </w:rPr>
        <w:t>外界的异步信号</w:t>
      </w:r>
      <w:r w:rsidR="001D671F" w:rsidRPr="00A45500">
        <w:rPr>
          <w:rFonts w:hint="eastAsia"/>
        </w:rPr>
        <w:t>，</w:t>
      </w:r>
      <w:r w:rsidR="00A65E36" w:rsidRPr="00A45500">
        <w:rPr>
          <w:rFonts w:hint="eastAsia"/>
        </w:rPr>
        <w:t>可重现性要求</w:t>
      </w:r>
      <w:r w:rsidR="00020E74" w:rsidRPr="00A45500">
        <w:rPr>
          <w:rFonts w:hint="eastAsia"/>
        </w:rPr>
        <w:t>记录</w:t>
      </w:r>
      <w:r w:rsidR="00A26EF8" w:rsidRPr="00A45500">
        <w:rPr>
          <w:rFonts w:hint="eastAsia"/>
        </w:rPr>
        <w:t>执行阶段</w:t>
      </w:r>
      <w:r w:rsidR="00421D4C" w:rsidRPr="00A45500">
        <w:rPr>
          <w:rFonts w:hint="eastAsia"/>
        </w:rPr>
        <w:t>的线程</w:t>
      </w:r>
      <w:r w:rsidR="009A4B32" w:rsidRPr="00A45500">
        <w:rPr>
          <w:rFonts w:hint="eastAsia"/>
        </w:rPr>
        <w:t>收到的</w:t>
      </w:r>
      <w:r w:rsidR="00421D4C" w:rsidRPr="00A45500">
        <w:rPr>
          <w:rFonts w:hint="eastAsia"/>
        </w:rPr>
        <w:t>信号</w:t>
      </w:r>
      <w:r w:rsidR="008418BE" w:rsidRPr="00A45500">
        <w:rPr>
          <w:rFonts w:hint="eastAsia"/>
        </w:rPr>
        <w:t>顺序</w:t>
      </w:r>
      <w:r w:rsidR="003F7347" w:rsidRPr="00A45500">
        <w:rPr>
          <w:rFonts w:hint="eastAsia"/>
        </w:rPr>
        <w:t>，</w:t>
      </w:r>
      <w:r w:rsidR="00974B08" w:rsidRPr="00A45500">
        <w:rPr>
          <w:rFonts w:hint="eastAsia"/>
        </w:rPr>
        <w:t>并</w:t>
      </w:r>
      <w:r w:rsidR="000F4F9F" w:rsidRPr="00A45500">
        <w:rPr>
          <w:rFonts w:hint="eastAsia"/>
        </w:rPr>
        <w:t>确保</w:t>
      </w:r>
      <w:r w:rsidR="00421D4C" w:rsidRPr="00A45500">
        <w:rPr>
          <w:rFonts w:hint="eastAsia"/>
        </w:rPr>
        <w:t>在</w:t>
      </w:r>
      <w:r w:rsidR="00E841A4" w:rsidRPr="00A45500">
        <w:rPr>
          <w:rFonts w:hint="eastAsia"/>
        </w:rPr>
        <w:t>重放阶段</w:t>
      </w:r>
      <w:r w:rsidR="00421D4C" w:rsidRPr="00A45500">
        <w:rPr>
          <w:rFonts w:hint="eastAsia"/>
        </w:rPr>
        <w:t>，</w:t>
      </w:r>
      <w:r w:rsidR="00FB3BC2" w:rsidRPr="00A45500">
        <w:rPr>
          <w:rFonts w:hint="eastAsia"/>
        </w:rPr>
        <w:t>程序</w:t>
      </w:r>
      <w:r w:rsidR="00280330" w:rsidRPr="00A45500">
        <w:rPr>
          <w:rFonts w:hint="eastAsia"/>
        </w:rPr>
        <w:t>重现</w:t>
      </w:r>
      <w:r w:rsidR="00421D4C" w:rsidRPr="00A45500">
        <w:rPr>
          <w:rFonts w:hint="eastAsia"/>
        </w:rPr>
        <w:t>与</w:t>
      </w:r>
      <w:r w:rsidR="00056759" w:rsidRPr="00A45500">
        <w:rPr>
          <w:rFonts w:hint="eastAsia"/>
        </w:rPr>
        <w:t>记录阶段</w:t>
      </w:r>
      <w:r w:rsidR="00421D4C" w:rsidRPr="00A45500">
        <w:rPr>
          <w:rFonts w:hint="eastAsia"/>
        </w:rPr>
        <w:t>传递信号时完全相同的状态。之前的工作</w:t>
      </w:r>
      <w:r w:rsidR="00F11192" w:rsidRPr="00A45500">
        <w:rPr>
          <w:vertAlign w:val="superscript"/>
        </w:rPr>
        <w:fldChar w:fldCharType="begin"/>
      </w:r>
      <w:r w:rsidR="00F11192" w:rsidRPr="00A45500">
        <w:rPr>
          <w:vertAlign w:val="superscript"/>
        </w:rPr>
        <w:instrText xml:space="preserve"> </w:instrText>
      </w:r>
      <w:r w:rsidR="00F11192" w:rsidRPr="00A45500">
        <w:rPr>
          <w:rFonts w:hint="eastAsia"/>
          <w:vertAlign w:val="superscript"/>
        </w:rPr>
        <w:instrText>REF _Ref99208122 \r \h</w:instrText>
      </w:r>
      <w:r w:rsidR="00F11192" w:rsidRPr="00A45500">
        <w:rPr>
          <w:vertAlign w:val="superscript"/>
        </w:rPr>
        <w:instrText xml:space="preserve"> </w:instrText>
      </w:r>
      <w:r w:rsidR="003744A3" w:rsidRPr="00A45500">
        <w:rPr>
          <w:vertAlign w:val="superscript"/>
        </w:rPr>
        <w:instrText xml:space="preserve"> \* MERGEFORMAT </w:instrText>
      </w:r>
      <w:r w:rsidR="00F11192" w:rsidRPr="00A45500">
        <w:rPr>
          <w:vertAlign w:val="superscript"/>
        </w:rPr>
      </w:r>
      <w:r w:rsidR="00F11192" w:rsidRPr="00A45500">
        <w:rPr>
          <w:vertAlign w:val="superscript"/>
        </w:rPr>
        <w:fldChar w:fldCharType="separate"/>
      </w:r>
      <w:r w:rsidR="00A55661" w:rsidRPr="00A45500">
        <w:rPr>
          <w:vertAlign w:val="superscript"/>
        </w:rPr>
        <w:t>[11]</w:t>
      </w:r>
      <w:r w:rsidR="00F11192"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_Ref99323410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A55661" w:rsidRPr="00A45500">
        <w:rPr>
          <w:vertAlign w:val="superscript"/>
        </w:rPr>
        <w:t>[60]</w:t>
      </w:r>
      <w:r w:rsidR="00CE1298"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_Ref99361222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A55661" w:rsidRPr="00A45500">
        <w:rPr>
          <w:vertAlign w:val="superscript"/>
        </w:rPr>
        <w:t>[62]</w:t>
      </w:r>
      <w:r w:rsidR="00CE1298" w:rsidRPr="00A45500">
        <w:rPr>
          <w:vertAlign w:val="superscript"/>
        </w:rPr>
        <w:fldChar w:fldCharType="end"/>
      </w:r>
      <w:r w:rsidR="00421D4C" w:rsidRPr="00A45500">
        <w:rPr>
          <w:rFonts w:hint="eastAsia"/>
        </w:rPr>
        <w:t>使用</w:t>
      </w:r>
      <w:r w:rsidR="00421D4C" w:rsidRPr="00A45500">
        <w:rPr>
          <w:rFonts w:hint="eastAsia"/>
        </w:rPr>
        <w:t>CPU</w:t>
      </w:r>
      <w:r w:rsidR="00421D4C" w:rsidRPr="00A45500">
        <w:rPr>
          <w:rFonts w:hint="eastAsia"/>
        </w:rPr>
        <w:t>硬件性能计数器</w:t>
      </w:r>
      <w:r w:rsidR="00C62B6F" w:rsidRPr="00A45500">
        <w:rPr>
          <w:rFonts w:hint="eastAsia"/>
        </w:rPr>
        <w:t>记录</w:t>
      </w:r>
      <w:r w:rsidR="00421D4C" w:rsidRPr="00A45500">
        <w:rPr>
          <w:rFonts w:hint="eastAsia"/>
        </w:rPr>
        <w:t>程序</w:t>
      </w:r>
      <w:r w:rsidR="00CF3AB3" w:rsidRPr="00A45500">
        <w:rPr>
          <w:rFonts w:hint="eastAsia"/>
        </w:rPr>
        <w:t>信号</w:t>
      </w:r>
      <w:r w:rsidR="00421D4C" w:rsidRPr="00A45500">
        <w:rPr>
          <w:rFonts w:hint="eastAsia"/>
        </w:rPr>
        <w:t>。</w:t>
      </w:r>
      <w:r w:rsidR="002576AE" w:rsidRPr="00A45500">
        <w:rPr>
          <w:rFonts w:hint="eastAsia"/>
        </w:rPr>
        <w:t>要求每次执行给定的用户空间指令序列都会改变计数器值，该值仅取决于指令序列，而不是用户空间不可见的系统状态（例如缓存的内容，页面的状态表或推测的</w:t>
      </w:r>
      <w:r w:rsidR="002576AE" w:rsidRPr="00A45500">
        <w:rPr>
          <w:rFonts w:hint="eastAsia"/>
        </w:rPr>
        <w:t>CPU</w:t>
      </w:r>
      <w:r w:rsidR="002576AE" w:rsidRPr="00A45500">
        <w:rPr>
          <w:rFonts w:hint="eastAsia"/>
        </w:rPr>
        <w:t>状态</w:t>
      </w:r>
      <w:r w:rsidR="00AE7144" w:rsidRPr="00A45500">
        <w:rPr>
          <w:rFonts w:hint="eastAsia"/>
        </w:rPr>
        <w:t>）</w:t>
      </w:r>
      <w:r w:rsidR="002576AE" w:rsidRPr="00A45500">
        <w:rPr>
          <w:rFonts w:hint="eastAsia"/>
        </w:rPr>
        <w:t>。</w:t>
      </w:r>
    </w:p>
    <w:p w14:paraId="48E5DC02" w14:textId="15AAFA10" w:rsidR="00AB6B62" w:rsidRPr="00A45500" w:rsidRDefault="00093F76" w:rsidP="00AB6B62">
      <w:pPr>
        <w:ind w:firstLine="480"/>
      </w:pPr>
      <w:r w:rsidRPr="00A45500">
        <w:rPr>
          <w:rFonts w:hint="eastAsia"/>
        </w:rPr>
        <w:t>但是</w:t>
      </w:r>
      <w:r w:rsidR="00A00875" w:rsidRPr="00A45500">
        <w:rPr>
          <w:rFonts w:hint="eastAsia"/>
        </w:rPr>
        <w:t>本文的可重现容器</w:t>
      </w:r>
      <w:r w:rsidR="00815F69" w:rsidRPr="00A45500">
        <w:rPr>
          <w:rFonts w:hint="eastAsia"/>
        </w:rPr>
        <w:t>使用了纯软件</w:t>
      </w:r>
      <w:r w:rsidR="00224813" w:rsidRPr="00A45500">
        <w:rPr>
          <w:rFonts w:hint="eastAsia"/>
        </w:rPr>
        <w:t>方法实现可重现性</w:t>
      </w:r>
      <w:r w:rsidR="00052105" w:rsidRPr="00A45500">
        <w:rPr>
          <w:rFonts w:hint="eastAsia"/>
        </w:rPr>
        <w:t>，且</w:t>
      </w:r>
      <w:r w:rsidR="008613D6" w:rsidRPr="00A45500">
        <w:rPr>
          <w:rFonts w:hint="eastAsia"/>
        </w:rPr>
        <w:t>后续进行了</w:t>
      </w:r>
      <w:r w:rsidR="008613D6" w:rsidRPr="00A45500">
        <w:rPr>
          <w:rFonts w:hint="eastAsia"/>
        </w:rPr>
        <w:t>R</w:t>
      </w:r>
      <w:r w:rsidR="008613D6" w:rsidRPr="00A45500">
        <w:t>ISC-V</w:t>
      </w:r>
      <w:r w:rsidR="008613D6" w:rsidRPr="00A45500">
        <w:rPr>
          <w:rFonts w:hint="eastAsia"/>
        </w:rPr>
        <w:t>架构上的移植优化</w:t>
      </w:r>
      <w:r w:rsidR="006C3190" w:rsidRPr="00A45500">
        <w:rPr>
          <w:rFonts w:hint="eastAsia"/>
        </w:rPr>
        <w:t>，并没有</w:t>
      </w:r>
      <w:r w:rsidR="00AD50B5" w:rsidRPr="00A45500">
        <w:rPr>
          <w:rFonts w:hint="eastAsia"/>
        </w:rPr>
        <w:t>使用</w:t>
      </w:r>
      <w:r w:rsidR="000F37D3" w:rsidRPr="00A45500">
        <w:rPr>
          <w:rFonts w:hint="eastAsia"/>
        </w:rPr>
        <w:t>C</w:t>
      </w:r>
      <w:r w:rsidR="000F37D3" w:rsidRPr="00A45500">
        <w:t>PU</w:t>
      </w:r>
      <w:r w:rsidR="00960611" w:rsidRPr="00A45500">
        <w:rPr>
          <w:rFonts w:hint="eastAsia"/>
        </w:rPr>
        <w:t>硬件</w:t>
      </w:r>
      <w:r w:rsidR="000F37D3" w:rsidRPr="00A45500">
        <w:rPr>
          <w:rFonts w:hint="eastAsia"/>
        </w:rPr>
        <w:t>性能计数器</w:t>
      </w:r>
      <w:r w:rsidR="00863F89" w:rsidRPr="00A45500">
        <w:rPr>
          <w:rFonts w:hint="eastAsia"/>
        </w:rPr>
        <w:t>的方法</w:t>
      </w:r>
      <w:r w:rsidR="002D0469" w:rsidRPr="00A45500">
        <w:rPr>
          <w:rFonts w:hint="eastAsia"/>
        </w:rPr>
        <w:t>。</w:t>
      </w:r>
      <w:r w:rsidR="00A9780B" w:rsidRPr="00A45500">
        <w:rPr>
          <w:rFonts w:hint="eastAsia"/>
        </w:rPr>
        <w:t>另一种方法</w:t>
      </w:r>
      <w:r w:rsidR="005506C4" w:rsidRPr="00A45500">
        <w:rPr>
          <w:rFonts w:hint="eastAsia"/>
        </w:rPr>
        <w:t>是通过可重现的逻辑时钟完全重现</w:t>
      </w:r>
      <w:r w:rsidR="004C5C27" w:rsidRPr="00A45500">
        <w:rPr>
          <w:rFonts w:hint="eastAsia"/>
        </w:rPr>
        <w:t>异步</w:t>
      </w:r>
      <w:r w:rsidR="00E9245E" w:rsidRPr="00A45500">
        <w:rPr>
          <w:rFonts w:hint="eastAsia"/>
        </w:rPr>
        <w:t>信号</w:t>
      </w:r>
      <w:r w:rsidR="00E41498" w:rsidRPr="00A45500">
        <w:rPr>
          <w:rFonts w:hint="eastAsia"/>
        </w:rPr>
        <w:t>的事件</w:t>
      </w:r>
      <w:r w:rsidR="00D90EC4" w:rsidRPr="00A45500">
        <w:rPr>
          <w:rFonts w:hint="eastAsia"/>
        </w:rPr>
        <w:t>。</w:t>
      </w:r>
      <w:r w:rsidR="00E9245E" w:rsidRPr="00A45500">
        <w:rPr>
          <w:rFonts w:hint="eastAsia"/>
        </w:rPr>
        <w:t>但是，</w:t>
      </w:r>
      <w:r w:rsidR="00E03B43" w:rsidRPr="00A45500">
        <w:rPr>
          <w:rFonts w:hint="eastAsia"/>
        </w:rPr>
        <w:t>可重现性</w:t>
      </w:r>
      <w:r w:rsidR="00F82655" w:rsidRPr="00A45500">
        <w:rPr>
          <w:rFonts w:hint="eastAsia"/>
        </w:rPr>
        <w:t>容器</w:t>
      </w:r>
      <w:r w:rsidR="00E9245E" w:rsidRPr="00A45500">
        <w:rPr>
          <w:rFonts w:hint="eastAsia"/>
        </w:rPr>
        <w:t>不支持在用户进程之间发送信号</w:t>
      </w:r>
      <w:r w:rsidR="00F16144" w:rsidRPr="00A45500">
        <w:rPr>
          <w:rFonts w:hint="eastAsia"/>
        </w:rPr>
        <w:t>，且部分</w:t>
      </w:r>
      <w:r w:rsidR="00E9245E" w:rsidRPr="00A45500">
        <w:rPr>
          <w:rFonts w:hint="eastAsia"/>
        </w:rPr>
        <w:t>用户进程向</w:t>
      </w:r>
      <w:r w:rsidR="007B576E" w:rsidRPr="00A45500">
        <w:rPr>
          <w:rFonts w:hint="eastAsia"/>
        </w:rPr>
        <w:t>自身</w:t>
      </w:r>
      <w:r w:rsidR="00D43935" w:rsidRPr="00A45500">
        <w:rPr>
          <w:rFonts w:hint="eastAsia"/>
        </w:rPr>
        <w:t>传递的</w:t>
      </w:r>
      <w:r w:rsidR="00E9245E" w:rsidRPr="00A45500">
        <w:rPr>
          <w:rFonts w:hint="eastAsia"/>
        </w:rPr>
        <w:t>信号</w:t>
      </w:r>
      <w:r w:rsidR="005244C2" w:rsidRPr="00A45500">
        <w:rPr>
          <w:rFonts w:hint="eastAsia"/>
        </w:rPr>
        <w:t>是</w:t>
      </w:r>
      <w:r w:rsidR="00746B78" w:rsidRPr="00A45500">
        <w:rPr>
          <w:rFonts w:hint="eastAsia"/>
        </w:rPr>
        <w:t>自然</w:t>
      </w:r>
      <w:r w:rsidR="00D104D6" w:rsidRPr="00A45500">
        <w:rPr>
          <w:rFonts w:hint="eastAsia"/>
        </w:rPr>
        <w:t>可重现的</w:t>
      </w:r>
      <w:r w:rsidR="002E37BA" w:rsidRPr="00A45500">
        <w:rPr>
          <w:rFonts w:hint="eastAsia"/>
        </w:rPr>
        <w:t>，如</w:t>
      </w:r>
      <m:oMath>
        <m:r>
          <w:rPr>
            <w:rFonts w:ascii="Cambria Math" w:hAnsi="Cambria Math" w:hint="eastAsia"/>
          </w:rPr>
          <m:t>SIGSEGV</m:t>
        </m:r>
      </m:oMath>
      <w:r w:rsidR="00D104D6" w:rsidRPr="00A45500">
        <w:rPr>
          <w:rFonts w:hint="eastAsia"/>
        </w:rPr>
        <w:t>、</w:t>
      </w:r>
      <m:oMath>
        <m:r>
          <w:rPr>
            <w:rFonts w:ascii="Cambria Math" w:hAnsi="Cambria Math" w:hint="eastAsia"/>
          </w:rPr>
          <m:t>SIGILL</m:t>
        </m:r>
      </m:oMath>
      <w:r w:rsidR="00826B92" w:rsidRPr="00A45500">
        <w:t xml:space="preserve"> </w:t>
      </w:r>
      <w:r w:rsidR="00D104D6" w:rsidRPr="00A45500">
        <w:rPr>
          <w:rFonts w:hint="eastAsia"/>
        </w:rPr>
        <w:t>和</w:t>
      </w:r>
      <m:oMath>
        <m:r>
          <w:rPr>
            <w:rFonts w:ascii="Cambria Math" w:hAnsi="Cambria Math" w:hint="eastAsia"/>
          </w:rPr>
          <m:t>SIGABRT</m:t>
        </m:r>
      </m:oMath>
      <w:r w:rsidR="004F3815" w:rsidRPr="00A45500">
        <w:t xml:space="preserve"> </w:t>
      </w:r>
      <w:r w:rsidR="004F3815" w:rsidRPr="00A45500">
        <w:t>可以在</w:t>
      </w:r>
      <w:r w:rsidR="00D104D6" w:rsidRPr="00A45500">
        <w:rPr>
          <w:rFonts w:hint="eastAsia"/>
        </w:rPr>
        <w:t>可重现状态下停止程序执行</w:t>
      </w:r>
      <w:r w:rsidR="004330AB" w:rsidRPr="00A45500">
        <w:rPr>
          <w:rFonts w:hint="eastAsia"/>
        </w:rPr>
        <w:t>。</w:t>
      </w:r>
    </w:p>
    <w:p w14:paraId="0AFC390C" w14:textId="78E63B00" w:rsidR="00D176DE" w:rsidRPr="00A45500" w:rsidRDefault="001572C8" w:rsidP="00C359DE">
      <w:pPr>
        <w:pStyle w:val="22"/>
      </w:pPr>
      <w:bookmarkStart w:id="139" w:name="_Toc99905755"/>
      <w:r w:rsidRPr="00A45500">
        <w:rPr>
          <w:rFonts w:hint="eastAsia"/>
        </w:rPr>
        <w:t>3</w:t>
      </w:r>
      <w:r w:rsidRPr="00A45500">
        <w:t xml:space="preserve">.2.4 </w:t>
      </w:r>
      <w:r w:rsidRPr="00A45500">
        <w:rPr>
          <w:rFonts w:hint="eastAsia"/>
        </w:rPr>
        <w:t>共享内存</w:t>
      </w:r>
      <w:bookmarkEnd w:id="139"/>
    </w:p>
    <w:p w14:paraId="7590AE95" w14:textId="478FA19A" w:rsidR="00D176DE" w:rsidRPr="00A45500" w:rsidRDefault="001823BA" w:rsidP="00842CDF">
      <w:pPr>
        <w:ind w:firstLine="480"/>
      </w:pPr>
      <w:r w:rsidRPr="00A45500">
        <w:rPr>
          <w:rFonts w:hint="eastAsia"/>
        </w:rPr>
        <w:t>由于</w:t>
      </w:r>
      <w:r w:rsidR="005A22DC" w:rsidRPr="00A45500">
        <w:rPr>
          <w:rFonts w:hint="eastAsia"/>
        </w:rPr>
        <w:t>同</w:t>
      </w:r>
      <w:r w:rsidR="00F97FA8" w:rsidRPr="00A45500">
        <w:rPr>
          <w:rFonts w:hint="eastAsia"/>
        </w:rPr>
        <w:t>一</w:t>
      </w:r>
      <w:r w:rsidR="005A22DC" w:rsidRPr="00A45500">
        <w:rPr>
          <w:rFonts w:hint="eastAsia"/>
        </w:rPr>
        <w:t>时刻</w:t>
      </w:r>
      <w:r w:rsidR="00F97FA8" w:rsidRPr="00A45500">
        <w:rPr>
          <w:rFonts w:hint="eastAsia"/>
        </w:rPr>
        <w:t>只</w:t>
      </w:r>
      <w:r w:rsidR="00C766D3" w:rsidRPr="00A45500">
        <w:rPr>
          <w:rFonts w:hint="eastAsia"/>
        </w:rPr>
        <w:t>执行</w:t>
      </w:r>
      <w:r w:rsidR="00F97FA8" w:rsidRPr="00A45500">
        <w:rPr>
          <w:rFonts w:hint="eastAsia"/>
        </w:rPr>
        <w:t>一个线程，只要共享内存仅由</w:t>
      </w:r>
      <w:r w:rsidR="00B1497E" w:rsidRPr="00A45500">
        <w:rPr>
          <w:rFonts w:hint="eastAsia"/>
        </w:rPr>
        <w:t>子</w:t>
      </w:r>
      <w:r w:rsidR="00F97FA8" w:rsidRPr="00A45500">
        <w:rPr>
          <w:rFonts w:hint="eastAsia"/>
        </w:rPr>
        <w:t>线程写入，</w:t>
      </w:r>
      <w:r w:rsidR="00206DAE" w:rsidRPr="00A45500">
        <w:rPr>
          <w:rFonts w:hint="eastAsia"/>
        </w:rPr>
        <w:t>容器</w:t>
      </w:r>
      <w:r w:rsidR="004B2DEF" w:rsidRPr="00A45500">
        <w:rPr>
          <w:rFonts w:hint="eastAsia"/>
        </w:rPr>
        <w:t>中</w:t>
      </w:r>
      <w:r w:rsidR="00F97FA8" w:rsidRPr="00A45500">
        <w:rPr>
          <w:rFonts w:hint="eastAsia"/>
        </w:rPr>
        <w:t>就避</w:t>
      </w:r>
      <w:r w:rsidR="00F97FA8" w:rsidRPr="00A45500">
        <w:rPr>
          <w:rFonts w:hint="eastAsia"/>
        </w:rPr>
        <w:lastRenderedPageBreak/>
        <w:t>免了</w:t>
      </w:r>
      <w:r w:rsidR="00C53F01" w:rsidRPr="00A45500">
        <w:rPr>
          <w:rFonts w:hint="eastAsia"/>
        </w:rPr>
        <w:t>部分</w:t>
      </w:r>
      <w:r w:rsidR="00F97FA8" w:rsidRPr="00A45500">
        <w:rPr>
          <w:rFonts w:hint="eastAsia"/>
        </w:rPr>
        <w:t>共享内存上的竞争问题。</w:t>
      </w:r>
      <w:r w:rsidR="001E07B7" w:rsidRPr="00A45500">
        <w:rPr>
          <w:rFonts w:hint="eastAsia"/>
        </w:rPr>
        <w:t>但是</w:t>
      </w:r>
      <w:r w:rsidR="000B1C16" w:rsidRPr="00A45500">
        <w:rPr>
          <w:rFonts w:hint="eastAsia"/>
        </w:rPr>
        <w:t>，</w:t>
      </w:r>
      <w:r w:rsidR="009A5382" w:rsidRPr="00A45500">
        <w:rPr>
          <w:rFonts w:hint="eastAsia"/>
        </w:rPr>
        <w:t>可重现的</w:t>
      </w:r>
      <w:r w:rsidR="00F97FA8" w:rsidRPr="00A45500">
        <w:rPr>
          <w:rFonts w:hint="eastAsia"/>
        </w:rPr>
        <w:t>进程可以与其</w:t>
      </w:r>
      <w:proofErr w:type="gramStart"/>
      <w:r w:rsidR="00F97FA8" w:rsidRPr="00A45500">
        <w:rPr>
          <w:rFonts w:hint="eastAsia"/>
        </w:rPr>
        <w:t>他进程</w:t>
      </w:r>
      <w:proofErr w:type="gramEnd"/>
      <w:r w:rsidR="00F97FA8" w:rsidRPr="00A45500">
        <w:rPr>
          <w:rFonts w:hint="eastAsia"/>
        </w:rPr>
        <w:t>甚至内核设备驱动程序共享内存，其中代码</w:t>
      </w:r>
      <w:r w:rsidR="00F81F4B" w:rsidRPr="00A45500">
        <w:rPr>
          <w:rFonts w:hint="eastAsia"/>
        </w:rPr>
        <w:t>存在</w:t>
      </w:r>
      <w:r w:rsidR="00F97FA8" w:rsidRPr="00A45500">
        <w:rPr>
          <w:rFonts w:hint="eastAsia"/>
        </w:rPr>
        <w:t>执行与</w:t>
      </w:r>
      <w:r w:rsidR="005A6791" w:rsidRPr="00A45500">
        <w:rPr>
          <w:rFonts w:hint="eastAsia"/>
        </w:rPr>
        <w:t>子</w:t>
      </w:r>
      <w:r w:rsidR="00F97FA8" w:rsidRPr="00A45500">
        <w:rPr>
          <w:rFonts w:hint="eastAsia"/>
        </w:rPr>
        <w:t>线程访问竞争的写入</w:t>
      </w:r>
      <w:r w:rsidR="002567E6" w:rsidRPr="00A45500">
        <w:rPr>
          <w:rFonts w:hint="eastAsia"/>
        </w:rPr>
        <w:t>的可能性</w:t>
      </w:r>
      <w:r w:rsidR="00F97FA8" w:rsidRPr="00A45500">
        <w:rPr>
          <w:rFonts w:hint="eastAsia"/>
        </w:rPr>
        <w:t>。</w:t>
      </w:r>
      <w:r w:rsidR="003677B9" w:rsidRPr="00A45500">
        <w:rPr>
          <w:rFonts w:hint="eastAsia"/>
        </w:rPr>
        <w:t>目前</w:t>
      </w:r>
      <w:r w:rsidR="009C072B" w:rsidRPr="00A45500">
        <w:rPr>
          <w:rFonts w:hint="eastAsia"/>
        </w:rPr>
        <w:t>的</w:t>
      </w:r>
      <w:r w:rsidR="009C072B" w:rsidRPr="00A45500">
        <w:rPr>
          <w:rFonts w:hint="eastAsia"/>
        </w:rPr>
        <w:t>L</w:t>
      </w:r>
      <w:r w:rsidR="009C072B" w:rsidRPr="00A45500">
        <w:t>inux</w:t>
      </w:r>
      <w:r w:rsidR="00F97FA8" w:rsidRPr="00A45500">
        <w:rPr>
          <w:rFonts w:hint="eastAsia"/>
        </w:rPr>
        <w:t>应用程序</w:t>
      </w:r>
      <w:r w:rsidR="00816F2E" w:rsidRPr="00A45500">
        <w:rPr>
          <w:rFonts w:hint="eastAsia"/>
        </w:rPr>
        <w:t>中</w:t>
      </w:r>
      <w:r w:rsidR="00F97FA8" w:rsidRPr="00A45500">
        <w:rPr>
          <w:rFonts w:hint="eastAsia"/>
        </w:rPr>
        <w:t>，</w:t>
      </w:r>
      <w:r w:rsidR="009C385D" w:rsidRPr="00A45500">
        <w:rPr>
          <w:rFonts w:hint="eastAsia"/>
        </w:rPr>
        <w:t>共享内存竞争问题</w:t>
      </w:r>
      <w:r w:rsidR="00F97FA8" w:rsidRPr="00A45500">
        <w:rPr>
          <w:rFonts w:hint="eastAsia"/>
        </w:rPr>
        <w:t>仅在四种常见情况下发生：应用程序与</w:t>
      </w:r>
      <w:proofErr w:type="spellStart"/>
      <w:r w:rsidR="00F97FA8" w:rsidRPr="00A45500">
        <w:rPr>
          <w:rFonts w:hint="eastAsia"/>
        </w:rPr>
        <w:t>PulseAudio</w:t>
      </w:r>
      <w:proofErr w:type="spellEnd"/>
      <w:r w:rsidR="00F97FA8" w:rsidRPr="00A45500">
        <w:rPr>
          <w:rFonts w:hint="eastAsia"/>
        </w:rPr>
        <w:t>守护程序共享内存</w:t>
      </w:r>
      <w:r w:rsidR="00FF6F46" w:rsidRPr="00A45500">
        <w:rPr>
          <w:rFonts w:hint="eastAsia"/>
        </w:rPr>
        <w:t>、</w:t>
      </w:r>
      <w:r w:rsidR="00F97FA8" w:rsidRPr="00A45500">
        <w:rPr>
          <w:rFonts w:hint="eastAsia"/>
        </w:rPr>
        <w:t>应用程序与</w:t>
      </w:r>
      <w:r w:rsidR="00F97FA8" w:rsidRPr="00A45500">
        <w:rPr>
          <w:rFonts w:hint="eastAsia"/>
        </w:rPr>
        <w:t>X</w:t>
      </w:r>
      <w:r w:rsidR="00F97FA8" w:rsidRPr="00A45500">
        <w:rPr>
          <w:rFonts w:hint="eastAsia"/>
        </w:rPr>
        <w:t>服务器共享内存</w:t>
      </w:r>
      <w:r w:rsidR="00754863" w:rsidRPr="00A45500">
        <w:rPr>
          <w:rFonts w:hint="eastAsia"/>
        </w:rPr>
        <w:t>、</w:t>
      </w:r>
      <w:r w:rsidR="00F97FA8" w:rsidRPr="00A45500">
        <w:rPr>
          <w:rFonts w:hint="eastAsia"/>
        </w:rPr>
        <w:t>应用程序与内核图形驱动程序和</w:t>
      </w:r>
      <w:r w:rsidR="00F97FA8" w:rsidRPr="00A45500">
        <w:rPr>
          <w:rFonts w:hint="eastAsia"/>
        </w:rPr>
        <w:t>GPU</w:t>
      </w:r>
      <w:r w:rsidR="00F97FA8" w:rsidRPr="00A45500">
        <w:rPr>
          <w:rFonts w:hint="eastAsia"/>
        </w:rPr>
        <w:t>共享内存</w:t>
      </w:r>
      <w:r w:rsidR="000F55A5" w:rsidRPr="00A45500">
        <w:rPr>
          <w:rFonts w:hint="eastAsia"/>
        </w:rPr>
        <w:t>、以及</w:t>
      </w:r>
      <w:r w:rsidR="00D34161" w:rsidRPr="00A45500">
        <w:rPr>
          <w:rFonts w:hint="eastAsia"/>
        </w:rPr>
        <w:t>VDSO</w:t>
      </w:r>
      <w:r w:rsidR="00F97FA8" w:rsidRPr="00A45500">
        <w:rPr>
          <w:rFonts w:hint="eastAsia"/>
        </w:rPr>
        <w:t>系统调用。</w:t>
      </w:r>
      <w:r w:rsidR="00861155" w:rsidRPr="00A45500">
        <w:rPr>
          <w:rFonts w:hint="eastAsia"/>
        </w:rPr>
        <w:t>可以</w:t>
      </w:r>
      <w:r w:rsidR="00F97FA8" w:rsidRPr="00A45500">
        <w:rPr>
          <w:rFonts w:hint="eastAsia"/>
        </w:rPr>
        <w:t>通过自动禁用</w:t>
      </w:r>
      <w:proofErr w:type="spellStart"/>
      <w:r w:rsidR="00F97FA8" w:rsidRPr="00A45500">
        <w:rPr>
          <w:rFonts w:hint="eastAsia"/>
        </w:rPr>
        <w:t>PulseAudio</w:t>
      </w:r>
      <w:proofErr w:type="spellEnd"/>
      <w:r w:rsidR="00F97FA8" w:rsidRPr="00A45500">
        <w:rPr>
          <w:rFonts w:hint="eastAsia"/>
        </w:rPr>
        <w:t>和</w:t>
      </w:r>
      <w:r w:rsidR="00F97FA8" w:rsidRPr="00A45500">
        <w:rPr>
          <w:rFonts w:hint="eastAsia"/>
        </w:rPr>
        <w:t xml:space="preserve"> X </w:t>
      </w:r>
      <w:r w:rsidR="00F97FA8" w:rsidRPr="00A45500">
        <w:rPr>
          <w:rFonts w:hint="eastAsia"/>
        </w:rPr>
        <w:t>共享内存的使用和禁用</w:t>
      </w:r>
      <w:r w:rsidR="00FF1BD9" w:rsidRPr="00A45500">
        <w:rPr>
          <w:rFonts w:hint="eastAsia"/>
        </w:rPr>
        <w:t>G</w:t>
      </w:r>
      <w:r w:rsidR="00FF1BD9" w:rsidRPr="00A45500">
        <w:t>PU</w:t>
      </w:r>
      <w:r w:rsidR="00F97FA8" w:rsidRPr="00A45500">
        <w:rPr>
          <w:rFonts w:hint="eastAsia"/>
        </w:rPr>
        <w:t>应用程序来避免前三个问题</w:t>
      </w:r>
      <w:r w:rsidR="00F97FA8" w:rsidRPr="00A45500">
        <w:rPr>
          <w:rFonts w:hint="eastAsia"/>
        </w:rPr>
        <w:t xml:space="preserve"> </w:t>
      </w:r>
      <w:r w:rsidR="00F97FA8" w:rsidRPr="00A45500">
        <w:rPr>
          <w:rFonts w:hint="eastAsia"/>
        </w:rPr>
        <w:t>。</w:t>
      </w:r>
    </w:p>
    <w:p w14:paraId="22CC9ACA" w14:textId="518DB67B" w:rsidR="00D176DE" w:rsidRPr="00A45500" w:rsidRDefault="000A5728" w:rsidP="00842CDF">
      <w:pPr>
        <w:ind w:firstLine="480"/>
      </w:pPr>
      <w:r w:rsidRPr="00A45500">
        <w:rPr>
          <w:rFonts w:hint="eastAsia"/>
        </w:rPr>
        <w:t>VDSO</w:t>
      </w:r>
      <w:r w:rsidR="00015A97" w:rsidRPr="00A45500">
        <w:rPr>
          <w:rFonts w:hint="eastAsia"/>
        </w:rPr>
        <w:t>系统调用是一种</w:t>
      </w:r>
      <w:r w:rsidR="00015A97" w:rsidRPr="00A45500">
        <w:rPr>
          <w:rFonts w:hint="eastAsia"/>
        </w:rPr>
        <w:t>Linux</w:t>
      </w:r>
      <w:r w:rsidR="00015A97" w:rsidRPr="00A45500">
        <w:rPr>
          <w:rFonts w:hint="eastAsia"/>
        </w:rPr>
        <w:t>优化，它</w:t>
      </w:r>
      <w:r w:rsidR="00EC54FD" w:rsidRPr="00A45500">
        <w:rPr>
          <w:rFonts w:hint="eastAsia"/>
        </w:rPr>
        <w:t>在</w:t>
      </w:r>
      <w:r w:rsidR="00015A97" w:rsidRPr="00A45500">
        <w:rPr>
          <w:rFonts w:hint="eastAsia"/>
        </w:rPr>
        <w:t>用户空间中实现一些常见的只读系统调用（例如</w:t>
      </w:r>
      <m:oMath>
        <m:r>
          <w:rPr>
            <w:rFonts w:ascii="Cambria Math" w:hAnsi="Cambria Math" w:hint="eastAsia"/>
          </w:rPr>
          <m:t>gettimeofday</m:t>
        </m:r>
      </m:oMath>
      <w:r w:rsidR="00015A97" w:rsidRPr="00A45500">
        <w:rPr>
          <w:rFonts w:hint="eastAsia"/>
        </w:rPr>
        <w:t>），部分通过读取与内核共享的内存并由内核异步更新。</w:t>
      </w:r>
      <w:r w:rsidR="00183BBA" w:rsidRPr="00A45500">
        <w:rPr>
          <w:rFonts w:hint="eastAsia"/>
        </w:rPr>
        <w:t>可以</w:t>
      </w:r>
      <w:r w:rsidR="00015A97" w:rsidRPr="00A45500">
        <w:rPr>
          <w:rFonts w:hint="eastAsia"/>
        </w:rPr>
        <w:t>通过修补它们的用户空间实现来禁用</w:t>
      </w:r>
      <w:r w:rsidR="00EF3EC0" w:rsidRPr="00A45500">
        <w:t>VDSO</w:t>
      </w:r>
      <w:r w:rsidR="00015A97" w:rsidRPr="00A45500">
        <w:rPr>
          <w:rFonts w:hint="eastAsia"/>
        </w:rPr>
        <w:t>系统调用</w:t>
      </w:r>
      <w:r w:rsidR="00015A97" w:rsidRPr="00A45500">
        <w:rPr>
          <w:rFonts w:hint="eastAsia"/>
        </w:rPr>
        <w:t xml:space="preserve"> </w:t>
      </w:r>
      <w:r w:rsidR="00015A97" w:rsidRPr="00A45500">
        <w:rPr>
          <w:rFonts w:hint="eastAsia"/>
        </w:rPr>
        <w:t>，以执行等效的真实系统调用。</w:t>
      </w:r>
    </w:p>
    <w:p w14:paraId="5EDF4966" w14:textId="7AAFE8B0" w:rsidR="00C34F9B" w:rsidRPr="00A45500" w:rsidRDefault="00D922D8" w:rsidP="00756AB7">
      <w:pPr>
        <w:pStyle w:val="10"/>
      </w:pPr>
      <w:bookmarkStart w:id="140" w:name="_Toc99905756"/>
      <w:r w:rsidRPr="00A45500">
        <w:t>3.</w:t>
      </w:r>
      <w:r w:rsidR="00B14ECF" w:rsidRPr="00A45500">
        <w:t>2</w:t>
      </w:r>
      <w:r w:rsidRPr="00A45500">
        <w:t xml:space="preserve"> </w:t>
      </w:r>
      <w:bookmarkEnd w:id="134"/>
      <w:r w:rsidR="00097550" w:rsidRPr="00A45500">
        <w:rPr>
          <w:rFonts w:hint="eastAsia"/>
        </w:rPr>
        <w:t>系统调用拦截</w:t>
      </w:r>
      <w:r w:rsidR="00B00DA2" w:rsidRPr="00A45500">
        <w:rPr>
          <w:rFonts w:hint="eastAsia"/>
        </w:rPr>
        <w:t>优化</w:t>
      </w:r>
      <w:bookmarkEnd w:id="140"/>
    </w:p>
    <w:p w14:paraId="253C1CA5" w14:textId="4A1C565D" w:rsidR="00C517C1" w:rsidRPr="00A45500" w:rsidRDefault="003109A3" w:rsidP="00C517C1">
      <w:pPr>
        <w:ind w:firstLine="480"/>
      </w:pPr>
      <w:r w:rsidRPr="00A45500">
        <w:rPr>
          <w:rFonts w:hint="eastAsia"/>
        </w:rPr>
        <w:t>上一节中的方法</w:t>
      </w:r>
      <w:r w:rsidR="00D91217" w:rsidRPr="00A45500">
        <w:rPr>
          <w:rFonts w:hint="eastAsia"/>
        </w:rPr>
        <w:t>能够实现可重现性的功能</w:t>
      </w:r>
      <w:r w:rsidRPr="00A45500">
        <w:rPr>
          <w:rFonts w:hint="eastAsia"/>
        </w:rPr>
        <w:t>，但</w:t>
      </w:r>
      <w:r w:rsidR="00D857DB" w:rsidRPr="00A45500">
        <w:rPr>
          <w:rFonts w:hint="eastAsia"/>
        </w:rPr>
        <w:t>在实验中</w:t>
      </w:r>
      <w:r w:rsidR="00C16415" w:rsidRPr="00A45500">
        <w:rPr>
          <w:rFonts w:hint="eastAsia"/>
        </w:rPr>
        <w:t>会增加</w:t>
      </w:r>
      <w:r w:rsidR="004128AA" w:rsidRPr="00A45500">
        <w:rPr>
          <w:rFonts w:hint="eastAsia"/>
        </w:rPr>
        <w:t>额外的</w:t>
      </w:r>
      <w:r w:rsidR="002F2E16" w:rsidRPr="00A45500">
        <w:rPr>
          <w:rFonts w:hint="eastAsia"/>
        </w:rPr>
        <w:t>性能开销</w:t>
      </w:r>
      <w:r w:rsidR="001B716D" w:rsidRPr="00A45500">
        <w:rPr>
          <w:rFonts w:hint="eastAsia"/>
        </w:rPr>
        <w:t>，而</w:t>
      </w:r>
      <w:r w:rsidR="00A64C76" w:rsidRPr="00A45500">
        <w:rPr>
          <w:rFonts w:hint="eastAsia"/>
        </w:rPr>
        <w:t>主要原因在于</w:t>
      </w:r>
      <m:oMath>
        <m:r>
          <w:rPr>
            <w:rFonts w:ascii="Cambria Math" w:hAnsi="Cambria Math" w:hint="eastAsia"/>
          </w:rPr>
          <m:t>p</m:t>
        </m:r>
        <m:r>
          <w:rPr>
            <w:rFonts w:ascii="Cambria Math" w:hAnsi="Cambria Math"/>
          </w:rPr>
          <m:t>trace</m:t>
        </m:r>
      </m:oMath>
      <w:r w:rsidR="009A4A5F" w:rsidRPr="00A45500">
        <w:rPr>
          <w:rFonts w:hint="eastAsia"/>
        </w:rPr>
        <w:t xml:space="preserve"> </w:t>
      </w:r>
      <w:r w:rsidR="000051A7" w:rsidRPr="00A45500">
        <w:rPr>
          <w:rFonts w:hint="eastAsia"/>
        </w:rPr>
        <w:t>进程跟踪</w:t>
      </w:r>
      <w:r w:rsidR="005875AE" w:rsidRPr="00A45500">
        <w:rPr>
          <w:rFonts w:hint="eastAsia"/>
        </w:rPr>
        <w:t>过程中</w:t>
      </w:r>
      <w:r w:rsidR="009A4A5F" w:rsidRPr="00A45500">
        <w:rPr>
          <w:rFonts w:hint="eastAsia"/>
        </w:rPr>
        <w:t>上下文切换的</w:t>
      </w:r>
      <w:r w:rsidR="00EC5F13" w:rsidRPr="00A45500">
        <w:rPr>
          <w:rFonts w:hint="eastAsia"/>
        </w:rPr>
        <w:t>次数过多</w:t>
      </w:r>
      <w:r w:rsidR="005C304D" w:rsidRPr="00A45500">
        <w:rPr>
          <w:rFonts w:hint="eastAsia"/>
        </w:rPr>
        <w:t>。</w:t>
      </w:r>
      <w:r w:rsidR="00DF0FDD" w:rsidRPr="00A45500">
        <w:rPr>
          <w:rFonts w:hint="eastAsia"/>
        </w:rPr>
        <w:t>如图</w:t>
      </w:r>
      <w:r w:rsidR="00DF0FDD" w:rsidRPr="00A45500">
        <w:t>3.2</w:t>
      </w:r>
      <w:r w:rsidR="00DF0FDD" w:rsidRPr="00A45500">
        <w:rPr>
          <w:rFonts w:hint="eastAsia"/>
        </w:rPr>
        <w:t>所示的</w:t>
      </w:r>
      <w:r w:rsidR="009656BC" w:rsidRPr="00A45500">
        <w:rPr>
          <w:rFonts w:hint="eastAsia"/>
        </w:rPr>
        <w:t>系统</w:t>
      </w:r>
      <w:r w:rsidR="003F2B9B" w:rsidRPr="00A45500">
        <w:rPr>
          <w:rFonts w:hint="eastAsia"/>
        </w:rPr>
        <w:t>调用</w:t>
      </w:r>
      <w:r w:rsidR="008356DB" w:rsidRPr="00A45500">
        <w:rPr>
          <w:rFonts w:hint="eastAsia"/>
        </w:rPr>
        <w:t>拦截过程中</w:t>
      </w:r>
      <w:r w:rsidRPr="00A45500">
        <w:rPr>
          <w:rFonts w:hint="eastAsia"/>
        </w:rPr>
        <w:t>，对于每个</w:t>
      </w:r>
      <w:r w:rsidR="0001168A" w:rsidRPr="00A45500">
        <w:rPr>
          <w:rFonts w:hint="eastAsia"/>
        </w:rPr>
        <w:t>子线程</w:t>
      </w:r>
      <w:r w:rsidRPr="00A45500">
        <w:rPr>
          <w:rFonts w:hint="eastAsia"/>
        </w:rPr>
        <w:t>系统调用</w:t>
      </w:r>
      <w:r w:rsidR="00FA4DA9" w:rsidRPr="00A45500">
        <w:rPr>
          <w:rFonts w:hint="eastAsia"/>
        </w:rPr>
        <w:t>需要</w:t>
      </w:r>
      <w:r w:rsidRPr="00A45500">
        <w:rPr>
          <w:rFonts w:hint="eastAsia"/>
        </w:rPr>
        <w:t>执行四</w:t>
      </w:r>
      <w:r w:rsidR="00E42C29" w:rsidRPr="00A45500">
        <w:rPr>
          <w:rFonts w:hint="eastAsia"/>
        </w:rPr>
        <w:t>次</w:t>
      </w:r>
      <w:r w:rsidRPr="00A45500">
        <w:rPr>
          <w:rFonts w:hint="eastAsia"/>
        </w:rPr>
        <w:t>上下文切换：两个</w:t>
      </w:r>
      <m:oMath>
        <m:r>
          <w:rPr>
            <w:rFonts w:ascii="Cambria Math" w:hAnsi="Cambria Math" w:hint="eastAsia"/>
          </w:rPr>
          <m:t>ptrace</m:t>
        </m:r>
      </m:oMath>
      <w:r w:rsidR="0018225C" w:rsidRPr="00A45500">
        <w:t>_notify</w:t>
      </w:r>
      <w:r w:rsidRPr="00A45500">
        <w:rPr>
          <w:rFonts w:hint="eastAsia"/>
        </w:rPr>
        <w:t>，每个都需要从</w:t>
      </w:r>
      <w:r w:rsidR="00DB6F1A" w:rsidRPr="00A45500">
        <w:rPr>
          <w:rFonts w:hint="eastAsia"/>
        </w:rPr>
        <w:t>子进程</w:t>
      </w:r>
      <w:r w:rsidRPr="00A45500">
        <w:rPr>
          <w:rFonts w:hint="eastAsia"/>
        </w:rPr>
        <w:t>到</w:t>
      </w:r>
      <w:r w:rsidR="00A00420" w:rsidRPr="00A45500">
        <w:rPr>
          <w:rFonts w:hint="eastAsia"/>
        </w:rPr>
        <w:t>容器</w:t>
      </w:r>
      <w:r w:rsidRPr="00A45500">
        <w:rPr>
          <w:rFonts w:hint="eastAsia"/>
        </w:rPr>
        <w:t>的上下文切换。对于常见的系统调用，例如</w:t>
      </w:r>
      <m:oMath>
        <m:r>
          <w:rPr>
            <w:rFonts w:ascii="Cambria Math" w:hAnsi="Cambria Math" w:hint="eastAsia"/>
          </w:rPr>
          <m:t>gettimeofday</m:t>
        </m:r>
      </m:oMath>
      <w:r w:rsidRPr="00A45500">
        <w:rPr>
          <w:rFonts w:hint="eastAsia"/>
        </w:rPr>
        <w:t xml:space="preserve"> </w:t>
      </w:r>
      <w:r w:rsidRPr="00A45500">
        <w:rPr>
          <w:rFonts w:hint="eastAsia"/>
        </w:rPr>
        <w:t>或从</w:t>
      </w:r>
      <w:r w:rsidR="00007CF8" w:rsidRPr="00A45500">
        <w:rPr>
          <w:rFonts w:hint="eastAsia"/>
        </w:rPr>
        <w:t>读取</w:t>
      </w:r>
      <w:r w:rsidRPr="00A45500">
        <w:rPr>
          <w:rFonts w:hint="eastAsia"/>
        </w:rPr>
        <w:t>缓存中</w:t>
      </w:r>
      <w:r w:rsidR="000F4C46" w:rsidRPr="00A45500">
        <w:rPr>
          <w:rFonts w:hint="eastAsia"/>
        </w:rPr>
        <w:t>数据</w:t>
      </w:r>
      <w:r w:rsidRPr="00A45500">
        <w:rPr>
          <w:rFonts w:hint="eastAsia"/>
        </w:rPr>
        <w:t>，即使是单个上下文切换的</w:t>
      </w:r>
      <w:r w:rsidR="00195F66" w:rsidRPr="00A45500">
        <w:rPr>
          <w:rFonts w:hint="eastAsia"/>
        </w:rPr>
        <w:t>开销</w:t>
      </w:r>
      <w:r w:rsidRPr="00A45500">
        <w:rPr>
          <w:rFonts w:hint="eastAsia"/>
        </w:rPr>
        <w:t>也</w:t>
      </w:r>
      <w:r w:rsidR="009D6F34" w:rsidRPr="00A45500">
        <w:rPr>
          <w:rFonts w:hint="eastAsia"/>
        </w:rPr>
        <w:t>比</w:t>
      </w:r>
      <w:r w:rsidRPr="00A45500">
        <w:rPr>
          <w:rFonts w:hint="eastAsia"/>
        </w:rPr>
        <w:t>系统调用本身的</w:t>
      </w:r>
      <w:r w:rsidR="00694343" w:rsidRPr="00A45500">
        <w:rPr>
          <w:rFonts w:hint="eastAsia"/>
        </w:rPr>
        <w:t>开销大得多</w:t>
      </w:r>
      <w:r w:rsidRPr="00A45500">
        <w:rPr>
          <w:rFonts w:hint="eastAsia"/>
        </w:rPr>
        <w:t>。为了</w:t>
      </w:r>
      <w:r w:rsidR="00CF1A7F" w:rsidRPr="00A45500">
        <w:rPr>
          <w:rFonts w:hint="eastAsia"/>
        </w:rPr>
        <w:t>尽可能减少</w:t>
      </w:r>
      <w:r w:rsidR="000974C8" w:rsidRPr="00A45500">
        <w:rPr>
          <w:rFonts w:hint="eastAsia"/>
        </w:rPr>
        <w:t>上下文切换</w:t>
      </w:r>
      <w:r w:rsidR="00D06308" w:rsidRPr="00A45500">
        <w:rPr>
          <w:rFonts w:hint="eastAsia"/>
        </w:rPr>
        <w:t>带</w:t>
      </w:r>
      <w:r w:rsidR="00537DC3" w:rsidRPr="00A45500">
        <w:rPr>
          <w:rFonts w:hint="eastAsia"/>
        </w:rPr>
        <w:t>来</w:t>
      </w:r>
      <w:r w:rsidR="00D06308" w:rsidRPr="00A45500">
        <w:rPr>
          <w:rFonts w:hint="eastAsia"/>
        </w:rPr>
        <w:t>的性能损失</w:t>
      </w:r>
      <w:r w:rsidRPr="00A45500">
        <w:rPr>
          <w:rFonts w:hint="eastAsia"/>
        </w:rPr>
        <w:t>，必须在处理</w:t>
      </w:r>
      <w:r w:rsidR="00A340A8" w:rsidRPr="00A45500">
        <w:rPr>
          <w:rFonts w:hint="eastAsia"/>
        </w:rPr>
        <w:t>某些</w:t>
      </w:r>
      <w:r w:rsidRPr="00A45500">
        <w:rPr>
          <w:rFonts w:hint="eastAsia"/>
        </w:rPr>
        <w:t>常见的系统调用时避免上下文切换。</w:t>
      </w:r>
    </w:p>
    <w:p w14:paraId="60C56652" w14:textId="2741392B" w:rsidR="003109A3" w:rsidRPr="00A45500" w:rsidRDefault="003109A3" w:rsidP="00C517C1">
      <w:pPr>
        <w:ind w:firstLine="480"/>
      </w:pPr>
      <w:r w:rsidRPr="00A45500">
        <w:rPr>
          <w:rFonts w:hint="eastAsia"/>
        </w:rPr>
        <w:t>因此，</w:t>
      </w:r>
      <w:r w:rsidR="00815CFE" w:rsidRPr="00A45500">
        <w:rPr>
          <w:rFonts w:hint="eastAsia"/>
        </w:rPr>
        <w:t>需要设计</w:t>
      </w:r>
      <w:r w:rsidR="00162530" w:rsidRPr="00A45500">
        <w:rPr>
          <w:rFonts w:hint="eastAsia"/>
        </w:rPr>
        <w:t>系统调用过程中的</w:t>
      </w:r>
      <w:r w:rsidR="00E34DEA" w:rsidRPr="00A45500">
        <w:rPr>
          <w:rFonts w:hint="eastAsia"/>
        </w:rPr>
        <w:t>性能</w:t>
      </w:r>
      <w:r w:rsidR="00162530" w:rsidRPr="00A45500">
        <w:rPr>
          <w:rFonts w:hint="eastAsia"/>
        </w:rPr>
        <w:t>优化方案</w:t>
      </w:r>
      <w:r w:rsidR="00E34DEA" w:rsidRPr="00A45500">
        <w:rPr>
          <w:rFonts w:hint="eastAsia"/>
        </w:rPr>
        <w:t>，减少性能损失</w:t>
      </w:r>
      <w:r w:rsidR="004E108B" w:rsidRPr="00A45500">
        <w:rPr>
          <w:rFonts w:hint="eastAsia"/>
        </w:rPr>
        <w:t>。</w:t>
      </w:r>
      <w:r w:rsidR="000C5D40" w:rsidRPr="00A45500">
        <w:rPr>
          <w:rFonts w:hint="eastAsia"/>
        </w:rPr>
        <w:t>在</w:t>
      </w:r>
      <w:r w:rsidR="0058296D" w:rsidRPr="00A45500">
        <w:rPr>
          <w:rFonts w:hint="eastAsia"/>
        </w:rPr>
        <w:t>实现中，</w:t>
      </w:r>
      <w:r w:rsidR="00C26B12" w:rsidRPr="00A45500">
        <w:rPr>
          <w:rFonts w:hint="eastAsia"/>
        </w:rPr>
        <w:t>通过</w:t>
      </w:r>
      <w:r w:rsidR="00072BA7" w:rsidRPr="00A45500">
        <w:rPr>
          <w:rFonts w:hint="eastAsia"/>
        </w:rPr>
        <w:t>将</w:t>
      </w:r>
      <w:r w:rsidRPr="00A45500">
        <w:rPr>
          <w:rFonts w:hint="eastAsia"/>
        </w:rPr>
        <w:t>一个</w:t>
      </w:r>
      <w:r w:rsidR="001C5A90" w:rsidRPr="00A45500">
        <w:rPr>
          <w:rFonts w:hint="eastAsia"/>
        </w:rPr>
        <w:t>系统调用</w:t>
      </w:r>
      <w:r w:rsidRPr="00A45500">
        <w:rPr>
          <w:rFonts w:hint="eastAsia"/>
        </w:rPr>
        <w:t>库注入到记录的进程中，拦截常见的系统调用，</w:t>
      </w:r>
      <w:r w:rsidR="001A61FF" w:rsidRPr="00A45500">
        <w:rPr>
          <w:rFonts w:hint="eastAsia"/>
        </w:rPr>
        <w:t>在</w:t>
      </w:r>
      <w:r w:rsidRPr="00A45500">
        <w:rPr>
          <w:rFonts w:hint="eastAsia"/>
        </w:rPr>
        <w:t>执行系统调用</w:t>
      </w:r>
      <w:r w:rsidR="0096251B" w:rsidRPr="00A45500">
        <w:rPr>
          <w:rFonts w:hint="eastAsia"/>
        </w:rPr>
        <w:t>的同时避开</w:t>
      </w:r>
      <m:oMath>
        <m:r>
          <w:rPr>
            <w:rFonts w:ascii="Cambria Math" w:hAnsi="Cambria Math" w:hint="eastAsia"/>
          </w:rPr>
          <m:t>ptrace</m:t>
        </m:r>
      </m:oMath>
      <w:r w:rsidRPr="00A45500">
        <w:rPr>
          <w:rFonts w:hint="eastAsia"/>
        </w:rPr>
        <w:t xml:space="preserve"> </w:t>
      </w:r>
      <w:r w:rsidR="007F13FB" w:rsidRPr="00A45500">
        <w:rPr>
          <w:rFonts w:hint="eastAsia"/>
        </w:rPr>
        <w:t>的</w:t>
      </w:r>
      <w:r w:rsidR="005D4B90" w:rsidRPr="00A45500">
        <w:rPr>
          <w:rFonts w:hint="eastAsia"/>
        </w:rPr>
        <w:t>陷阱</w:t>
      </w:r>
      <w:r w:rsidR="00E61FCE" w:rsidRPr="00A45500">
        <w:rPr>
          <w:rFonts w:hint="eastAsia"/>
        </w:rPr>
        <w:t>（</w:t>
      </w:r>
      <w:r w:rsidR="00E61FCE" w:rsidRPr="00A45500">
        <w:rPr>
          <w:rFonts w:hint="eastAsia"/>
        </w:rPr>
        <w:t>T</w:t>
      </w:r>
      <w:r w:rsidR="00E61FCE" w:rsidRPr="00A45500">
        <w:t>rap</w:t>
      </w:r>
      <w:r w:rsidR="00E61FCE" w:rsidRPr="00A45500">
        <w:rPr>
          <w:rFonts w:hint="eastAsia"/>
        </w:rPr>
        <w:t>）</w:t>
      </w:r>
      <w:r w:rsidRPr="00A45500">
        <w:rPr>
          <w:rFonts w:hint="eastAsia"/>
        </w:rPr>
        <w:t>，并将结果记录到</w:t>
      </w:r>
      <w:r w:rsidR="00232429" w:rsidRPr="00A45500">
        <w:rPr>
          <w:rFonts w:hint="eastAsia"/>
        </w:rPr>
        <w:t>容器</w:t>
      </w:r>
      <w:r w:rsidRPr="00A45500">
        <w:rPr>
          <w:rFonts w:hint="eastAsia"/>
        </w:rPr>
        <w:t>的专用缓冲区</w:t>
      </w:r>
      <w:r w:rsidR="00076661" w:rsidRPr="00A45500">
        <w:rPr>
          <w:rFonts w:hint="eastAsia"/>
        </w:rPr>
        <w:t>，并</w:t>
      </w:r>
      <w:r w:rsidR="00C50D59" w:rsidRPr="00A45500">
        <w:rPr>
          <w:rFonts w:hint="eastAsia"/>
        </w:rPr>
        <w:t>设立定时机制，</w:t>
      </w:r>
      <w:r w:rsidRPr="00A45500">
        <w:rPr>
          <w:rFonts w:hint="eastAsia"/>
        </w:rPr>
        <w:t>定期将缓冲区</w:t>
      </w:r>
      <w:r w:rsidR="00CD2CD4" w:rsidRPr="00A45500">
        <w:rPr>
          <w:rFonts w:hint="eastAsia"/>
        </w:rPr>
        <w:t>数据</w:t>
      </w:r>
      <w:r w:rsidR="008C11A6" w:rsidRPr="00A45500">
        <w:rPr>
          <w:rFonts w:hint="eastAsia"/>
        </w:rPr>
        <w:t>传递</w:t>
      </w:r>
      <w:r w:rsidRPr="00A45500">
        <w:rPr>
          <w:rFonts w:hint="eastAsia"/>
        </w:rPr>
        <w:t>到其</w:t>
      </w:r>
      <w:r w:rsidR="00A76E10" w:rsidRPr="00A45500">
        <w:rPr>
          <w:rFonts w:hint="eastAsia"/>
        </w:rPr>
        <w:t>跟踪</w:t>
      </w:r>
      <w:r w:rsidR="00443B4D" w:rsidRPr="00A45500">
        <w:rPr>
          <w:rFonts w:hint="eastAsia"/>
        </w:rPr>
        <w:t>进程</w:t>
      </w:r>
      <w:r w:rsidR="009F3173" w:rsidRPr="00A45500">
        <w:rPr>
          <w:rFonts w:hint="eastAsia"/>
        </w:rPr>
        <w:t>中</w:t>
      </w:r>
      <w:r w:rsidRPr="00A45500">
        <w:rPr>
          <w:rFonts w:hint="eastAsia"/>
        </w:rPr>
        <w:t>。</w:t>
      </w:r>
    </w:p>
    <w:p w14:paraId="6FC57F20" w14:textId="6D20E7D6" w:rsidR="003109A3" w:rsidRPr="00A45500" w:rsidRDefault="000913E5" w:rsidP="000913E5">
      <w:pPr>
        <w:pStyle w:val="22"/>
      </w:pPr>
      <w:bookmarkStart w:id="141" w:name="_Toc99905757"/>
      <w:r w:rsidRPr="00A45500">
        <w:rPr>
          <w:rFonts w:hint="eastAsia"/>
        </w:rPr>
        <w:t>3</w:t>
      </w:r>
      <w:r w:rsidRPr="00A45500">
        <w:t xml:space="preserve">.2.1 </w:t>
      </w:r>
      <w:r w:rsidR="00A2096D" w:rsidRPr="00A45500">
        <w:rPr>
          <w:rFonts w:hint="eastAsia"/>
        </w:rPr>
        <w:t>拦截</w:t>
      </w:r>
      <w:r w:rsidR="006972C1" w:rsidRPr="00A45500">
        <w:rPr>
          <w:rFonts w:hint="eastAsia"/>
        </w:rPr>
        <w:t>系统调用库</w:t>
      </w:r>
      <w:bookmarkEnd w:id="141"/>
    </w:p>
    <w:p w14:paraId="48F948BD" w14:textId="71010EE0" w:rsidR="003109A3" w:rsidRPr="00A45500" w:rsidRDefault="003734A6" w:rsidP="00C517C1">
      <w:pPr>
        <w:ind w:firstLine="480"/>
      </w:pPr>
      <w:r w:rsidRPr="00A45500">
        <w:rPr>
          <w:rFonts w:hint="eastAsia"/>
        </w:rPr>
        <w:t>常用</w:t>
      </w:r>
      <w:r w:rsidR="00462C7E" w:rsidRPr="00A45500">
        <w:rPr>
          <w:rFonts w:hint="eastAsia"/>
        </w:rPr>
        <w:t>的</w:t>
      </w:r>
      <w:r w:rsidR="003D6109" w:rsidRPr="00A45500">
        <w:rPr>
          <w:rFonts w:hint="eastAsia"/>
        </w:rPr>
        <w:t>在进程中拦截系统调用的技术是</w:t>
      </w:r>
      <w:r w:rsidR="005875AE" w:rsidRPr="00A45500">
        <w:rPr>
          <w:rFonts w:hint="eastAsia"/>
        </w:rPr>
        <w:t>，</w:t>
      </w:r>
      <w:r w:rsidR="003D6109" w:rsidRPr="00A45500">
        <w:rPr>
          <w:rFonts w:hint="eastAsia"/>
        </w:rPr>
        <w:t>使用动态链接在进行系统调用的</w:t>
      </w:r>
      <w:r w:rsidR="003D6109" w:rsidRPr="00A45500">
        <w:rPr>
          <w:rFonts w:hint="eastAsia"/>
        </w:rPr>
        <w:t>C</w:t>
      </w:r>
      <w:r w:rsidR="003D6109" w:rsidRPr="00A45500">
        <w:rPr>
          <w:rFonts w:hint="eastAsia"/>
        </w:rPr>
        <w:t>库函数上插入包装函数。在实践中，</w:t>
      </w:r>
      <w:r w:rsidR="00213A1C" w:rsidRPr="00A45500">
        <w:rPr>
          <w:rFonts w:hint="eastAsia"/>
        </w:rPr>
        <w:t>由于</w:t>
      </w:r>
      <w:r w:rsidR="00CA0A07" w:rsidRPr="00A45500">
        <w:rPr>
          <w:rFonts w:hint="eastAsia"/>
        </w:rPr>
        <w:t>部分</w:t>
      </w:r>
      <w:r w:rsidR="003D6109" w:rsidRPr="00A45500">
        <w:rPr>
          <w:rFonts w:hint="eastAsia"/>
        </w:rPr>
        <w:t>应用程序直接进行系统调用，并且由于</w:t>
      </w:r>
      <w:r w:rsidR="003D6109" w:rsidRPr="00A45500">
        <w:rPr>
          <w:rFonts w:hint="eastAsia"/>
        </w:rPr>
        <w:t>C</w:t>
      </w:r>
      <w:r w:rsidR="003D6109" w:rsidRPr="00A45500">
        <w:rPr>
          <w:rFonts w:hint="eastAsia"/>
        </w:rPr>
        <w:t>库</w:t>
      </w:r>
      <w:r w:rsidR="00975AF2" w:rsidRPr="00A45500">
        <w:rPr>
          <w:rFonts w:hint="eastAsia"/>
        </w:rPr>
        <w:t>函数的</w:t>
      </w:r>
      <w:r w:rsidR="001637E9" w:rsidRPr="00A45500">
        <w:rPr>
          <w:rFonts w:hint="eastAsia"/>
        </w:rPr>
        <w:t>版本</w:t>
      </w:r>
      <w:r w:rsidR="003D6109" w:rsidRPr="00A45500">
        <w:rPr>
          <w:rFonts w:hint="eastAsia"/>
        </w:rPr>
        <w:t>变化</w:t>
      </w:r>
      <w:r w:rsidR="00C355BF" w:rsidRPr="00A45500">
        <w:rPr>
          <w:rFonts w:hint="eastAsia"/>
        </w:rPr>
        <w:t>，这种方法具有很大的局限性</w:t>
      </w:r>
      <w:r w:rsidR="003D6109" w:rsidRPr="00A45500">
        <w:rPr>
          <w:rFonts w:hint="eastAsia"/>
        </w:rPr>
        <w:t>。</w:t>
      </w:r>
    </w:p>
    <w:p w14:paraId="6FB206CA" w14:textId="0B388A44" w:rsidR="00BA48B8" w:rsidRPr="00A45500" w:rsidRDefault="00C20596" w:rsidP="00C517C1">
      <w:pPr>
        <w:ind w:firstLine="480"/>
      </w:pPr>
      <w:r w:rsidRPr="00A45500">
        <w:rPr>
          <w:rFonts w:hint="eastAsia"/>
        </w:rPr>
        <w:t>相反，当</w:t>
      </w:r>
      <w:r w:rsidR="00F40F7F" w:rsidRPr="00A45500">
        <w:rPr>
          <w:rFonts w:hint="eastAsia"/>
        </w:rPr>
        <w:t>子进程</w:t>
      </w:r>
      <w:r w:rsidRPr="00A45500">
        <w:rPr>
          <w:rFonts w:hint="eastAsia"/>
        </w:rPr>
        <w:t>进行系统调用时，</w:t>
      </w:r>
      <w:r w:rsidR="009C7752" w:rsidRPr="00A45500">
        <w:rPr>
          <w:rFonts w:hint="eastAsia"/>
        </w:rPr>
        <w:t>容器</w:t>
      </w:r>
      <w:r w:rsidRPr="00A45500">
        <w:rPr>
          <w:rFonts w:hint="eastAsia"/>
        </w:rPr>
        <w:t>通过</w:t>
      </w:r>
      <m:oMath>
        <m:r>
          <w:rPr>
            <w:rFonts w:ascii="Cambria Math" w:hAnsi="Cambria Math" w:hint="eastAsia"/>
          </w:rPr>
          <m:t xml:space="preserve">ptrace </m:t>
        </m:r>
      </m:oMath>
      <w:r w:rsidR="00B8726C" w:rsidRPr="00A45500">
        <w:rPr>
          <w:rFonts w:hint="eastAsia"/>
        </w:rPr>
        <w:t>监视</w:t>
      </w:r>
      <w:r w:rsidR="00747EC1" w:rsidRPr="00A45500">
        <w:rPr>
          <w:rFonts w:hint="eastAsia"/>
        </w:rPr>
        <w:t>子进程</w:t>
      </w:r>
      <w:r w:rsidRPr="00A45500">
        <w:rPr>
          <w:rFonts w:hint="eastAsia"/>
        </w:rPr>
        <w:t>，并</w:t>
      </w:r>
      <w:r w:rsidR="003C0460" w:rsidRPr="00A45500">
        <w:rPr>
          <w:rFonts w:hint="eastAsia"/>
        </w:rPr>
        <w:t>调用</w:t>
      </w:r>
      <w:r w:rsidR="0055244E" w:rsidRPr="00A45500">
        <w:rPr>
          <w:rFonts w:hint="eastAsia"/>
        </w:rPr>
        <w:t>设置</w:t>
      </w:r>
      <w:r w:rsidR="0055244E" w:rsidRPr="00A45500">
        <w:rPr>
          <w:rFonts w:hint="eastAsia"/>
        </w:rPr>
        <w:lastRenderedPageBreak/>
        <w:t>好</w:t>
      </w:r>
      <w:r w:rsidR="003C0460" w:rsidRPr="00A45500">
        <w:rPr>
          <w:rFonts w:hint="eastAsia"/>
        </w:rPr>
        <w:t>的拦截库</w:t>
      </w:r>
      <w:r w:rsidR="002E10EE" w:rsidRPr="00A45500">
        <w:rPr>
          <w:rFonts w:hint="eastAsia"/>
        </w:rPr>
        <w:t>拦截</w:t>
      </w:r>
      <w:r w:rsidR="0074689C" w:rsidRPr="00A45500">
        <w:rPr>
          <w:rFonts w:hint="eastAsia"/>
        </w:rPr>
        <w:t>、</w:t>
      </w:r>
      <w:r w:rsidRPr="00A45500">
        <w:rPr>
          <w:rFonts w:hint="eastAsia"/>
        </w:rPr>
        <w:t>重写系统调用指令。</w:t>
      </w:r>
      <w:r w:rsidR="00021B58" w:rsidRPr="00A45500">
        <w:rPr>
          <w:rFonts w:hint="eastAsia"/>
        </w:rPr>
        <w:t>常用</w:t>
      </w:r>
      <w:r w:rsidRPr="00A45500">
        <w:rPr>
          <w:rFonts w:hint="eastAsia"/>
        </w:rPr>
        <w:t>的系统调用指令后面</w:t>
      </w:r>
      <w:r w:rsidR="00700556" w:rsidRPr="00A45500">
        <w:rPr>
          <w:rFonts w:hint="eastAsia"/>
        </w:rPr>
        <w:t>通常</w:t>
      </w:r>
      <w:r w:rsidR="00F654C2" w:rsidRPr="00A45500">
        <w:rPr>
          <w:rFonts w:hint="eastAsia"/>
        </w:rPr>
        <w:t>伴随</w:t>
      </w:r>
      <w:r w:rsidRPr="00A45500">
        <w:rPr>
          <w:rFonts w:hint="eastAsia"/>
        </w:rPr>
        <w:t>一些已知的、固定的指令序列。例如，许多系统调用指令后</w:t>
      </w:r>
      <w:r w:rsidR="00AA5C4C" w:rsidRPr="00A45500">
        <w:rPr>
          <w:rFonts w:hint="eastAsia"/>
        </w:rPr>
        <w:t>跟随</w:t>
      </w:r>
      <w:r w:rsidRPr="00A45500">
        <w:rPr>
          <w:rFonts w:hint="eastAsia"/>
        </w:rPr>
        <w:t>一个</w:t>
      </w:r>
      <w:r w:rsidR="00843C0B" w:rsidRPr="00A45500">
        <w:rPr>
          <w:rFonts w:hint="eastAsia"/>
        </w:rPr>
        <w:t>测试调用结果的指令序列</w:t>
      </w:r>
      <w:r w:rsidRPr="00A45500">
        <w:rPr>
          <w:rFonts w:hint="eastAsia"/>
        </w:rPr>
        <w:t xml:space="preserve"> </w:t>
      </w:r>
      <w:r w:rsidR="006C4E36" w:rsidRPr="00A45500">
        <w:rPr>
          <w:rFonts w:hint="eastAsia"/>
        </w:rPr>
        <w:t>：</w:t>
      </w:r>
      <w:proofErr w:type="spellStart"/>
      <w:r w:rsidRPr="00A45500">
        <w:rPr>
          <w:rFonts w:hint="eastAsia"/>
        </w:rPr>
        <w:t>cmpl</w:t>
      </w:r>
      <w:proofErr w:type="spellEnd"/>
      <w:r w:rsidRPr="00A45500">
        <w:rPr>
          <w:rFonts w:hint="eastAsia"/>
        </w:rPr>
        <w:t xml:space="preserve"> $0xfffff001</w:t>
      </w:r>
      <w:r w:rsidR="00442B02" w:rsidRPr="00A45500">
        <w:t xml:space="preserve">, </w:t>
      </w:r>
      <w:r w:rsidRPr="00A45500">
        <w:rPr>
          <w:rFonts w:hint="eastAsia"/>
        </w:rPr>
        <w:t>%</w:t>
      </w:r>
      <w:proofErr w:type="spellStart"/>
      <w:r w:rsidRPr="00A45500">
        <w:rPr>
          <w:rFonts w:hint="eastAsia"/>
        </w:rPr>
        <w:t>eax</w:t>
      </w:r>
      <w:proofErr w:type="spellEnd"/>
      <w:r w:rsidR="00A748C6" w:rsidRPr="00A45500">
        <w:rPr>
          <w:rFonts w:hint="eastAsia"/>
        </w:rPr>
        <w:t>。</w:t>
      </w:r>
      <w:r w:rsidRPr="00A45500">
        <w:rPr>
          <w:rFonts w:hint="eastAsia"/>
        </w:rPr>
        <w:t>在拦截</w:t>
      </w:r>
      <w:r w:rsidR="004351F9" w:rsidRPr="00A45500">
        <w:rPr>
          <w:rFonts w:hint="eastAsia"/>
        </w:rPr>
        <w:t>库</w:t>
      </w:r>
      <w:r w:rsidRPr="00A45500">
        <w:rPr>
          <w:rFonts w:hint="eastAsia"/>
        </w:rPr>
        <w:t>中添加</w:t>
      </w:r>
      <w:r w:rsidR="00B82FF2" w:rsidRPr="00A45500">
        <w:rPr>
          <w:rFonts w:hint="eastAsia"/>
        </w:rPr>
        <w:t>对应的</w:t>
      </w:r>
      <w:r w:rsidR="00A878A8" w:rsidRPr="00A45500">
        <w:rPr>
          <w:rFonts w:hint="eastAsia"/>
        </w:rPr>
        <w:t>的</w:t>
      </w:r>
      <w:r w:rsidR="007C2973" w:rsidRPr="00A45500">
        <w:rPr>
          <w:rFonts w:hint="eastAsia"/>
        </w:rPr>
        <w:t>系统调用</w:t>
      </w:r>
      <w:r w:rsidR="006A5477" w:rsidRPr="00A45500">
        <w:rPr>
          <w:rFonts w:hint="eastAsia"/>
        </w:rPr>
        <w:t>执行后</w:t>
      </w:r>
      <w:r w:rsidR="007C2973" w:rsidRPr="00A45500">
        <w:rPr>
          <w:rFonts w:hint="eastAsia"/>
        </w:rPr>
        <w:t>指令</w:t>
      </w:r>
      <w:r w:rsidR="00FC408B" w:rsidRPr="00A45500">
        <w:rPr>
          <w:rFonts w:hint="eastAsia"/>
        </w:rPr>
        <w:t>，在</w:t>
      </w:r>
      <m:oMath>
        <m:r>
          <w:rPr>
            <w:rFonts w:ascii="Cambria Math" w:hAnsi="Cambria Math" w:hint="eastAsia"/>
          </w:rPr>
          <m:t>ptrace</m:t>
        </m:r>
      </m:oMath>
      <w:r w:rsidR="007C2973" w:rsidRPr="00A45500">
        <w:rPr>
          <w:rFonts w:hint="eastAsia"/>
        </w:rPr>
        <w:t xml:space="preserve"> </w:t>
      </w:r>
      <w:r w:rsidR="006F57C0" w:rsidRPr="00A45500">
        <w:rPr>
          <w:rFonts w:hint="eastAsia"/>
        </w:rPr>
        <w:t>监视到</w:t>
      </w:r>
      <w:r w:rsidR="0092203B" w:rsidRPr="00A45500">
        <w:rPr>
          <w:rFonts w:hint="eastAsia"/>
        </w:rPr>
        <w:t>系统调用执行</w:t>
      </w:r>
      <w:r w:rsidR="007C2973" w:rsidRPr="00A45500">
        <w:rPr>
          <w:rFonts w:hint="eastAsia"/>
        </w:rPr>
        <w:t>后，</w:t>
      </w:r>
      <w:r w:rsidR="00A8668B" w:rsidRPr="00A45500">
        <w:rPr>
          <w:rFonts w:hint="eastAsia"/>
        </w:rPr>
        <w:t>容器</w:t>
      </w:r>
      <w:r w:rsidR="007C2973" w:rsidRPr="00A45500">
        <w:rPr>
          <w:rFonts w:hint="eastAsia"/>
        </w:rPr>
        <w:t>将系统调用指令及其后续指令替换为相</w:t>
      </w:r>
      <w:r w:rsidR="00FF781B" w:rsidRPr="00A45500">
        <w:rPr>
          <w:rFonts w:hint="eastAsia"/>
        </w:rPr>
        <w:t>对应</w:t>
      </w:r>
      <w:r w:rsidR="003128EE" w:rsidRPr="00A45500">
        <w:rPr>
          <w:rFonts w:hint="eastAsia"/>
        </w:rPr>
        <w:t>的确定性系统</w:t>
      </w:r>
      <w:r w:rsidR="007C2973" w:rsidRPr="00A45500">
        <w:rPr>
          <w:rFonts w:hint="eastAsia"/>
        </w:rPr>
        <w:t>调用。</w:t>
      </w:r>
      <w:r w:rsidR="007C2973" w:rsidRPr="00A45500">
        <w:rPr>
          <w:rFonts w:hint="eastAsia"/>
        </w:rPr>
        <w:t xml:space="preserve">   </w:t>
      </w:r>
    </w:p>
    <w:p w14:paraId="62A11EDB" w14:textId="598DF234" w:rsidR="00C20596" w:rsidRPr="00A45500" w:rsidRDefault="00FA5BA6" w:rsidP="00C517C1">
      <w:pPr>
        <w:ind w:firstLine="480"/>
      </w:pPr>
      <w:r w:rsidRPr="00A45500">
        <w:rPr>
          <w:rFonts w:hint="eastAsia"/>
        </w:rPr>
        <w:t>理论上</w:t>
      </w:r>
      <w:r w:rsidR="00387E7E" w:rsidRPr="00A45500">
        <w:rPr>
          <w:rFonts w:hint="eastAsia"/>
        </w:rPr>
        <w:t>，</w:t>
      </w:r>
      <w:r w:rsidR="007C2973" w:rsidRPr="00A45500">
        <w:rPr>
          <w:rFonts w:hint="eastAsia"/>
        </w:rPr>
        <w:t>所有系统调用指令</w:t>
      </w:r>
      <w:r w:rsidR="00387E7E" w:rsidRPr="00A45500">
        <w:rPr>
          <w:rFonts w:hint="eastAsia"/>
        </w:rPr>
        <w:t>都可以</w:t>
      </w:r>
      <w:r w:rsidR="007C2973" w:rsidRPr="00A45500">
        <w:rPr>
          <w:rFonts w:hint="eastAsia"/>
        </w:rPr>
        <w:t>重定向到拦截库，但为简单起见，</w:t>
      </w:r>
      <w:proofErr w:type="gramStart"/>
      <w:r w:rsidR="006D69D6" w:rsidRPr="00A45500">
        <w:rPr>
          <w:rFonts w:hint="eastAsia"/>
        </w:rPr>
        <w:t>拦截库</w:t>
      </w:r>
      <w:r w:rsidR="007C2973" w:rsidRPr="00A45500">
        <w:rPr>
          <w:rFonts w:hint="eastAsia"/>
        </w:rPr>
        <w:t>只包含</w:t>
      </w:r>
      <w:proofErr w:type="gramEnd"/>
      <w:r w:rsidR="00700670" w:rsidRPr="00A45500">
        <w:rPr>
          <w:rFonts w:hint="eastAsia"/>
        </w:rPr>
        <w:t>了</w:t>
      </w:r>
      <w:r w:rsidR="007C2973" w:rsidRPr="00A45500">
        <w:rPr>
          <w:rFonts w:hint="eastAsia"/>
        </w:rPr>
        <w:t>最常见</w:t>
      </w:r>
      <w:r w:rsidR="00DB72EB" w:rsidRPr="00A45500">
        <w:rPr>
          <w:rFonts w:hint="eastAsia"/>
        </w:rPr>
        <w:t>的</w:t>
      </w:r>
      <w:r w:rsidR="007C2973" w:rsidRPr="00A45500">
        <w:rPr>
          <w:rFonts w:hint="eastAsia"/>
        </w:rPr>
        <w:t>系统调用</w:t>
      </w:r>
      <w:r w:rsidR="008200DD" w:rsidRPr="00A45500">
        <w:rPr>
          <w:rFonts w:hint="eastAsia"/>
        </w:rPr>
        <w:t>。</w:t>
      </w:r>
      <w:r w:rsidR="007C2973" w:rsidRPr="00A45500">
        <w:rPr>
          <w:rFonts w:hint="eastAsia"/>
        </w:rPr>
        <w:t>对于其他系统调用，</w:t>
      </w:r>
      <w:r w:rsidR="00682249" w:rsidRPr="00A45500">
        <w:rPr>
          <w:rFonts w:hint="eastAsia"/>
        </w:rPr>
        <w:t>容器</w:t>
      </w:r>
      <w:r w:rsidR="008B4D27" w:rsidRPr="00A45500">
        <w:rPr>
          <w:rFonts w:hint="eastAsia"/>
        </w:rPr>
        <w:t>通过</w:t>
      </w:r>
      <w:r w:rsidR="007C2973" w:rsidRPr="00A45500">
        <w:rPr>
          <w:rFonts w:hint="eastAsia"/>
        </w:rPr>
        <w:t>执行常规的</w:t>
      </w:r>
      <m:oMath>
        <m:r>
          <w:rPr>
            <w:rFonts w:ascii="Cambria Math" w:hAnsi="Cambria Math" w:hint="eastAsia"/>
          </w:rPr>
          <m:t>ptrace</m:t>
        </m:r>
      </m:oMath>
      <w:r w:rsidR="007C2973" w:rsidRPr="00A45500">
        <w:rPr>
          <w:rFonts w:hint="eastAsia"/>
        </w:rPr>
        <w:t xml:space="preserve"> </w:t>
      </w:r>
      <w:r w:rsidR="00DB7B3A" w:rsidRPr="00A45500">
        <w:rPr>
          <w:rFonts w:hint="eastAsia"/>
        </w:rPr>
        <w:t>监视并拦截</w:t>
      </w:r>
      <w:r w:rsidR="007C2973" w:rsidRPr="00A45500">
        <w:rPr>
          <w:rFonts w:hint="eastAsia"/>
        </w:rPr>
        <w:t>系统调用。</w:t>
      </w:r>
    </w:p>
    <w:p w14:paraId="7D600080" w14:textId="44C81C9F" w:rsidR="00BA48B8" w:rsidRPr="00A45500" w:rsidRDefault="00BA48B8" w:rsidP="00F23375">
      <w:pPr>
        <w:pStyle w:val="22"/>
      </w:pPr>
      <w:bookmarkStart w:id="142" w:name="_Toc99905758"/>
      <w:r w:rsidRPr="00A45500">
        <w:rPr>
          <w:rFonts w:hint="eastAsia"/>
        </w:rPr>
        <w:t>3</w:t>
      </w:r>
      <w:r w:rsidRPr="00A45500">
        <w:t xml:space="preserve">.2.2 </w:t>
      </w:r>
      <w:r w:rsidR="005654E8" w:rsidRPr="00A45500">
        <w:rPr>
          <w:rFonts w:hint="eastAsia"/>
        </w:rPr>
        <w:t>选择性拦截</w:t>
      </w:r>
      <w:bookmarkEnd w:id="142"/>
    </w:p>
    <w:p w14:paraId="325141E7" w14:textId="40E78369" w:rsidR="007F1FD0" w:rsidRPr="00A45500" w:rsidRDefault="00DA4E1D" w:rsidP="005C7AA8">
      <w:pPr>
        <w:ind w:firstLine="480"/>
      </w:pPr>
      <m:oMath>
        <m:r>
          <w:rPr>
            <w:rFonts w:ascii="Cambria Math" w:hAnsi="Cambria Math" w:hint="eastAsia"/>
          </w:rPr>
          <m:t>ptrace</m:t>
        </m:r>
      </m:oMath>
      <w:r w:rsidR="005C7AA8" w:rsidRPr="00A45500">
        <w:rPr>
          <w:rFonts w:hint="eastAsia"/>
        </w:rPr>
        <w:t xml:space="preserve"> </w:t>
      </w:r>
      <w:r w:rsidR="005C7AA8" w:rsidRPr="00A45500">
        <w:rPr>
          <w:rFonts w:hint="eastAsia"/>
        </w:rPr>
        <w:t>系统调用监控会触发所有系统调用的陷阱</w:t>
      </w:r>
      <w:r w:rsidR="006A565B" w:rsidRPr="00A45500">
        <w:rPr>
          <w:rFonts w:hint="eastAsia"/>
        </w:rPr>
        <w:t>（</w:t>
      </w:r>
      <w:r w:rsidR="0074645A" w:rsidRPr="00A45500">
        <w:t>T</w:t>
      </w:r>
      <w:r w:rsidR="006A565B" w:rsidRPr="00A45500">
        <w:t>rap</w:t>
      </w:r>
      <w:r w:rsidR="006A565B" w:rsidRPr="00A45500">
        <w:rPr>
          <w:rFonts w:hint="eastAsia"/>
        </w:rPr>
        <w:t>）</w:t>
      </w:r>
      <w:r w:rsidR="005C7AA8" w:rsidRPr="00A45500">
        <w:rPr>
          <w:rFonts w:hint="eastAsia"/>
        </w:rPr>
        <w:t>，但是我们的拦截</w:t>
      </w:r>
      <w:proofErr w:type="gramStart"/>
      <w:r w:rsidR="005C7AA8" w:rsidRPr="00A45500">
        <w:rPr>
          <w:rFonts w:hint="eastAsia"/>
        </w:rPr>
        <w:t>库需要</w:t>
      </w:r>
      <w:proofErr w:type="gramEnd"/>
      <w:r w:rsidR="005C7AA8" w:rsidRPr="00A45500">
        <w:rPr>
          <w:rFonts w:hint="eastAsia"/>
        </w:rPr>
        <w:t>避免</w:t>
      </w:r>
      <w:r w:rsidR="00313843" w:rsidRPr="00A45500">
        <w:rPr>
          <w:rFonts w:hint="eastAsia"/>
        </w:rPr>
        <w:t>触发</w:t>
      </w:r>
      <w:r w:rsidR="00D6152D" w:rsidRPr="00A45500">
        <w:rPr>
          <w:rFonts w:hint="eastAsia"/>
        </w:rPr>
        <w:t>特定</w:t>
      </w:r>
      <w:r w:rsidR="005C7AA8" w:rsidRPr="00A45500">
        <w:rPr>
          <w:rFonts w:hint="eastAsia"/>
        </w:rPr>
        <w:t>系统调用的陷阱。现代</w:t>
      </w:r>
      <w:r w:rsidR="005C7AA8" w:rsidRPr="00A45500">
        <w:rPr>
          <w:rFonts w:hint="eastAsia"/>
        </w:rPr>
        <w:t>Linux</w:t>
      </w:r>
      <w:r w:rsidR="005C7AA8" w:rsidRPr="00A45500">
        <w:rPr>
          <w:rFonts w:hint="eastAsia"/>
        </w:rPr>
        <w:t>内核支持选择性地生成</w:t>
      </w:r>
      <m:oMath>
        <m:r>
          <w:rPr>
            <w:rFonts w:ascii="Cambria Math" w:hAnsi="Cambria Math" w:hint="eastAsia"/>
          </w:rPr>
          <m:t xml:space="preserve">ptrace </m:t>
        </m:r>
      </m:oMath>
      <w:r w:rsidR="005C7AA8" w:rsidRPr="00A45500">
        <w:rPr>
          <w:rFonts w:hint="eastAsia"/>
        </w:rPr>
        <w:t>陷阱：</w:t>
      </w:r>
      <w:r w:rsidR="00D314A8" w:rsidRPr="00A45500">
        <w:rPr>
          <w:rFonts w:hint="eastAsia"/>
          <w:iCs/>
        </w:rPr>
        <w:t>seccomp-</w:t>
      </w:r>
      <w:proofErr w:type="spellStart"/>
      <w:r w:rsidR="00D314A8" w:rsidRPr="00A45500">
        <w:rPr>
          <w:rFonts w:hint="eastAsia"/>
          <w:iCs/>
        </w:rPr>
        <w:t>bpf</w:t>
      </w:r>
      <w:proofErr w:type="spellEnd"/>
      <w:r w:rsidR="005C7AA8" w:rsidRPr="00A45500">
        <w:rPr>
          <w:rFonts w:hint="eastAsia"/>
        </w:rPr>
        <w:t>。一个进程可以将一个以字节码表示的</w:t>
      </w:r>
      <w:r w:rsidR="005C7AA8" w:rsidRPr="00A45500">
        <w:rPr>
          <w:rFonts w:hint="eastAsia"/>
        </w:rPr>
        <w:t>seccomp-</w:t>
      </w:r>
      <w:proofErr w:type="spellStart"/>
      <w:r w:rsidR="005C7AA8" w:rsidRPr="00A45500">
        <w:rPr>
          <w:rFonts w:hint="eastAsia"/>
        </w:rPr>
        <w:t>bpf</w:t>
      </w:r>
      <w:proofErr w:type="spellEnd"/>
      <w:r w:rsidR="005C7AA8" w:rsidRPr="00A45500">
        <w:rPr>
          <w:rFonts w:hint="eastAsia"/>
        </w:rPr>
        <w:t>过滤函数应用于另一个进程</w:t>
      </w:r>
      <w:r w:rsidR="00F40E8F" w:rsidRPr="00A45500">
        <w:rPr>
          <w:rFonts w:hint="eastAsia"/>
        </w:rPr>
        <w:t>，作为过滤器使用</w:t>
      </w:r>
      <w:r w:rsidR="006642EF" w:rsidRPr="00A45500">
        <w:rPr>
          <w:rFonts w:hint="eastAsia"/>
        </w:rPr>
        <w:t>；</w:t>
      </w:r>
      <w:r w:rsidR="005C7AA8" w:rsidRPr="00A45500">
        <w:rPr>
          <w:rFonts w:hint="eastAsia"/>
        </w:rPr>
        <w:t>然后，对于</w:t>
      </w:r>
      <w:r w:rsidR="001E5E50" w:rsidRPr="00A45500">
        <w:rPr>
          <w:rFonts w:hint="eastAsia"/>
        </w:rPr>
        <w:t>容器内</w:t>
      </w:r>
      <w:r w:rsidR="00A059E6" w:rsidRPr="00A45500">
        <w:rPr>
          <w:rFonts w:hint="eastAsia"/>
        </w:rPr>
        <w:t>用户</w:t>
      </w:r>
      <w:r w:rsidR="005C7AA8" w:rsidRPr="00A45500">
        <w:rPr>
          <w:rFonts w:hint="eastAsia"/>
        </w:rPr>
        <w:t>进程执行的每个系统调用，内核</w:t>
      </w:r>
      <w:r w:rsidR="00B81FE3" w:rsidRPr="00A45500">
        <w:rPr>
          <w:rFonts w:hint="eastAsia"/>
        </w:rPr>
        <w:t>调用</w:t>
      </w:r>
      <w:r w:rsidR="005C7AA8" w:rsidRPr="00A45500">
        <w:rPr>
          <w:rFonts w:hint="eastAsia"/>
        </w:rPr>
        <w:t>过滤器，</w:t>
      </w:r>
      <w:r w:rsidR="006D304D" w:rsidRPr="00A45500">
        <w:rPr>
          <w:rFonts w:hint="eastAsia"/>
        </w:rPr>
        <w:t>并</w:t>
      </w:r>
      <w:r w:rsidR="005C7AA8" w:rsidRPr="00A45500">
        <w:rPr>
          <w:rFonts w:hint="eastAsia"/>
        </w:rPr>
        <w:t>传入用户空间</w:t>
      </w:r>
      <w:r w:rsidR="00D91327" w:rsidRPr="00A45500">
        <w:rPr>
          <w:rFonts w:hint="eastAsia"/>
        </w:rPr>
        <w:t>中</w:t>
      </w:r>
      <w:r w:rsidR="007D6AF8" w:rsidRPr="00A45500">
        <w:rPr>
          <w:rFonts w:hint="eastAsia"/>
        </w:rPr>
        <w:t>包括程序计数器的</w:t>
      </w:r>
      <w:r w:rsidR="005C7AA8" w:rsidRPr="00A45500">
        <w:rPr>
          <w:rFonts w:hint="eastAsia"/>
        </w:rPr>
        <w:t>寄存器值。过滤器的结果指示内核</w:t>
      </w:r>
      <w:r w:rsidR="009B0099" w:rsidRPr="00A45500">
        <w:rPr>
          <w:rFonts w:hint="eastAsia"/>
        </w:rPr>
        <w:t>是否</w:t>
      </w:r>
      <w:r w:rsidR="005C7AA8" w:rsidRPr="00A45500">
        <w:rPr>
          <w:rFonts w:hint="eastAsia"/>
        </w:rPr>
        <w:t>允许系统调用，</w:t>
      </w:r>
      <w:r w:rsidR="000466F9" w:rsidRPr="00A45500">
        <w:rPr>
          <w:rFonts w:hint="eastAsia"/>
        </w:rPr>
        <w:t>或者</w:t>
      </w:r>
      <w:r w:rsidR="00DB1926" w:rsidRPr="00A45500">
        <w:rPr>
          <w:rFonts w:hint="eastAsia"/>
        </w:rPr>
        <w:t>返回</w:t>
      </w:r>
      <w:r w:rsidR="005C7AA8" w:rsidRPr="00A45500">
        <w:rPr>
          <w:rFonts w:hint="eastAsia"/>
        </w:rPr>
        <w:t>的</w:t>
      </w:r>
      <w:r w:rsidR="006C5522" w:rsidRPr="00A45500">
        <w:rPr>
          <w:rFonts w:hint="eastAsia"/>
        </w:rPr>
        <w:t>程序执行</w:t>
      </w:r>
      <w:r w:rsidR="005C7AA8" w:rsidRPr="00A45500">
        <w:rPr>
          <w:rFonts w:hint="eastAsia"/>
        </w:rPr>
        <w:t>失败</w:t>
      </w:r>
      <w:r w:rsidR="006C5522" w:rsidRPr="00A45500">
        <w:rPr>
          <w:rFonts w:hint="eastAsia"/>
        </w:rPr>
        <w:t>信息</w:t>
      </w:r>
      <w:r w:rsidR="005C7AA8" w:rsidRPr="00A45500">
        <w:rPr>
          <w:rFonts w:hint="eastAsia"/>
        </w:rPr>
        <w:t>，</w:t>
      </w:r>
      <w:r w:rsidR="00C104E4" w:rsidRPr="00A45500">
        <w:rPr>
          <w:rFonts w:hint="eastAsia"/>
        </w:rPr>
        <w:t>或者</w:t>
      </w:r>
      <w:r w:rsidR="005C7AA8" w:rsidRPr="00A45500">
        <w:rPr>
          <w:rFonts w:hint="eastAsia"/>
        </w:rPr>
        <w:t>终止目标进程。过滤器执行的开销可以忽略不计，因为过滤器直接在</w:t>
      </w:r>
      <w:r w:rsidR="00EA73A3" w:rsidRPr="00A45500">
        <w:rPr>
          <w:rFonts w:hint="eastAsia"/>
        </w:rPr>
        <w:t>操作系统</w:t>
      </w:r>
      <w:r w:rsidR="005C7AA8" w:rsidRPr="00A45500">
        <w:rPr>
          <w:rFonts w:hint="eastAsia"/>
        </w:rPr>
        <w:t>内核中运行，并在大多数架构上编译为本机代码</w:t>
      </w:r>
      <w:r w:rsidR="004F72F5" w:rsidRPr="00A45500">
        <w:rPr>
          <w:rFonts w:hint="eastAsia"/>
        </w:rPr>
        <w:t>。</w:t>
      </w:r>
    </w:p>
    <w:p w14:paraId="35556A1F" w14:textId="3817755F" w:rsidR="005C7AA8" w:rsidRPr="00A45500" w:rsidRDefault="005C7AA8" w:rsidP="005C7AA8">
      <w:pPr>
        <w:ind w:firstLine="480"/>
      </w:pPr>
      <w:r w:rsidRPr="00A45500">
        <w:rPr>
          <w:rFonts w:hint="eastAsia"/>
        </w:rPr>
        <w:t>图</w:t>
      </w:r>
      <w:r w:rsidR="00F82A2F" w:rsidRPr="00A45500">
        <w:rPr>
          <w:rFonts w:hint="eastAsia"/>
        </w:rPr>
        <w:t>3</w:t>
      </w:r>
      <w:r w:rsidR="00F82A2F" w:rsidRPr="00A45500">
        <w:t>.3</w:t>
      </w:r>
      <w:r w:rsidRPr="00A45500">
        <w:rPr>
          <w:rFonts w:hint="eastAsia"/>
        </w:rPr>
        <w:t>说明了使用进程内系统调用拦截记录一个简单的读取系统调用。实线框代表拦截库中的代码，灰色框代表内核代码。</w:t>
      </w:r>
      <w:r w:rsidR="00927BBD" w:rsidRPr="00A45500">
        <w:rPr>
          <w:rFonts w:hint="eastAsia"/>
        </w:rPr>
        <w:t>容器</w:t>
      </w:r>
      <w:r w:rsidRPr="00A45500">
        <w:rPr>
          <w:rFonts w:hint="eastAsia"/>
        </w:rPr>
        <w:t>将一个特殊的内存页注入到每个</w:t>
      </w:r>
      <w:r w:rsidR="00420A8F" w:rsidRPr="00A45500">
        <w:rPr>
          <w:rFonts w:hint="eastAsia"/>
        </w:rPr>
        <w:t>被追踪的</w:t>
      </w:r>
      <w:r w:rsidR="00AC7F35" w:rsidRPr="00A45500">
        <w:rPr>
          <w:rFonts w:hint="eastAsia"/>
        </w:rPr>
        <w:t>子</w:t>
      </w:r>
      <w:r w:rsidRPr="00A45500">
        <w:rPr>
          <w:rFonts w:hint="eastAsia"/>
        </w:rPr>
        <w:t>进程</w:t>
      </w:r>
      <w:r w:rsidR="00402EAD" w:rsidRPr="00A45500">
        <w:rPr>
          <w:rFonts w:hint="eastAsia"/>
        </w:rPr>
        <w:t>的固定地址中</w:t>
      </w:r>
      <w:r w:rsidRPr="00A45500">
        <w:rPr>
          <w:rFonts w:hint="eastAsia"/>
        </w:rPr>
        <w:t>（紧接在</w:t>
      </w:r>
      <m:oMath>
        <m:r>
          <w:rPr>
            <w:rFonts w:ascii="Cambria Math" w:hAnsi="Cambria Math" w:hint="eastAsia"/>
          </w:rPr>
          <m:t>execve</m:t>
        </m:r>
      </m:oMath>
      <w:r w:rsidR="007A61B1" w:rsidRPr="00A45500">
        <w:rPr>
          <w:rFonts w:hint="eastAsia"/>
        </w:rPr>
        <w:t>系统调用</w:t>
      </w:r>
      <w:r w:rsidRPr="00A45500">
        <w:rPr>
          <w:rFonts w:hint="eastAsia"/>
        </w:rPr>
        <w:t>之后）。该页面包含一个系统调用指令——“未跟踪指令”。</w:t>
      </w:r>
      <w:r w:rsidR="000403EE" w:rsidRPr="00A45500">
        <w:rPr>
          <w:rFonts w:hint="eastAsia"/>
        </w:rPr>
        <w:t>在程序计数器</w:t>
      </w:r>
      <w:r w:rsidR="00016762" w:rsidRPr="00A45500">
        <w:rPr>
          <w:rFonts w:hint="eastAsia"/>
        </w:rPr>
        <w:t>没有位于</w:t>
      </w:r>
      <w:r w:rsidR="008E0904" w:rsidRPr="00A45500">
        <w:rPr>
          <w:rFonts w:hint="eastAsia"/>
        </w:rPr>
        <w:t>未跟踪指令处时</w:t>
      </w:r>
      <w:r w:rsidR="00BF3D07" w:rsidRPr="00A45500">
        <w:rPr>
          <w:rFonts w:hint="eastAsia"/>
        </w:rPr>
        <w:t>，</w:t>
      </w:r>
      <w:r w:rsidR="00FB21B4" w:rsidRPr="00A45500">
        <w:rPr>
          <w:rFonts w:hint="eastAsia"/>
        </w:rPr>
        <w:t>容器</w:t>
      </w:r>
      <w:r w:rsidRPr="00A45500">
        <w:rPr>
          <w:rFonts w:hint="eastAsia"/>
        </w:rPr>
        <w:t>对每个记录的进程</w:t>
      </w:r>
      <w:r w:rsidR="007251E0" w:rsidRPr="00A45500">
        <w:rPr>
          <w:rFonts w:hint="eastAsia"/>
        </w:rPr>
        <w:t>应用</w:t>
      </w:r>
      <w:r w:rsidRPr="00A45500">
        <w:rPr>
          <w:rFonts w:hint="eastAsia"/>
        </w:rPr>
        <w:t>seccomp-</w:t>
      </w:r>
      <w:proofErr w:type="spellStart"/>
      <w:r w:rsidRPr="00A45500">
        <w:rPr>
          <w:rFonts w:hint="eastAsia"/>
        </w:rPr>
        <w:t>bpf</w:t>
      </w:r>
      <w:proofErr w:type="spellEnd"/>
      <w:r w:rsidRPr="00A45500">
        <w:rPr>
          <w:rFonts w:hint="eastAsia"/>
        </w:rPr>
        <w:t>过滤器，为每个系统调用触发</w:t>
      </w:r>
      <m:oMath>
        <m:r>
          <w:rPr>
            <w:rFonts w:ascii="Cambria Math" w:hAnsi="Cambria Math" w:hint="eastAsia"/>
          </w:rPr>
          <m:t xml:space="preserve"> ptrace</m:t>
        </m:r>
      </m:oMath>
      <w:r w:rsidR="00F1587D" w:rsidRPr="00A45500">
        <w:rPr>
          <w:rFonts w:hint="eastAsia"/>
        </w:rPr>
        <w:t xml:space="preserve"> </w:t>
      </w:r>
      <w:r w:rsidRPr="00A45500">
        <w:rPr>
          <w:rFonts w:hint="eastAsia"/>
        </w:rPr>
        <w:t>陷阱。每当拦截</w:t>
      </w:r>
      <w:proofErr w:type="gramStart"/>
      <w:r w:rsidRPr="00A45500">
        <w:rPr>
          <w:rFonts w:hint="eastAsia"/>
        </w:rPr>
        <w:t>库需要</w:t>
      </w:r>
      <w:proofErr w:type="gramEnd"/>
      <w:r w:rsidR="00276EAF" w:rsidRPr="00A45500">
        <w:rPr>
          <w:rFonts w:hint="eastAsia"/>
        </w:rPr>
        <w:t>执行</w:t>
      </w:r>
      <w:r w:rsidRPr="00A45500">
        <w:rPr>
          <w:rFonts w:hint="eastAsia"/>
        </w:rPr>
        <w:t>未跟踪的系统调用时，都会</w:t>
      </w:r>
      <w:r w:rsidR="007F5EDB" w:rsidRPr="00A45500">
        <w:rPr>
          <w:rFonts w:hint="eastAsia"/>
        </w:rPr>
        <w:t>触发</w:t>
      </w:r>
      <w:r w:rsidRPr="00A45500">
        <w:rPr>
          <w:rFonts w:hint="eastAsia"/>
        </w:rPr>
        <w:t>该指令。</w:t>
      </w:r>
    </w:p>
    <w:p w14:paraId="25A8AEAF" w14:textId="1F7682DB" w:rsidR="00D30718" w:rsidRPr="00A45500" w:rsidRDefault="003A10B3" w:rsidP="00D30718">
      <w:pPr>
        <w:keepNext/>
        <w:spacing w:line="240" w:lineRule="auto"/>
        <w:ind w:firstLineChars="0" w:firstLine="0"/>
        <w:jc w:val="center"/>
      </w:pPr>
      <w:r w:rsidRPr="00A45500">
        <w:rPr>
          <w:noProof/>
        </w:rPr>
        <w:lastRenderedPageBreak/>
        <w:drawing>
          <wp:inline distT="0" distB="0" distL="0" distR="0" wp14:anchorId="48B6B27C" wp14:editId="6F697911">
            <wp:extent cx="2553496" cy="17775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638" cy="1797184"/>
                    </a:xfrm>
                    <a:prstGeom prst="rect">
                      <a:avLst/>
                    </a:prstGeom>
                    <a:noFill/>
                  </pic:spPr>
                </pic:pic>
              </a:graphicData>
            </a:graphic>
          </wp:inline>
        </w:drawing>
      </w:r>
    </w:p>
    <w:p w14:paraId="2CCC9C65" w14:textId="2BF240A3" w:rsidR="003A10B3" w:rsidRPr="00A45500" w:rsidRDefault="00D30718" w:rsidP="009D6C85">
      <w:pPr>
        <w:pStyle w:val="afa"/>
      </w:pPr>
      <w:r w:rsidRPr="00A45500">
        <w:rPr>
          <w:rFonts w:hint="eastAsia"/>
        </w:rPr>
        <w:t>图</w:t>
      </w:r>
      <w:r w:rsidRPr="00A45500">
        <w:rPr>
          <w:rFonts w:hint="eastAsia"/>
        </w:rPr>
        <w:t>3</w:t>
      </w:r>
      <w:r w:rsidRPr="00A45500">
        <w:t xml:space="preserve">.3 </w:t>
      </w:r>
      <w:r w:rsidR="00ED1FEF" w:rsidRPr="00A45500">
        <w:rPr>
          <w:rFonts w:hint="eastAsia"/>
        </w:rPr>
        <w:t>使用</w:t>
      </w:r>
      <w:r w:rsidR="006B4F9F" w:rsidRPr="00A45500">
        <w:rPr>
          <w:rFonts w:hint="eastAsia"/>
        </w:rPr>
        <w:t>拦截</w:t>
      </w:r>
      <w:proofErr w:type="gramStart"/>
      <w:r w:rsidR="006B4F9F" w:rsidRPr="00A45500">
        <w:rPr>
          <w:rFonts w:hint="eastAsia"/>
        </w:rPr>
        <w:t>库机制</w:t>
      </w:r>
      <w:proofErr w:type="gramEnd"/>
      <w:r w:rsidR="006520AA" w:rsidRPr="00A45500">
        <w:rPr>
          <w:rFonts w:hint="eastAsia"/>
        </w:rPr>
        <w:t>拦截系统调用</w:t>
      </w:r>
    </w:p>
    <w:p w14:paraId="2B6A5DC3" w14:textId="19FC59E4" w:rsidR="007013EF" w:rsidRPr="00A45500" w:rsidRDefault="007013EF" w:rsidP="00F76299">
      <w:pPr>
        <w:pStyle w:val="22"/>
      </w:pPr>
      <w:bookmarkStart w:id="143" w:name="_Toc99905759"/>
      <w:r w:rsidRPr="00A45500">
        <w:rPr>
          <w:rFonts w:hint="eastAsia"/>
        </w:rPr>
        <w:t>3</w:t>
      </w:r>
      <w:r w:rsidRPr="00A45500">
        <w:t xml:space="preserve">.2.3 </w:t>
      </w:r>
      <w:r w:rsidRPr="00A45500">
        <w:rPr>
          <w:rFonts w:hint="eastAsia"/>
        </w:rPr>
        <w:t>检查系统调用阻塞</w:t>
      </w:r>
      <w:bookmarkEnd w:id="143"/>
    </w:p>
    <w:p w14:paraId="0C4ACEA2" w14:textId="6E2931BF" w:rsidR="005C7AA8" w:rsidRPr="00A45500" w:rsidRDefault="00F76299" w:rsidP="005C7AA8">
      <w:pPr>
        <w:ind w:firstLine="480"/>
      </w:pPr>
      <w:r w:rsidRPr="00A45500">
        <w:rPr>
          <w:rFonts w:hint="eastAsia"/>
        </w:rPr>
        <w:t>一些常见的系统调用有时会</w:t>
      </w:r>
      <w:r w:rsidR="00480701" w:rsidRPr="00A45500">
        <w:rPr>
          <w:rFonts w:hint="eastAsia"/>
        </w:rPr>
        <w:t>导致</w:t>
      </w:r>
      <w:r w:rsidR="00135AE8" w:rsidRPr="00A45500">
        <w:rPr>
          <w:rFonts w:hint="eastAsia"/>
        </w:rPr>
        <w:t>阻塞</w:t>
      </w:r>
      <w:r w:rsidRPr="00A45500">
        <w:rPr>
          <w:rFonts w:hint="eastAsia"/>
        </w:rPr>
        <w:t>（例如在空管道上</w:t>
      </w:r>
      <w:r w:rsidR="009B7193" w:rsidRPr="00A45500">
        <w:rPr>
          <w:rFonts w:hint="eastAsia"/>
        </w:rPr>
        <w:t>执行</w:t>
      </w:r>
      <w:r w:rsidRPr="00A45500">
        <w:rPr>
          <w:rFonts w:hint="eastAsia"/>
        </w:rPr>
        <w:t>读取</w:t>
      </w:r>
      <w:r w:rsidR="009B7193" w:rsidRPr="00A45500">
        <w:rPr>
          <w:rFonts w:hint="eastAsia"/>
        </w:rPr>
        <w:t>操作</w:t>
      </w:r>
      <w:r w:rsidRPr="00A45500">
        <w:rPr>
          <w:rFonts w:hint="eastAsia"/>
        </w:rPr>
        <w:t>）。因为</w:t>
      </w:r>
      <w:r w:rsidR="004C1B24" w:rsidRPr="00A45500">
        <w:rPr>
          <w:rFonts w:hint="eastAsia"/>
        </w:rPr>
        <w:t>容器</w:t>
      </w:r>
      <w:r w:rsidR="006D1E85" w:rsidRPr="00A45500">
        <w:rPr>
          <w:rFonts w:hint="eastAsia"/>
        </w:rPr>
        <w:t>同一时刻</w:t>
      </w:r>
      <w:r w:rsidR="009F4CF9" w:rsidRPr="00A45500">
        <w:rPr>
          <w:rFonts w:hint="eastAsia"/>
        </w:rPr>
        <w:t>仅</w:t>
      </w:r>
      <w:r w:rsidRPr="00A45500">
        <w:rPr>
          <w:rFonts w:hint="eastAsia"/>
        </w:rPr>
        <w:t>运行</w:t>
      </w:r>
      <w:proofErr w:type="gramStart"/>
      <w:r w:rsidR="00B565C0" w:rsidRPr="00A45500">
        <w:rPr>
          <w:rFonts w:hint="eastAsia"/>
        </w:rPr>
        <w:t>一</w:t>
      </w:r>
      <w:proofErr w:type="gramEnd"/>
      <w:r w:rsidRPr="00A45500">
        <w:rPr>
          <w:rFonts w:hint="eastAsia"/>
        </w:rPr>
        <w:t>个</w:t>
      </w:r>
      <w:r w:rsidR="00C244D7" w:rsidRPr="00A45500">
        <w:rPr>
          <w:rFonts w:hint="eastAsia"/>
        </w:rPr>
        <w:t>子</w:t>
      </w:r>
      <w:r w:rsidRPr="00A45500">
        <w:rPr>
          <w:rFonts w:hint="eastAsia"/>
        </w:rPr>
        <w:t>线程，如果一个线程在没有</w:t>
      </w:r>
      <w:r w:rsidR="00027B0B" w:rsidRPr="00A45500">
        <w:rPr>
          <w:rFonts w:hint="eastAsia"/>
        </w:rPr>
        <w:t>被容器</w:t>
      </w:r>
      <w:r w:rsidR="001553AD" w:rsidRPr="00A45500">
        <w:rPr>
          <w:rFonts w:hint="eastAsia"/>
        </w:rPr>
        <w:t>拦截到</w:t>
      </w:r>
      <w:r w:rsidRPr="00A45500">
        <w:rPr>
          <w:rFonts w:hint="eastAsia"/>
        </w:rPr>
        <w:t>的情况下进入</w:t>
      </w:r>
      <w:r w:rsidR="009779F5" w:rsidRPr="00A45500">
        <w:rPr>
          <w:rFonts w:hint="eastAsia"/>
        </w:rPr>
        <w:t>容器</w:t>
      </w:r>
      <w:r w:rsidR="001A7232" w:rsidRPr="00A45500">
        <w:rPr>
          <w:rFonts w:hint="eastAsia"/>
        </w:rPr>
        <w:t>并</w:t>
      </w:r>
      <w:r w:rsidRPr="00A45500">
        <w:rPr>
          <w:rFonts w:hint="eastAsia"/>
        </w:rPr>
        <w:t>阻塞系统调用，</w:t>
      </w:r>
      <w:r w:rsidR="00C82B4F" w:rsidRPr="00A45500">
        <w:rPr>
          <w:rFonts w:hint="eastAsia"/>
        </w:rPr>
        <w:t>该线程</w:t>
      </w:r>
      <w:r w:rsidRPr="00A45500">
        <w:rPr>
          <w:rFonts w:hint="eastAsia"/>
        </w:rPr>
        <w:t>将挂起并可能导致整个</w:t>
      </w:r>
      <w:r w:rsidR="00100726" w:rsidRPr="00A45500">
        <w:rPr>
          <w:rFonts w:hint="eastAsia"/>
        </w:rPr>
        <w:t>记录过程</w:t>
      </w:r>
      <w:r w:rsidRPr="00A45500">
        <w:rPr>
          <w:rFonts w:hint="eastAsia"/>
        </w:rPr>
        <w:t>死锁（例如，如果另一个</w:t>
      </w:r>
      <w:r w:rsidR="00D41309" w:rsidRPr="00A45500">
        <w:rPr>
          <w:rFonts w:hint="eastAsia"/>
        </w:rPr>
        <w:t>被跟踪的子</w:t>
      </w:r>
      <w:r w:rsidRPr="00A45500">
        <w:rPr>
          <w:rFonts w:hint="eastAsia"/>
        </w:rPr>
        <w:t>线程即将写入管道）。每当未跟踪的系统调用阻塞时，需要</w:t>
      </w:r>
      <w:r w:rsidR="008B4FE4" w:rsidRPr="00A45500">
        <w:rPr>
          <w:rFonts w:hint="eastAsia"/>
        </w:rPr>
        <w:t>容器</w:t>
      </w:r>
      <w:r w:rsidRPr="00A45500">
        <w:rPr>
          <w:rFonts w:hint="eastAsia"/>
        </w:rPr>
        <w:t>挂起跟踪线程，以确保</w:t>
      </w:r>
      <w:r w:rsidR="009B249D" w:rsidRPr="00A45500">
        <w:rPr>
          <w:rFonts w:hint="eastAsia"/>
        </w:rPr>
        <w:t>容器</w:t>
      </w:r>
      <w:r w:rsidRPr="00A45500">
        <w:rPr>
          <w:rFonts w:hint="eastAsia"/>
        </w:rPr>
        <w:t>可以调度不同的跟踪线程。</w:t>
      </w:r>
      <w:r w:rsidR="00265D4C" w:rsidRPr="00A45500">
        <w:rPr>
          <w:rFonts w:hint="eastAsia"/>
        </w:rPr>
        <w:t>通过</w:t>
      </w:r>
      <w:r w:rsidRPr="00A45500">
        <w:rPr>
          <w:rFonts w:hint="eastAsia"/>
        </w:rPr>
        <w:t>使用</w:t>
      </w:r>
      <w:r w:rsidRPr="00A45500">
        <w:rPr>
          <w:rFonts w:hint="eastAsia"/>
        </w:rPr>
        <w:t>Linux perf</w:t>
      </w:r>
      <w:r w:rsidRPr="00A45500">
        <w:rPr>
          <w:rFonts w:hint="eastAsia"/>
        </w:rPr>
        <w:t>事件系统来监控</w:t>
      </w:r>
      <w:r w:rsidRPr="00A45500">
        <w:rPr>
          <w:rFonts w:hint="eastAsia"/>
        </w:rPr>
        <w:t>PERF</w:t>
      </w:r>
      <w:r w:rsidR="00566DEA" w:rsidRPr="00A45500">
        <w:t>_</w:t>
      </w:r>
      <w:r w:rsidRPr="00A45500">
        <w:rPr>
          <w:rFonts w:hint="eastAsia"/>
        </w:rPr>
        <w:t>COUNT</w:t>
      </w:r>
      <w:r w:rsidR="00566DEA" w:rsidRPr="00A45500">
        <w:t>_</w:t>
      </w:r>
      <w:r w:rsidRPr="00A45500">
        <w:rPr>
          <w:rFonts w:hint="eastAsia"/>
        </w:rPr>
        <w:t>SW</w:t>
      </w:r>
      <w:r w:rsidR="00566DEA" w:rsidRPr="00A45500">
        <w:t>_</w:t>
      </w:r>
      <w:r w:rsidRPr="00A45500">
        <w:rPr>
          <w:rFonts w:hint="eastAsia"/>
        </w:rPr>
        <w:t>CONTEXT</w:t>
      </w:r>
      <w:r w:rsidR="009F0362" w:rsidRPr="00A45500">
        <w:t>_</w:t>
      </w:r>
      <w:r w:rsidRPr="00A45500">
        <w:rPr>
          <w:rFonts w:hint="eastAsia"/>
        </w:rPr>
        <w:t>SWITCHES</w:t>
      </w:r>
      <w:r w:rsidR="00D64F55" w:rsidRPr="00A45500">
        <w:rPr>
          <w:rFonts w:hint="eastAsia"/>
        </w:rPr>
        <w:t>配置</w:t>
      </w:r>
      <w:r w:rsidRPr="00A45500">
        <w:rPr>
          <w:rFonts w:hint="eastAsia"/>
        </w:rPr>
        <w:t>。内核每次从</w:t>
      </w:r>
      <w:r w:rsidRPr="00A45500">
        <w:rPr>
          <w:rFonts w:hint="eastAsia"/>
        </w:rPr>
        <w:t xml:space="preserve"> CPU</w:t>
      </w:r>
      <w:r w:rsidRPr="00A45500">
        <w:rPr>
          <w:rFonts w:hint="eastAsia"/>
        </w:rPr>
        <w:t>内核调度线程时都会</w:t>
      </w:r>
      <w:r w:rsidR="00BC0288" w:rsidRPr="00A45500">
        <w:rPr>
          <w:rFonts w:hint="eastAsia"/>
        </w:rPr>
        <w:t>触发</w:t>
      </w:r>
      <w:r w:rsidRPr="00A45500">
        <w:rPr>
          <w:rFonts w:hint="eastAsia"/>
        </w:rPr>
        <w:t>这些事件之一。拦截库为每个线程监视这些事件，并在每次事件发生时请求内核向被阻塞的线程发送信号。这些信号触发</w:t>
      </w:r>
      <w:r w:rsidR="00190049" w:rsidRPr="00A45500">
        <w:rPr>
          <w:rFonts w:hint="eastAsia"/>
        </w:rPr>
        <w:t>容器</w:t>
      </w:r>
      <w:r w:rsidRPr="00A45500">
        <w:rPr>
          <w:rFonts w:hint="eastAsia"/>
        </w:rPr>
        <w:t>的</w:t>
      </w:r>
      <m:oMath>
        <m:r>
          <w:rPr>
            <w:rFonts w:ascii="Cambria Math" w:hAnsi="Cambria Math" w:hint="eastAsia"/>
          </w:rPr>
          <m:t xml:space="preserve"> ptrace </m:t>
        </m:r>
      </m:oMath>
      <w:r w:rsidR="00B35E63" w:rsidRPr="00A45500">
        <w:rPr>
          <w:rFonts w:hint="eastAsia"/>
        </w:rPr>
        <w:t>进程跟踪</w:t>
      </w:r>
      <w:r w:rsidRPr="00A45500">
        <w:rPr>
          <w:rFonts w:hint="eastAsia"/>
        </w:rPr>
        <w:t>，同时阻止线程进一步执行。为了避免假信号</w:t>
      </w:r>
      <w:r w:rsidR="00985BBE" w:rsidRPr="00A45500">
        <w:rPr>
          <w:rFonts w:hint="eastAsia"/>
        </w:rPr>
        <w:t>造成的影响</w:t>
      </w:r>
      <w:r w:rsidRPr="00A45500">
        <w:rPr>
          <w:rFonts w:hint="eastAsia"/>
        </w:rPr>
        <w:t>（例如，当线程由于正常的时间片到期而被取消调度时），该事件通常被禁用并在可能阻塞的未跟踪系统调用期间显式启用。尽管如此，在启用和禁用事件之间的任何时间点都可能发生</w:t>
      </w:r>
      <w:r w:rsidR="0029158B" w:rsidRPr="00A45500">
        <w:rPr>
          <w:rFonts w:hint="eastAsia"/>
        </w:rPr>
        <w:t>错误的转换</w:t>
      </w:r>
      <w:r w:rsidRPr="00A45500">
        <w:rPr>
          <w:rFonts w:hint="eastAsia"/>
        </w:rPr>
        <w:t>。我们通过仔细检查跟踪状态来处理这些边缘情况。</w:t>
      </w:r>
    </w:p>
    <w:p w14:paraId="1367111C" w14:textId="3E712BC4" w:rsidR="00991E95" w:rsidRPr="00A45500" w:rsidRDefault="00991E95" w:rsidP="005C7AA8">
      <w:pPr>
        <w:ind w:firstLine="480"/>
      </w:pPr>
      <w:r w:rsidRPr="00A45500">
        <w:rPr>
          <w:rFonts w:hint="eastAsia"/>
        </w:rPr>
        <w:t>图</w:t>
      </w:r>
      <w:r w:rsidRPr="00A45500">
        <w:rPr>
          <w:rFonts w:hint="eastAsia"/>
        </w:rPr>
        <w:t xml:space="preserve"> 3</w:t>
      </w:r>
      <w:r w:rsidR="00265E61" w:rsidRPr="00A45500">
        <w:rPr>
          <w:rFonts w:hint="eastAsia"/>
        </w:rPr>
        <w:t>.</w:t>
      </w:r>
      <w:r w:rsidR="002B4F2F" w:rsidRPr="00A45500">
        <w:rPr>
          <w:rFonts w:hint="eastAsia"/>
        </w:rPr>
        <w:t>4</w:t>
      </w:r>
      <w:r w:rsidRPr="00A45500">
        <w:rPr>
          <w:rFonts w:hint="eastAsia"/>
        </w:rPr>
        <w:t xml:space="preserve"> </w:t>
      </w:r>
      <w:r w:rsidRPr="00A45500">
        <w:rPr>
          <w:rFonts w:hint="eastAsia"/>
        </w:rPr>
        <w:t>说明了</w:t>
      </w:r>
      <w:r w:rsidR="006432BF" w:rsidRPr="00A45500">
        <w:rPr>
          <w:rFonts w:hint="eastAsia"/>
        </w:rPr>
        <w:t>通过</w:t>
      </w:r>
      <w:r w:rsidRPr="00A45500">
        <w:rPr>
          <w:rFonts w:hint="eastAsia"/>
        </w:rPr>
        <w:t>系统调用拦截</w:t>
      </w:r>
      <m:oMath>
        <m:r>
          <w:rPr>
            <w:rFonts w:ascii="Cambria Math" w:hAnsi="Cambria Math" w:hint="eastAsia"/>
          </w:rPr>
          <m:t>r</m:t>
        </m:r>
        <m:r>
          <w:rPr>
            <w:rFonts w:ascii="Cambria Math" w:hAnsi="Cambria Math"/>
          </w:rPr>
          <m:t>ead</m:t>
        </m:r>
      </m:oMath>
      <w:r w:rsidRPr="00A45500">
        <w:rPr>
          <w:rFonts w:hint="eastAsia"/>
        </w:rPr>
        <w:t>系统调用</w:t>
      </w:r>
      <w:r w:rsidR="00797C21" w:rsidRPr="00A45500">
        <w:rPr>
          <w:rFonts w:hint="eastAsia"/>
        </w:rPr>
        <w:t>时发生阻塞的情况</w:t>
      </w:r>
      <w:r w:rsidRPr="00A45500">
        <w:rPr>
          <w:rFonts w:hint="eastAsia"/>
        </w:rPr>
        <w:t>。内核调度线程触发事件，向线程发送</w:t>
      </w:r>
      <w:r w:rsidR="004D4363" w:rsidRPr="00A45500">
        <w:rPr>
          <w:rFonts w:hint="eastAsia"/>
        </w:rPr>
        <w:t>重新调度</w:t>
      </w:r>
      <w:r w:rsidR="00E9087C" w:rsidRPr="00A45500">
        <w:rPr>
          <w:rFonts w:hint="eastAsia"/>
        </w:rPr>
        <w:t>的</w:t>
      </w:r>
      <w:r w:rsidRPr="00A45500">
        <w:rPr>
          <w:rFonts w:hint="eastAsia"/>
        </w:rPr>
        <w:t>信号，中断系统调用，并向</w:t>
      </w:r>
      <w:r w:rsidR="00EC57FB" w:rsidRPr="00A45500">
        <w:rPr>
          <w:rFonts w:hint="eastAsia"/>
        </w:rPr>
        <w:t>容器申请</w:t>
      </w:r>
      <w:r w:rsidR="003212EF" w:rsidRPr="00A45500">
        <w:rPr>
          <w:rFonts w:hint="eastAsia"/>
        </w:rPr>
        <w:t>调用</w:t>
      </w:r>
      <m:oMath>
        <m:r>
          <w:rPr>
            <w:rFonts w:ascii="Cambria Math" w:hAnsi="Cambria Math" w:hint="eastAsia"/>
          </w:rPr>
          <m:t>ptrace</m:t>
        </m:r>
        <m:r>
          <w:rPr>
            <w:rFonts w:ascii="Cambria Math" w:hAnsi="Cambria Math"/>
          </w:rPr>
          <m:t xml:space="preserve"> </m:t>
        </m:r>
      </m:oMath>
      <w:r w:rsidR="00CE45B3" w:rsidRPr="00A45500">
        <w:rPr>
          <w:rFonts w:hint="eastAsia"/>
        </w:rPr>
        <w:t>跟踪进程</w:t>
      </w:r>
      <w:r w:rsidRPr="00A45500">
        <w:rPr>
          <w:rFonts w:hint="eastAsia"/>
        </w:rPr>
        <w:t>。</w:t>
      </w:r>
      <w:r w:rsidR="00606A80" w:rsidRPr="00A45500">
        <w:rPr>
          <w:rFonts w:hint="eastAsia"/>
        </w:rPr>
        <w:t>跟踪进程</w:t>
      </w:r>
      <w:r w:rsidR="004177CD" w:rsidRPr="00A45500">
        <w:rPr>
          <w:rFonts w:hint="eastAsia"/>
        </w:rPr>
        <w:t>记录</w:t>
      </w:r>
      <w:r w:rsidRPr="00A45500">
        <w:rPr>
          <w:rFonts w:hint="eastAsia"/>
        </w:rPr>
        <w:t>一个被拦截的系统调用在线程</w:t>
      </w:r>
      <w:r w:rsidRPr="00A45500">
        <w:rPr>
          <w:rFonts w:hint="eastAsia"/>
        </w:rPr>
        <w:t>T</w:t>
      </w:r>
      <w:r w:rsidRPr="00A45500">
        <w:rPr>
          <w:rFonts w:hint="eastAsia"/>
        </w:rPr>
        <w:t>中被中断，然后检查阻塞系统调用中的任何跟踪线程是否已经</w:t>
      </w:r>
      <w:r w:rsidR="00D661A4" w:rsidRPr="00A45500">
        <w:rPr>
          <w:rFonts w:hint="eastAsia"/>
        </w:rPr>
        <w:t>执行</w:t>
      </w:r>
      <w:r w:rsidRPr="00A45500">
        <w:rPr>
          <w:rFonts w:hint="eastAsia"/>
        </w:rPr>
        <w:t>系统调用退出并</w:t>
      </w:r>
      <w:r w:rsidR="00F14E46" w:rsidRPr="00A45500">
        <w:rPr>
          <w:rFonts w:hint="eastAsia"/>
        </w:rPr>
        <w:t>调用</w:t>
      </w:r>
      <m:oMath>
        <m:r>
          <w:rPr>
            <w:rFonts w:ascii="Cambria Math" w:hAnsi="Cambria Math" w:hint="eastAsia"/>
          </w:rPr>
          <m:t xml:space="preserve"> ptrace</m:t>
        </m:r>
      </m:oMath>
      <w:r w:rsidRPr="00A45500">
        <w:rPr>
          <w:rFonts w:hint="eastAsia"/>
        </w:rPr>
        <w:t>。在这个例子</w:t>
      </w:r>
      <w:r w:rsidR="0001368D" w:rsidRPr="00A45500">
        <w:rPr>
          <w:rFonts w:hint="eastAsia"/>
        </w:rPr>
        <w:t>中</w:t>
      </w:r>
      <w:r w:rsidRPr="00A45500">
        <w:rPr>
          <w:rFonts w:hint="eastAsia"/>
        </w:rPr>
        <w:t>T2</w:t>
      </w:r>
      <w:r w:rsidR="00E02187" w:rsidRPr="00A45500">
        <w:rPr>
          <w:rFonts w:hint="eastAsia"/>
        </w:rPr>
        <w:t>完成一个（未</w:t>
      </w:r>
      <w:r w:rsidR="00232B35" w:rsidRPr="00A45500">
        <w:rPr>
          <w:rFonts w:hint="eastAsia"/>
        </w:rPr>
        <w:t>被</w:t>
      </w:r>
      <w:r w:rsidR="00E02187" w:rsidRPr="00A45500">
        <w:rPr>
          <w:rFonts w:hint="eastAsia"/>
        </w:rPr>
        <w:t>拦截的）阻塞</w:t>
      </w:r>
      <m:oMath>
        <m:r>
          <w:rPr>
            <w:rFonts w:ascii="Cambria Math" w:hAnsi="Cambria Math" w:hint="eastAsia"/>
          </w:rPr>
          <m:t>futex</m:t>
        </m:r>
      </m:oMath>
      <w:r w:rsidR="00DB32B0" w:rsidRPr="00A45500">
        <w:t xml:space="preserve"> </w:t>
      </w:r>
      <w:r w:rsidR="00E02187" w:rsidRPr="00A45500">
        <w:rPr>
          <w:rFonts w:hint="eastAsia"/>
        </w:rPr>
        <w:t>系统调用。</w:t>
      </w:r>
    </w:p>
    <w:p w14:paraId="20262FE6" w14:textId="6E4DB78C" w:rsidR="00BB244D" w:rsidRPr="00A45500" w:rsidRDefault="00BB244D" w:rsidP="00BB244D">
      <w:pPr>
        <w:keepNext/>
        <w:spacing w:line="240" w:lineRule="auto"/>
        <w:ind w:firstLineChars="0" w:firstLine="0"/>
        <w:jc w:val="center"/>
      </w:pPr>
      <w:r w:rsidRPr="00A45500">
        <w:rPr>
          <w:noProof/>
        </w:rPr>
        <w:lastRenderedPageBreak/>
        <w:drawing>
          <wp:inline distT="0" distB="0" distL="0" distR="0" wp14:anchorId="75A30BFF" wp14:editId="71D2E046">
            <wp:extent cx="3122379" cy="2816352"/>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9466" cy="2831765"/>
                    </a:xfrm>
                    <a:prstGeom prst="rect">
                      <a:avLst/>
                    </a:prstGeom>
                    <a:noFill/>
                  </pic:spPr>
                </pic:pic>
              </a:graphicData>
            </a:graphic>
          </wp:inline>
        </w:drawing>
      </w:r>
    </w:p>
    <w:p w14:paraId="581C84EB" w14:textId="7BFA5A98" w:rsidR="005126EB" w:rsidRPr="00A45500" w:rsidRDefault="00BB244D" w:rsidP="00817456">
      <w:pPr>
        <w:pStyle w:val="afa"/>
      </w:pPr>
      <w:r w:rsidRPr="00A45500">
        <w:rPr>
          <w:rFonts w:hint="eastAsia"/>
        </w:rPr>
        <w:t>图</w:t>
      </w:r>
      <w:r w:rsidRPr="00A45500">
        <w:rPr>
          <w:rFonts w:hint="eastAsia"/>
        </w:rPr>
        <w:t>3</w:t>
      </w:r>
      <w:r w:rsidRPr="00A45500">
        <w:t xml:space="preserve">.4 </w:t>
      </w:r>
      <w:r w:rsidR="00FF60F7" w:rsidRPr="00A45500">
        <w:rPr>
          <w:rFonts w:hint="eastAsia"/>
        </w:rPr>
        <w:t>拦截阻塞的系统调用</w:t>
      </w:r>
    </w:p>
    <w:p w14:paraId="7334F97C" w14:textId="5B450F94" w:rsidR="002675D7" w:rsidRPr="00A45500" w:rsidRDefault="002675D7" w:rsidP="00C517C1">
      <w:pPr>
        <w:pStyle w:val="10"/>
      </w:pPr>
      <w:bookmarkStart w:id="144" w:name="_Toc99905760"/>
      <w:r w:rsidRPr="00A45500">
        <w:rPr>
          <w:rFonts w:hint="eastAsia"/>
        </w:rPr>
        <w:t>3</w:t>
      </w:r>
      <w:r w:rsidRPr="00A45500">
        <w:t>.</w:t>
      </w:r>
      <w:r w:rsidR="00B14ECF" w:rsidRPr="00A45500">
        <w:t>3</w:t>
      </w:r>
      <w:r w:rsidR="00AE247B" w:rsidRPr="00A45500">
        <w:rPr>
          <w:rFonts w:hint="eastAsia"/>
        </w:rPr>
        <w:t>容器</w:t>
      </w:r>
      <w:bookmarkEnd w:id="144"/>
      <w:r w:rsidR="00A34D79" w:rsidRPr="00A45500">
        <w:rPr>
          <w:rFonts w:hint="eastAsia"/>
        </w:rPr>
        <w:t>架构</w:t>
      </w:r>
    </w:p>
    <w:p w14:paraId="6BB3E460" w14:textId="6EAF3D8E" w:rsidR="00EB3562" w:rsidRPr="00A45500" w:rsidRDefault="00AF28AD" w:rsidP="000900A5">
      <w:pPr>
        <w:ind w:firstLine="480"/>
      </w:pPr>
      <w:r w:rsidRPr="00A45500">
        <w:rPr>
          <w:rFonts w:hint="eastAsia"/>
        </w:rPr>
        <w:t>在系统调用</w:t>
      </w:r>
      <w:r w:rsidR="008F5738" w:rsidRPr="00A45500">
        <w:rPr>
          <w:rFonts w:hint="eastAsia"/>
        </w:rPr>
        <w:t>之外，</w:t>
      </w:r>
      <w:r w:rsidR="00441D4F" w:rsidRPr="00A45500">
        <w:rPr>
          <w:rFonts w:hint="eastAsia"/>
        </w:rPr>
        <w:t>还存在</w:t>
      </w:r>
      <w:r w:rsidR="008F5738" w:rsidRPr="00A45500">
        <w:rPr>
          <w:rFonts w:hint="eastAsia"/>
        </w:rPr>
        <w:t>来自</w:t>
      </w:r>
      <w:r w:rsidR="002B61F5" w:rsidRPr="00A45500">
        <w:rPr>
          <w:rFonts w:hint="eastAsia"/>
        </w:rPr>
        <w:t>进程标识符和</w:t>
      </w:r>
      <w:r w:rsidR="008F5738" w:rsidRPr="00A45500">
        <w:rPr>
          <w:rFonts w:hint="eastAsia"/>
        </w:rPr>
        <w:t>文件系统</w:t>
      </w:r>
      <w:r w:rsidR="002B61F5" w:rsidRPr="00A45500">
        <w:rPr>
          <w:rFonts w:hint="eastAsia"/>
        </w:rPr>
        <w:t>不确定性因素</w:t>
      </w:r>
      <w:r w:rsidR="007F1901" w:rsidRPr="00A45500">
        <w:rPr>
          <w:rFonts w:hint="eastAsia"/>
        </w:rPr>
        <w:t>，需要设计</w:t>
      </w:r>
      <w:r w:rsidR="00B436DD" w:rsidRPr="00A45500">
        <w:rPr>
          <w:rFonts w:hint="eastAsia"/>
        </w:rPr>
        <w:t>容器化</w:t>
      </w:r>
      <w:r w:rsidR="00966251" w:rsidRPr="00A45500">
        <w:rPr>
          <w:rFonts w:hint="eastAsia"/>
        </w:rPr>
        <w:t>方案</w:t>
      </w:r>
      <w:r w:rsidR="00F324CA" w:rsidRPr="00A45500">
        <w:rPr>
          <w:rFonts w:hint="eastAsia"/>
        </w:rPr>
        <w:t>隔离</w:t>
      </w:r>
      <w:r w:rsidR="00C63419" w:rsidRPr="00A45500">
        <w:rPr>
          <w:rFonts w:hint="eastAsia"/>
        </w:rPr>
        <w:t>追踪进程</w:t>
      </w:r>
      <w:r w:rsidR="002B61F5" w:rsidRPr="00A45500">
        <w:rPr>
          <w:rFonts w:hint="eastAsia"/>
        </w:rPr>
        <w:t>。</w:t>
      </w:r>
      <w:r w:rsidR="000900A5" w:rsidRPr="00A45500">
        <w:rPr>
          <w:rFonts w:hint="eastAsia"/>
        </w:rPr>
        <w:t>现有的容器技术（如</w:t>
      </w:r>
      <w:r w:rsidR="000900A5" w:rsidRPr="00A45500">
        <w:rPr>
          <w:rFonts w:hint="eastAsia"/>
        </w:rPr>
        <w:t>Docker</w:t>
      </w:r>
      <w:r w:rsidR="000900A5" w:rsidRPr="00A45500">
        <w:rPr>
          <w:rFonts w:hint="eastAsia"/>
        </w:rPr>
        <w:t>）</w:t>
      </w:r>
      <w:r w:rsidR="007D12EB" w:rsidRPr="00A45500">
        <w:rPr>
          <w:rFonts w:hint="eastAsia"/>
        </w:rPr>
        <w:t>并</w:t>
      </w:r>
      <w:r w:rsidR="000900A5" w:rsidRPr="00A45500">
        <w:rPr>
          <w:rFonts w:hint="eastAsia"/>
        </w:rPr>
        <w:t>不</w:t>
      </w:r>
      <w:r w:rsidR="00B809A0" w:rsidRPr="00A45500">
        <w:rPr>
          <w:rFonts w:hint="eastAsia"/>
        </w:rPr>
        <w:t>具备</w:t>
      </w:r>
      <w:r w:rsidR="00EB5F50" w:rsidRPr="00A45500">
        <w:rPr>
          <w:rFonts w:hint="eastAsia"/>
        </w:rPr>
        <w:t>可重现</w:t>
      </w:r>
      <w:r w:rsidR="000900A5" w:rsidRPr="00A45500">
        <w:rPr>
          <w:rFonts w:hint="eastAsia"/>
        </w:rPr>
        <w:t>性</w:t>
      </w:r>
      <w:r w:rsidR="00F1042E" w:rsidRPr="00A45500">
        <w:rPr>
          <w:rFonts w:hint="eastAsia"/>
        </w:rPr>
        <w:t>。</w:t>
      </w:r>
      <w:r w:rsidR="00B63286" w:rsidRPr="00A45500">
        <w:rPr>
          <w:rFonts w:hint="eastAsia"/>
        </w:rPr>
        <w:t>D</w:t>
      </w:r>
      <w:r w:rsidR="00B63286" w:rsidRPr="00A45500">
        <w:t>ocker</w:t>
      </w:r>
      <w:r w:rsidR="002B620A" w:rsidRPr="00A45500">
        <w:rPr>
          <w:rFonts w:hint="eastAsia"/>
        </w:rPr>
        <w:t>无法提供</w:t>
      </w:r>
      <w:r w:rsidR="000900A5" w:rsidRPr="00A45500">
        <w:rPr>
          <w:rFonts w:hint="eastAsia"/>
        </w:rPr>
        <w:t>确定性的</w:t>
      </w:r>
      <w:r w:rsidR="007566FA" w:rsidRPr="00A45500">
        <w:rPr>
          <w:rFonts w:hint="eastAsia"/>
        </w:rPr>
        <w:t>输出</w:t>
      </w:r>
      <w:r w:rsidR="000B5024" w:rsidRPr="00A45500">
        <w:rPr>
          <w:rFonts w:hint="eastAsia"/>
        </w:rPr>
        <w:t>，受到</w:t>
      </w:r>
      <w:r w:rsidR="00CC4530" w:rsidRPr="00A45500">
        <w:rPr>
          <w:rFonts w:hint="eastAsia"/>
        </w:rPr>
        <w:t>主机操作系统和处理器微架构的</w:t>
      </w:r>
      <w:r w:rsidR="00E16473" w:rsidRPr="00A45500">
        <w:rPr>
          <w:rFonts w:hint="eastAsia"/>
        </w:rPr>
        <w:t>等各方面的影响</w:t>
      </w:r>
      <w:r w:rsidR="00F85413" w:rsidRPr="00A45500">
        <w:rPr>
          <w:rFonts w:hint="eastAsia"/>
        </w:rPr>
        <w:t>，</w:t>
      </w:r>
      <w:r w:rsidR="000900A5" w:rsidRPr="00A45500">
        <w:rPr>
          <w:rFonts w:hint="eastAsia"/>
        </w:rPr>
        <w:t>因为主机操作系统和处理器微架构的许多细节</w:t>
      </w:r>
      <w:r w:rsidR="006C6069" w:rsidRPr="00A45500">
        <w:rPr>
          <w:rFonts w:hint="eastAsia"/>
        </w:rPr>
        <w:t>对于</w:t>
      </w:r>
      <w:r w:rsidR="000900A5" w:rsidRPr="00A45500">
        <w:rPr>
          <w:rFonts w:hint="eastAsia"/>
        </w:rPr>
        <w:t>在容器内</w:t>
      </w:r>
      <w:r w:rsidR="00A5592D" w:rsidRPr="00A45500">
        <w:rPr>
          <w:rFonts w:hint="eastAsia"/>
        </w:rPr>
        <w:t>的用户进程</w:t>
      </w:r>
      <w:r w:rsidR="000900A5" w:rsidRPr="00A45500">
        <w:rPr>
          <w:rFonts w:hint="eastAsia"/>
        </w:rPr>
        <w:t>是直接可见的。</w:t>
      </w:r>
      <w:r w:rsidR="002D1638" w:rsidRPr="00A45500">
        <w:rPr>
          <w:rFonts w:hint="eastAsia"/>
        </w:rPr>
        <w:t>使用</w:t>
      </w:r>
      <w:r w:rsidR="000900A5" w:rsidRPr="00A45500">
        <w:rPr>
          <w:rFonts w:hint="eastAsia"/>
        </w:rPr>
        <w:t>虚拟机</w:t>
      </w:r>
      <w:r w:rsidR="0066719D" w:rsidRPr="00A45500">
        <w:rPr>
          <w:rFonts w:hint="eastAsia"/>
        </w:rPr>
        <w:t>可以</w:t>
      </w:r>
      <w:r w:rsidR="000900A5" w:rsidRPr="00A45500">
        <w:rPr>
          <w:rFonts w:hint="eastAsia"/>
        </w:rPr>
        <w:t>提供更强的硬件抽象</w:t>
      </w:r>
      <w:r w:rsidR="00FB09E6" w:rsidRPr="00A45500">
        <w:rPr>
          <w:rFonts w:hint="eastAsia"/>
        </w:rPr>
        <w:t>，隔绝部分</w:t>
      </w:r>
      <w:r w:rsidR="004B6BA6" w:rsidRPr="00A45500">
        <w:rPr>
          <w:rFonts w:hint="eastAsia"/>
        </w:rPr>
        <w:t>硬件的影响</w:t>
      </w:r>
      <w:r w:rsidR="000900A5" w:rsidRPr="00A45500">
        <w:rPr>
          <w:rFonts w:hint="eastAsia"/>
        </w:rPr>
        <w:t>，但缺乏确定性，而且</w:t>
      </w:r>
      <w:r w:rsidR="00255A2F" w:rsidRPr="00A45500">
        <w:rPr>
          <w:rFonts w:hint="eastAsia"/>
        </w:rPr>
        <w:t>对整个虚拟机</w:t>
      </w:r>
      <w:r w:rsidR="006F025F" w:rsidRPr="00A45500">
        <w:rPr>
          <w:rFonts w:hint="eastAsia"/>
        </w:rPr>
        <w:t>实现</w:t>
      </w:r>
      <w:r w:rsidR="00131D4A" w:rsidRPr="00A45500">
        <w:rPr>
          <w:rFonts w:hint="eastAsia"/>
        </w:rPr>
        <w:t>确定性重放</w:t>
      </w:r>
      <w:r w:rsidR="00BF38DF" w:rsidRPr="00A45500">
        <w:rPr>
          <w:rFonts w:hint="eastAsia"/>
        </w:rPr>
        <w:t>会</w:t>
      </w:r>
      <w:r w:rsidR="007C6F7F" w:rsidRPr="00A45500">
        <w:rPr>
          <w:rFonts w:hint="eastAsia"/>
        </w:rPr>
        <w:t>增加</w:t>
      </w:r>
      <w:r w:rsidR="006D476A" w:rsidRPr="00A45500">
        <w:rPr>
          <w:rFonts w:hint="eastAsia"/>
        </w:rPr>
        <w:t>大量</w:t>
      </w:r>
      <w:r w:rsidR="00131D4A" w:rsidRPr="00A45500">
        <w:rPr>
          <w:rFonts w:hint="eastAsia"/>
        </w:rPr>
        <w:t>的</w:t>
      </w:r>
      <w:r w:rsidR="002E1AF5" w:rsidRPr="00A45500">
        <w:rPr>
          <w:rFonts w:hint="eastAsia"/>
        </w:rPr>
        <w:t>额外</w:t>
      </w:r>
      <w:r w:rsidR="002762A0" w:rsidRPr="00A45500">
        <w:rPr>
          <w:rFonts w:hint="eastAsia"/>
        </w:rPr>
        <w:t>开销</w:t>
      </w:r>
      <w:r w:rsidR="000900A5" w:rsidRPr="00A45500">
        <w:rPr>
          <w:rFonts w:hint="eastAsia"/>
        </w:rPr>
        <w:t>。</w:t>
      </w:r>
    </w:p>
    <w:p w14:paraId="52FCCB8D" w14:textId="4CF07457" w:rsidR="002D0A33" w:rsidRPr="00A45500" w:rsidRDefault="000E3219" w:rsidP="000900A5">
      <w:pPr>
        <w:ind w:firstLine="480"/>
      </w:pPr>
      <w:r w:rsidRPr="00A45500">
        <w:rPr>
          <w:rFonts w:hint="eastAsia"/>
        </w:rPr>
        <w:t>为了</w:t>
      </w:r>
      <w:r w:rsidR="00643483" w:rsidRPr="00A45500">
        <w:rPr>
          <w:rFonts w:hint="eastAsia"/>
        </w:rPr>
        <w:t>实现</w:t>
      </w:r>
      <w:r w:rsidR="00AD1989" w:rsidRPr="00A45500">
        <w:rPr>
          <w:rFonts w:hint="eastAsia"/>
        </w:rPr>
        <w:t>可重现性</w:t>
      </w:r>
      <w:r w:rsidR="00EB39E5" w:rsidRPr="00A45500">
        <w:rPr>
          <w:rFonts w:hint="eastAsia"/>
        </w:rPr>
        <w:t>的目标</w:t>
      </w:r>
      <w:r w:rsidR="00FA1F24" w:rsidRPr="00A45500">
        <w:rPr>
          <w:rFonts w:hint="eastAsia"/>
        </w:rPr>
        <w:t>，本文</w:t>
      </w:r>
      <w:r w:rsidR="00BB1DCC" w:rsidRPr="00A45500">
        <w:rPr>
          <w:rFonts w:hint="eastAsia"/>
        </w:rPr>
        <w:t>结合命名空间和</w:t>
      </w:r>
      <w:r w:rsidR="00BB1DCC" w:rsidRPr="00A45500">
        <w:rPr>
          <w:rFonts w:hint="eastAsia"/>
        </w:rPr>
        <w:t>D</w:t>
      </w:r>
      <w:r w:rsidR="00BB1DCC" w:rsidRPr="00A45500">
        <w:t>ocker</w:t>
      </w:r>
      <w:r w:rsidR="00BB1DCC" w:rsidRPr="00A45500">
        <w:rPr>
          <w:rFonts w:hint="eastAsia"/>
        </w:rPr>
        <w:t>容器技术</w:t>
      </w:r>
      <w:r w:rsidR="00DE34F5" w:rsidRPr="00A45500">
        <w:rPr>
          <w:rFonts w:hint="eastAsia"/>
        </w:rPr>
        <w:t>，</w:t>
      </w:r>
      <w:r w:rsidR="00FA1F24" w:rsidRPr="00A45500">
        <w:rPr>
          <w:rFonts w:hint="eastAsia"/>
        </w:rPr>
        <w:t>设计并实现了</w:t>
      </w:r>
      <w:r w:rsidR="00FA1F24" w:rsidRPr="00A45500">
        <w:rPr>
          <w:rFonts w:hint="eastAsia"/>
        </w:rPr>
        <w:t>2</w:t>
      </w:r>
      <w:r w:rsidR="00FA1F24" w:rsidRPr="00A45500">
        <w:rPr>
          <w:rFonts w:hint="eastAsia"/>
        </w:rPr>
        <w:t>层嵌套</w:t>
      </w:r>
      <w:r w:rsidR="0071586B" w:rsidRPr="00A45500">
        <w:rPr>
          <w:rFonts w:hint="eastAsia"/>
        </w:rPr>
        <w:t>的</w:t>
      </w:r>
      <w:r w:rsidR="00F84762" w:rsidRPr="00A45500">
        <w:rPr>
          <w:rFonts w:hint="eastAsia"/>
        </w:rPr>
        <w:t>容器方案</w:t>
      </w:r>
      <w:r w:rsidR="00245425" w:rsidRPr="00A45500">
        <w:rPr>
          <w:rFonts w:hint="eastAsia"/>
        </w:rPr>
        <w:t>，如图</w:t>
      </w:r>
      <w:r w:rsidR="00045E36" w:rsidRPr="00A45500">
        <w:rPr>
          <w:rFonts w:hint="eastAsia"/>
        </w:rPr>
        <w:t>3</w:t>
      </w:r>
      <w:r w:rsidR="00045E36" w:rsidRPr="00A45500">
        <w:t>.</w:t>
      </w:r>
      <w:r w:rsidR="0032192D" w:rsidRPr="00A45500">
        <w:t>5</w:t>
      </w:r>
      <w:r w:rsidR="00245425" w:rsidRPr="00A45500">
        <w:rPr>
          <w:rFonts w:hint="eastAsia"/>
        </w:rPr>
        <w:t>所示</w:t>
      </w:r>
      <w:r w:rsidR="001E1D29" w:rsidRPr="00A45500">
        <w:rPr>
          <w:rFonts w:hint="eastAsia"/>
        </w:rPr>
        <w:t>。在</w:t>
      </w:r>
      <w:r w:rsidR="007512CF" w:rsidRPr="00A45500">
        <w:rPr>
          <w:rFonts w:hint="eastAsia"/>
        </w:rPr>
        <w:t>内层容器中</w:t>
      </w:r>
      <w:r w:rsidR="00DB725C" w:rsidRPr="00A45500">
        <w:rPr>
          <w:rFonts w:hint="eastAsia"/>
        </w:rPr>
        <w:t>，</w:t>
      </w:r>
      <w:r w:rsidR="00E236A6" w:rsidRPr="00A45500">
        <w:rPr>
          <w:rFonts w:hint="eastAsia"/>
        </w:rPr>
        <w:t>为了满足任意应用程序的可重现性，且不需要修改内核或记录完整虚拟机状态，设计并实现了基于控制组</w:t>
      </w:r>
      <w:proofErr w:type="spellStart"/>
      <w:r w:rsidR="00E236A6" w:rsidRPr="00A45500">
        <w:rPr>
          <w:rFonts w:hint="eastAsia"/>
        </w:rPr>
        <w:t>cgroups</w:t>
      </w:r>
      <w:proofErr w:type="spellEnd"/>
      <w:r w:rsidR="00E236A6" w:rsidRPr="00A45500">
        <w:rPr>
          <w:rFonts w:hint="eastAsia"/>
        </w:rPr>
        <w:t>、用户命名空间</w:t>
      </w:r>
      <w:r w:rsidR="00E236A6" w:rsidRPr="00A45500">
        <w:rPr>
          <w:rFonts w:hint="eastAsia"/>
        </w:rPr>
        <w:t>Namespace</w:t>
      </w:r>
      <w:r w:rsidR="00E236A6" w:rsidRPr="00A45500">
        <w:rPr>
          <w:rFonts w:hint="eastAsia"/>
        </w:rPr>
        <w:t>等技术的容器化可重现方案。在纯软件命名空间中隔离容器内进程，保证每个进程组有独立</w:t>
      </w:r>
      <w:r w:rsidR="00637FF2" w:rsidRPr="00A45500">
        <w:rPr>
          <w:rFonts w:hint="eastAsia"/>
        </w:rPr>
        <w:t>唯一</w:t>
      </w:r>
      <w:r w:rsidR="00E236A6" w:rsidRPr="00A45500">
        <w:rPr>
          <w:rFonts w:hint="eastAsia"/>
        </w:rPr>
        <w:t>的</w:t>
      </w:r>
      <w:r w:rsidR="00E236A6" w:rsidRPr="00A45500">
        <w:rPr>
          <w:rFonts w:hint="eastAsia"/>
        </w:rPr>
        <w:t>PID</w:t>
      </w:r>
      <w:r w:rsidR="00E236A6" w:rsidRPr="00A45500">
        <w:rPr>
          <w:rFonts w:hint="eastAsia"/>
        </w:rPr>
        <w:t>等标识符，将确定性执行程序与外部的程序和文件隔离起来。</w:t>
      </w:r>
      <w:r w:rsidR="0089732B" w:rsidRPr="00A45500">
        <w:rPr>
          <w:rFonts w:hint="eastAsia"/>
        </w:rPr>
        <w:t>通过内层容器的</w:t>
      </w:r>
      <w:r w:rsidR="00CB63EE" w:rsidRPr="00A45500">
        <w:rPr>
          <w:rFonts w:hint="eastAsia"/>
        </w:rPr>
        <w:t>包装</w:t>
      </w:r>
      <w:r w:rsidR="00BB1DCC" w:rsidRPr="00A45500">
        <w:rPr>
          <w:rFonts w:hint="eastAsia"/>
        </w:rPr>
        <w:t>，</w:t>
      </w:r>
      <w:r w:rsidR="00E645C3" w:rsidRPr="00A45500">
        <w:rPr>
          <w:rFonts w:hint="eastAsia"/>
        </w:rPr>
        <w:t>能够</w:t>
      </w:r>
      <w:r w:rsidR="003668EA" w:rsidRPr="00A45500">
        <w:rPr>
          <w:rFonts w:hint="eastAsia"/>
        </w:rPr>
        <w:t>规避</w:t>
      </w:r>
      <w:r w:rsidR="00C721E1" w:rsidRPr="00A45500">
        <w:rPr>
          <w:rFonts w:hint="eastAsia"/>
        </w:rPr>
        <w:t>来自</w:t>
      </w:r>
      <w:r w:rsidR="006A7918" w:rsidRPr="00A45500">
        <w:rPr>
          <w:rFonts w:hint="eastAsia"/>
        </w:rPr>
        <w:t>容器</w:t>
      </w:r>
      <w:proofErr w:type="gramStart"/>
      <w:r w:rsidR="006A7918" w:rsidRPr="00A45500">
        <w:rPr>
          <w:rFonts w:hint="eastAsia"/>
        </w:rPr>
        <w:t>中进程</w:t>
      </w:r>
      <w:proofErr w:type="gramEnd"/>
      <w:r w:rsidR="006A7918" w:rsidRPr="00A45500">
        <w:rPr>
          <w:rFonts w:hint="eastAsia"/>
        </w:rPr>
        <w:t>的</w:t>
      </w:r>
      <w:r w:rsidR="005D72BF" w:rsidRPr="00A45500">
        <w:rPr>
          <w:rFonts w:hint="eastAsia"/>
        </w:rPr>
        <w:t>进程标识符</w:t>
      </w:r>
      <w:r w:rsidR="00575B06" w:rsidRPr="00A45500">
        <w:rPr>
          <w:rFonts w:hint="eastAsia"/>
        </w:rPr>
        <w:t>等</w:t>
      </w:r>
      <w:r w:rsidR="00EE5E32" w:rsidRPr="00A45500">
        <w:rPr>
          <w:rFonts w:hint="eastAsia"/>
        </w:rPr>
        <w:t>因素的影响。</w:t>
      </w:r>
    </w:p>
    <w:p w14:paraId="3DFD3DC1" w14:textId="51971CB2" w:rsidR="006B7830" w:rsidRPr="00A45500" w:rsidRDefault="00083121" w:rsidP="006B7830">
      <w:pPr>
        <w:keepNext/>
        <w:spacing w:line="240" w:lineRule="auto"/>
        <w:ind w:firstLineChars="0" w:firstLine="0"/>
        <w:jc w:val="center"/>
      </w:pPr>
      <w:r w:rsidRPr="00A45500">
        <w:rPr>
          <w:noProof/>
        </w:rPr>
        <w:lastRenderedPageBreak/>
        <w:drawing>
          <wp:inline distT="0" distB="0" distL="0" distR="0" wp14:anchorId="793712BA" wp14:editId="45B4F726">
            <wp:extent cx="2943657" cy="184866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5214" cy="1862207"/>
                    </a:xfrm>
                    <a:prstGeom prst="rect">
                      <a:avLst/>
                    </a:prstGeom>
                    <a:noFill/>
                  </pic:spPr>
                </pic:pic>
              </a:graphicData>
            </a:graphic>
          </wp:inline>
        </w:drawing>
      </w:r>
    </w:p>
    <w:p w14:paraId="3D381094" w14:textId="64826D26" w:rsidR="00B666C8" w:rsidRPr="00A45500" w:rsidRDefault="006B7830" w:rsidP="009412B6">
      <w:pPr>
        <w:pStyle w:val="afa"/>
      </w:pPr>
      <w:r w:rsidRPr="00A45500">
        <w:rPr>
          <w:rFonts w:hint="eastAsia"/>
        </w:rPr>
        <w:t>图</w:t>
      </w:r>
      <w:r w:rsidRPr="00A45500">
        <w:rPr>
          <w:rFonts w:hint="eastAsia"/>
        </w:rPr>
        <w:t>3</w:t>
      </w:r>
      <w:r w:rsidRPr="00A45500">
        <w:t xml:space="preserve">.5 </w:t>
      </w:r>
      <w:r w:rsidR="00DA42AC" w:rsidRPr="00A45500">
        <w:t>LXC</w:t>
      </w:r>
      <w:r w:rsidR="00DA42AC" w:rsidRPr="00A45500">
        <w:rPr>
          <w:rFonts w:hint="eastAsia"/>
        </w:rPr>
        <w:t>和</w:t>
      </w:r>
      <w:r w:rsidR="00DA42AC" w:rsidRPr="00A45500">
        <w:rPr>
          <w:rFonts w:hint="eastAsia"/>
        </w:rPr>
        <w:t>D</w:t>
      </w:r>
      <w:r w:rsidR="00DA42AC" w:rsidRPr="00A45500">
        <w:t>ocker</w:t>
      </w:r>
      <w:r w:rsidR="00C3519D" w:rsidRPr="00A45500">
        <w:rPr>
          <w:rFonts w:hint="eastAsia"/>
        </w:rPr>
        <w:t>嵌套的</w:t>
      </w:r>
      <w:r w:rsidR="00FE300D" w:rsidRPr="00A45500">
        <w:rPr>
          <w:rFonts w:hint="eastAsia"/>
        </w:rPr>
        <w:t>容器设计</w:t>
      </w:r>
    </w:p>
    <w:p w14:paraId="5D549F78" w14:textId="78C06019" w:rsidR="007B6DB8" w:rsidRPr="00A45500" w:rsidRDefault="001D7E32" w:rsidP="000900A5">
      <w:pPr>
        <w:ind w:firstLine="480"/>
      </w:pPr>
      <w:r w:rsidRPr="00A45500">
        <w:rPr>
          <w:rFonts w:hint="eastAsia"/>
        </w:rPr>
        <w:t>在外层容器中</w:t>
      </w:r>
      <w:r w:rsidR="00EC4BFC" w:rsidRPr="00A45500">
        <w:rPr>
          <w:rFonts w:hint="eastAsia"/>
        </w:rPr>
        <w:t>，使用标准化的容器</w:t>
      </w:r>
      <w:r w:rsidR="008D4011" w:rsidRPr="00A45500">
        <w:rPr>
          <w:rFonts w:hint="eastAsia"/>
        </w:rPr>
        <w:t>工具</w:t>
      </w:r>
      <w:r w:rsidR="008D4011" w:rsidRPr="00A45500">
        <w:rPr>
          <w:rFonts w:hint="eastAsia"/>
        </w:rPr>
        <w:t>D</w:t>
      </w:r>
      <w:r w:rsidR="008D4011" w:rsidRPr="00A45500">
        <w:t>ocker</w:t>
      </w:r>
      <w:r w:rsidR="008D4011" w:rsidRPr="00A45500">
        <w:rPr>
          <w:rFonts w:hint="eastAsia"/>
        </w:rPr>
        <w:t>，将调用</w:t>
      </w:r>
      <m:oMath>
        <m:r>
          <w:rPr>
            <w:rFonts w:ascii="Cambria Math" w:hAnsi="Cambria Math" w:hint="eastAsia"/>
          </w:rPr>
          <m:t>p</m:t>
        </m:r>
        <m:r>
          <w:rPr>
            <w:rFonts w:ascii="Cambria Math" w:hAnsi="Cambria Math"/>
          </w:rPr>
          <m:t>trace</m:t>
        </m:r>
      </m:oMath>
      <w:r w:rsidR="00140BE1" w:rsidRPr="00A45500">
        <w:rPr>
          <w:rFonts w:hint="eastAsia"/>
        </w:rPr>
        <w:t xml:space="preserve"> </w:t>
      </w:r>
      <w:r w:rsidR="00140BE1" w:rsidRPr="00A45500">
        <w:rPr>
          <w:rFonts w:hint="eastAsia"/>
        </w:rPr>
        <w:t>的</w:t>
      </w:r>
      <w:r w:rsidR="00FB0142" w:rsidRPr="00A45500">
        <w:rPr>
          <w:rFonts w:hint="eastAsia"/>
        </w:rPr>
        <w:t>跟踪进程</w:t>
      </w:r>
      <w:r w:rsidR="008B7422" w:rsidRPr="00A45500">
        <w:rPr>
          <w:rFonts w:hint="eastAsia"/>
        </w:rPr>
        <w:t>、</w:t>
      </w:r>
      <w:r w:rsidR="00515EE9" w:rsidRPr="00A45500">
        <w:rPr>
          <w:rFonts w:hint="eastAsia"/>
        </w:rPr>
        <w:t>内</w:t>
      </w:r>
      <w:r w:rsidR="008B7422" w:rsidRPr="00A45500">
        <w:rPr>
          <w:rFonts w:hint="eastAsia"/>
        </w:rPr>
        <w:t>层</w:t>
      </w:r>
      <w:r w:rsidR="00B13CCD" w:rsidRPr="00A45500">
        <w:rPr>
          <w:rFonts w:hint="eastAsia"/>
        </w:rPr>
        <w:t>命名空间</w:t>
      </w:r>
      <w:r w:rsidR="00944C9E" w:rsidRPr="00A45500">
        <w:rPr>
          <w:rFonts w:hint="eastAsia"/>
        </w:rPr>
        <w:t>容器</w:t>
      </w:r>
      <w:r w:rsidR="001D721B" w:rsidRPr="00A45500">
        <w:rPr>
          <w:rFonts w:hint="eastAsia"/>
        </w:rPr>
        <w:t>、</w:t>
      </w:r>
      <w:r w:rsidR="003F4A8E" w:rsidRPr="00A45500">
        <w:rPr>
          <w:rFonts w:hint="eastAsia"/>
        </w:rPr>
        <w:t>拦截调用库</w:t>
      </w:r>
      <w:r w:rsidR="00E73FA3" w:rsidRPr="00A45500">
        <w:rPr>
          <w:rFonts w:hint="eastAsia"/>
        </w:rPr>
        <w:t>等</w:t>
      </w:r>
      <w:r w:rsidR="00E61D39" w:rsidRPr="00A45500">
        <w:rPr>
          <w:rFonts w:hint="eastAsia"/>
        </w:rPr>
        <w:t>功能模块</w:t>
      </w:r>
      <w:r w:rsidR="000234FC" w:rsidRPr="00A45500">
        <w:rPr>
          <w:rFonts w:hint="eastAsia"/>
        </w:rPr>
        <w:t>封装到</w:t>
      </w:r>
      <w:r w:rsidR="00AC623C" w:rsidRPr="00A45500">
        <w:rPr>
          <w:rFonts w:hint="eastAsia"/>
        </w:rPr>
        <w:t>镜像文件中</w:t>
      </w:r>
      <w:r w:rsidR="00EB0B84" w:rsidRPr="00A45500">
        <w:rPr>
          <w:rFonts w:hint="eastAsia"/>
        </w:rPr>
        <w:t>，利用</w:t>
      </w:r>
      <m:oMath>
        <m:r>
          <w:rPr>
            <w:rFonts w:ascii="Cambria Math" w:hAnsi="Cambria Math" w:hint="eastAsia"/>
          </w:rPr>
          <m:t xml:space="preserve">ptrace </m:t>
        </m:r>
      </m:oMath>
      <w:r w:rsidR="00EB0B84" w:rsidRPr="00A45500">
        <w:rPr>
          <w:rFonts w:hint="eastAsia"/>
        </w:rPr>
        <w:t>监视并拦截从</w:t>
      </w:r>
      <w:r w:rsidR="008E164C" w:rsidRPr="00A45500">
        <w:rPr>
          <w:rFonts w:hint="eastAsia"/>
        </w:rPr>
        <w:t>内层</w:t>
      </w:r>
      <w:r w:rsidR="00EB0B84" w:rsidRPr="00A45500">
        <w:rPr>
          <w:rFonts w:hint="eastAsia"/>
        </w:rPr>
        <w:t>容器中进行的所有系统调用</w:t>
      </w:r>
      <w:r w:rsidR="00AC623C" w:rsidRPr="00A45500">
        <w:rPr>
          <w:rFonts w:hint="eastAsia"/>
        </w:rPr>
        <w:t>。</w:t>
      </w:r>
      <w:r w:rsidR="00E26B36" w:rsidRPr="00A45500">
        <w:rPr>
          <w:rFonts w:hint="eastAsia"/>
        </w:rPr>
        <w:t>D</w:t>
      </w:r>
      <w:r w:rsidR="00E26B36" w:rsidRPr="00A45500">
        <w:t>ocker</w:t>
      </w:r>
      <w:r w:rsidR="00E26B36" w:rsidRPr="00A45500">
        <w:rPr>
          <w:rFonts w:hint="eastAsia"/>
        </w:rPr>
        <w:t>提供了更加强大的文件隔离机制</w:t>
      </w:r>
      <w:r w:rsidR="00A04F43" w:rsidRPr="00A45500">
        <w:rPr>
          <w:rFonts w:hint="eastAsia"/>
        </w:rPr>
        <w:t>，并且</w:t>
      </w:r>
      <w:r w:rsidR="00516D3D" w:rsidRPr="00A45500">
        <w:rPr>
          <w:rFonts w:hint="eastAsia"/>
        </w:rPr>
        <w:t>提供了</w:t>
      </w:r>
      <w:r w:rsidR="001329F8" w:rsidRPr="00A45500">
        <w:rPr>
          <w:rFonts w:hint="eastAsia"/>
        </w:rPr>
        <w:t>可移植性的优化</w:t>
      </w:r>
      <w:r w:rsidR="00500B5D" w:rsidRPr="00A45500">
        <w:rPr>
          <w:rFonts w:hint="eastAsia"/>
        </w:rPr>
        <w:t>，能够在不同机器间快速部署</w:t>
      </w:r>
      <w:r w:rsidR="001B1AA3" w:rsidRPr="00A45500">
        <w:rPr>
          <w:rFonts w:hint="eastAsia"/>
        </w:rPr>
        <w:t>可重现性</w:t>
      </w:r>
      <w:r w:rsidR="000566C2" w:rsidRPr="00A45500">
        <w:rPr>
          <w:rFonts w:hint="eastAsia"/>
        </w:rPr>
        <w:t>环境</w:t>
      </w:r>
      <w:r w:rsidR="00841D2E" w:rsidRPr="00A45500">
        <w:rPr>
          <w:rFonts w:hint="eastAsia"/>
        </w:rPr>
        <w:t>。</w:t>
      </w:r>
      <w:r w:rsidR="00B25DF3" w:rsidRPr="00A45500">
        <w:rPr>
          <w:rFonts w:hint="eastAsia"/>
        </w:rPr>
        <w:t>在不考虑</w:t>
      </w:r>
      <w:r w:rsidR="001862F9" w:rsidRPr="00A45500">
        <w:rPr>
          <w:rFonts w:hint="eastAsia"/>
        </w:rPr>
        <w:t>拦截</w:t>
      </w:r>
      <w:r w:rsidR="003F7A07" w:rsidRPr="00A45500">
        <w:rPr>
          <w:rFonts w:hint="eastAsia"/>
        </w:rPr>
        <w:t>C</w:t>
      </w:r>
      <w:r w:rsidR="003F7A07" w:rsidRPr="00A45500">
        <w:t>PU</w:t>
      </w:r>
      <w:r w:rsidR="003F7A07" w:rsidRPr="00A45500">
        <w:rPr>
          <w:rFonts w:hint="eastAsia"/>
        </w:rPr>
        <w:t>系统调用的情况下，</w:t>
      </w:r>
      <w:r w:rsidR="00BC58B7" w:rsidRPr="00A45500">
        <w:rPr>
          <w:rFonts w:hint="eastAsia"/>
        </w:rPr>
        <w:t>使用</w:t>
      </w:r>
      <w:r w:rsidR="00BC58B7" w:rsidRPr="00A45500">
        <w:rPr>
          <w:rFonts w:hint="eastAsia"/>
        </w:rPr>
        <w:t>D</w:t>
      </w:r>
      <w:r w:rsidR="00BC58B7" w:rsidRPr="00A45500">
        <w:t>ocker</w:t>
      </w:r>
      <w:r w:rsidR="00BC58B7" w:rsidRPr="00A45500">
        <w:rPr>
          <w:rFonts w:hint="eastAsia"/>
        </w:rPr>
        <w:t>可以</w:t>
      </w:r>
      <w:r w:rsidR="00F70822" w:rsidRPr="00A45500">
        <w:rPr>
          <w:rFonts w:hint="eastAsia"/>
        </w:rPr>
        <w:t>将上述方案</w:t>
      </w:r>
      <w:r w:rsidR="00A37029" w:rsidRPr="00A45500">
        <w:rPr>
          <w:rFonts w:hint="eastAsia"/>
        </w:rPr>
        <w:t>快速部署到</w:t>
      </w:r>
      <w:r w:rsidR="00A37029" w:rsidRPr="00A45500">
        <w:rPr>
          <w:rFonts w:hint="eastAsia"/>
        </w:rPr>
        <w:t>R</w:t>
      </w:r>
      <w:r w:rsidR="00A37029" w:rsidRPr="00A45500">
        <w:t>ISC-V</w:t>
      </w:r>
      <w:r w:rsidR="00A37029" w:rsidRPr="00A45500">
        <w:rPr>
          <w:rFonts w:hint="eastAsia"/>
        </w:rPr>
        <w:t>架构上</w:t>
      </w:r>
      <w:r w:rsidR="00680055" w:rsidRPr="00A45500">
        <w:rPr>
          <w:rFonts w:hint="eastAsia"/>
        </w:rPr>
        <w:t>。</w:t>
      </w:r>
    </w:p>
    <w:p w14:paraId="50FFB787" w14:textId="10D22EEC" w:rsidR="008128D9" w:rsidRPr="00A45500" w:rsidRDefault="00C838CD" w:rsidP="008128D9">
      <w:pPr>
        <w:ind w:firstLine="480"/>
      </w:pPr>
      <w:r w:rsidRPr="00A45500">
        <w:rPr>
          <w:rFonts w:hint="eastAsia"/>
        </w:rPr>
        <w:t>2</w:t>
      </w:r>
      <w:r w:rsidRPr="00A45500">
        <w:rPr>
          <w:rFonts w:hint="eastAsia"/>
        </w:rPr>
        <w:t>层嵌套的</w:t>
      </w:r>
      <w:r w:rsidR="00DB5BB4" w:rsidRPr="00A45500">
        <w:rPr>
          <w:rFonts w:hint="eastAsia"/>
        </w:rPr>
        <w:t>容器化</w:t>
      </w:r>
      <w:r w:rsidR="00EE3FC8" w:rsidRPr="00A45500">
        <w:rPr>
          <w:rFonts w:hint="eastAsia"/>
        </w:rPr>
        <w:t>方案</w:t>
      </w:r>
      <w:r w:rsidR="00643483" w:rsidRPr="00A45500">
        <w:rPr>
          <w:rFonts w:hint="eastAsia"/>
        </w:rPr>
        <w:t>这一功能</w:t>
      </w:r>
      <w:r w:rsidR="00886BEF" w:rsidRPr="00A45500">
        <w:rPr>
          <w:rFonts w:hint="eastAsia"/>
        </w:rPr>
        <w:t>实现了</w:t>
      </w:r>
      <w:r w:rsidR="00CD341D" w:rsidRPr="00A45500">
        <w:rPr>
          <w:rFonts w:hint="eastAsia"/>
        </w:rPr>
        <w:t>可重现性的要求</w:t>
      </w:r>
      <w:r w:rsidR="00643483" w:rsidRPr="00A45500">
        <w:rPr>
          <w:rFonts w:hint="eastAsia"/>
        </w:rPr>
        <w:t>：纯软件用户空间解决方案，支持未修改的二进制文件，</w:t>
      </w:r>
      <w:r w:rsidR="00D04A34" w:rsidRPr="00A45500">
        <w:rPr>
          <w:rFonts w:hint="eastAsia"/>
        </w:rPr>
        <w:t>并且</w:t>
      </w:r>
      <w:r w:rsidR="00643483" w:rsidRPr="00A45500">
        <w:rPr>
          <w:rFonts w:hint="eastAsia"/>
        </w:rPr>
        <w:t>不需要特权（</w:t>
      </w:r>
      <w:r w:rsidR="005C0121" w:rsidRPr="00A45500">
        <w:rPr>
          <w:rFonts w:hint="eastAsia"/>
        </w:rPr>
        <w:t>r</w:t>
      </w:r>
      <w:r w:rsidR="00643483" w:rsidRPr="00A45500">
        <w:rPr>
          <w:rFonts w:hint="eastAsia"/>
        </w:rPr>
        <w:t>oot</w:t>
      </w:r>
      <w:r w:rsidR="00643483" w:rsidRPr="00A45500">
        <w:rPr>
          <w:rFonts w:hint="eastAsia"/>
        </w:rPr>
        <w:t>）访问。</w:t>
      </w:r>
    </w:p>
    <w:p w14:paraId="6F130851" w14:textId="16F235B2" w:rsidR="000900A5" w:rsidRPr="00A45500" w:rsidRDefault="000900A5" w:rsidP="00B633B8">
      <w:pPr>
        <w:pStyle w:val="22"/>
      </w:pPr>
      <w:bookmarkStart w:id="145" w:name="_Toc99905761"/>
      <w:r w:rsidRPr="00A45500">
        <w:rPr>
          <w:rFonts w:hint="eastAsia"/>
        </w:rPr>
        <w:t>3</w:t>
      </w:r>
      <w:r w:rsidRPr="00A45500">
        <w:t xml:space="preserve">.3.1 </w:t>
      </w:r>
      <w:r w:rsidRPr="00A45500">
        <w:rPr>
          <w:rFonts w:hint="eastAsia"/>
        </w:rPr>
        <w:t>进程标识符</w:t>
      </w:r>
      <w:bookmarkEnd w:id="145"/>
    </w:p>
    <w:p w14:paraId="66AE6F8D" w14:textId="4D446244" w:rsidR="000900A5" w:rsidRPr="00A45500" w:rsidRDefault="000900A5" w:rsidP="008128D9">
      <w:pPr>
        <w:ind w:firstLine="480"/>
      </w:pPr>
      <w:r w:rsidRPr="00A45500">
        <w:rPr>
          <w:rFonts w:hint="eastAsia"/>
        </w:rPr>
        <w:t>由于</w:t>
      </w:r>
      <w:r w:rsidR="009B5DE1" w:rsidRPr="00A45500">
        <w:rPr>
          <w:rFonts w:hint="eastAsia"/>
        </w:rPr>
        <w:t>容器内</w:t>
      </w:r>
      <w:r w:rsidRPr="00A45500">
        <w:rPr>
          <w:rFonts w:hint="eastAsia"/>
        </w:rPr>
        <w:t>的</w:t>
      </w:r>
      <w:r w:rsidR="005B05DC" w:rsidRPr="00A45500">
        <w:rPr>
          <w:rFonts w:hint="eastAsia"/>
        </w:rPr>
        <w:t>用户</w:t>
      </w:r>
      <w:r w:rsidRPr="00A45500">
        <w:rPr>
          <w:rFonts w:hint="eastAsia"/>
        </w:rPr>
        <w:t>进程</w:t>
      </w:r>
      <w:r w:rsidR="0071259E" w:rsidRPr="00A45500">
        <w:rPr>
          <w:rFonts w:hint="eastAsia"/>
        </w:rPr>
        <w:t>通过</w:t>
      </w:r>
      <w:r w:rsidRPr="00A45500">
        <w:rPr>
          <w:rFonts w:hint="eastAsia"/>
        </w:rPr>
        <w:t>命名空间</w:t>
      </w:r>
      <w:r w:rsidR="00D75EEB" w:rsidRPr="00A45500">
        <w:rPr>
          <w:rFonts w:hint="eastAsia"/>
        </w:rPr>
        <w:t>隔离</w:t>
      </w:r>
      <w:r w:rsidRPr="00A45500">
        <w:rPr>
          <w:rFonts w:hint="eastAsia"/>
        </w:rPr>
        <w:t>，容器内的进程</w:t>
      </w:r>
      <w:r w:rsidR="007A13FD" w:rsidRPr="00A45500">
        <w:rPr>
          <w:rFonts w:hint="eastAsia"/>
        </w:rPr>
        <w:t>只能</w:t>
      </w:r>
      <w:r w:rsidRPr="00A45500">
        <w:rPr>
          <w:rFonts w:hint="eastAsia"/>
        </w:rPr>
        <w:t>接收到独立于容器外部</w:t>
      </w:r>
      <w:r w:rsidR="00DB0B4F" w:rsidRPr="00A45500">
        <w:rPr>
          <w:rFonts w:hint="eastAsia"/>
        </w:rPr>
        <w:t>环境</w:t>
      </w:r>
      <w:r w:rsidRPr="00A45500">
        <w:rPr>
          <w:rFonts w:hint="eastAsia"/>
        </w:rPr>
        <w:t>的唯一</w:t>
      </w:r>
      <w:r w:rsidR="00757A80" w:rsidRPr="00A45500">
        <w:rPr>
          <w:rFonts w:hint="eastAsia"/>
        </w:rPr>
        <w:t>进程标识符</w:t>
      </w:r>
      <w:r w:rsidR="001657F4" w:rsidRPr="00A45500">
        <w:rPr>
          <w:rFonts w:hint="eastAsia"/>
        </w:rPr>
        <w:t>（</w:t>
      </w:r>
      <w:r w:rsidR="001657F4" w:rsidRPr="00A45500">
        <w:rPr>
          <w:rFonts w:hint="eastAsia"/>
        </w:rPr>
        <w:t>P</w:t>
      </w:r>
      <w:r w:rsidR="001657F4" w:rsidRPr="00A45500">
        <w:t>ID</w:t>
      </w:r>
      <w:r w:rsidR="001657F4" w:rsidRPr="00A45500">
        <w:rPr>
          <w:rFonts w:hint="eastAsia"/>
        </w:rPr>
        <w:t>）</w:t>
      </w:r>
      <w:r w:rsidRPr="00A45500">
        <w:rPr>
          <w:rFonts w:hint="eastAsia"/>
        </w:rPr>
        <w:t>。用户进程不能命名容器外的任何进程。由于用户进程的创建和终止</w:t>
      </w:r>
      <w:r w:rsidR="00141F75" w:rsidRPr="00A45500">
        <w:rPr>
          <w:rFonts w:hint="eastAsia"/>
        </w:rPr>
        <w:t>顺序</w:t>
      </w:r>
      <w:r w:rsidR="004F13DB" w:rsidRPr="00A45500">
        <w:rPr>
          <w:rFonts w:hint="eastAsia"/>
        </w:rPr>
        <w:t>已经被</w:t>
      </w:r>
      <w:r w:rsidRPr="00A45500">
        <w:rPr>
          <w:rFonts w:hint="eastAsia"/>
        </w:rPr>
        <w:t>确定性的</w:t>
      </w:r>
      <w:r w:rsidR="004F13DB" w:rsidRPr="00A45500">
        <w:rPr>
          <w:rFonts w:hint="eastAsia"/>
        </w:rPr>
        <w:t>记录下来</w:t>
      </w:r>
      <w:r w:rsidRPr="00A45500">
        <w:rPr>
          <w:rFonts w:hint="eastAsia"/>
        </w:rPr>
        <w:t>，并且</w:t>
      </w:r>
      <w:r w:rsidRPr="00A45500">
        <w:rPr>
          <w:rFonts w:hint="eastAsia"/>
        </w:rPr>
        <w:t>Linux</w:t>
      </w:r>
      <w:r w:rsidRPr="00A45500">
        <w:rPr>
          <w:rFonts w:hint="eastAsia"/>
        </w:rPr>
        <w:t>在每个命名空间中</w:t>
      </w:r>
      <w:r w:rsidR="009452EA" w:rsidRPr="00A45500">
        <w:rPr>
          <w:rFonts w:hint="eastAsia"/>
        </w:rPr>
        <w:t>遵循</w:t>
      </w:r>
      <w:r w:rsidRPr="00A45500">
        <w:rPr>
          <w:rFonts w:hint="eastAsia"/>
        </w:rPr>
        <w:t>顺序分配</w:t>
      </w:r>
      <w:r w:rsidRPr="00A45500">
        <w:rPr>
          <w:rFonts w:hint="eastAsia"/>
        </w:rPr>
        <w:t>PID</w:t>
      </w:r>
      <w:r w:rsidR="009452EA" w:rsidRPr="00A45500">
        <w:rPr>
          <w:rFonts w:hint="eastAsia"/>
        </w:rPr>
        <w:t>的原则</w:t>
      </w:r>
      <w:r w:rsidRPr="00A45500">
        <w:rPr>
          <w:rFonts w:hint="eastAsia"/>
        </w:rPr>
        <w:t>，容器内的</w:t>
      </w:r>
      <w:r w:rsidRPr="00A45500">
        <w:rPr>
          <w:rFonts w:hint="eastAsia"/>
        </w:rPr>
        <w:t>PID</w:t>
      </w:r>
      <w:r w:rsidRPr="00A45500">
        <w:rPr>
          <w:rFonts w:hint="eastAsia"/>
        </w:rPr>
        <w:t>自然是确定性的。</w:t>
      </w:r>
    </w:p>
    <w:p w14:paraId="03CC70DF" w14:textId="5EE476A6" w:rsidR="00EE20A1" w:rsidRPr="00A45500" w:rsidRDefault="00EE20A1" w:rsidP="00EE20A1">
      <w:pPr>
        <w:pStyle w:val="22"/>
      </w:pPr>
      <w:bookmarkStart w:id="146" w:name="_Toc99905762"/>
      <w:r w:rsidRPr="00A45500">
        <w:rPr>
          <w:rFonts w:hint="eastAsia"/>
        </w:rPr>
        <w:t>3</w:t>
      </w:r>
      <w:r w:rsidRPr="00A45500">
        <w:t xml:space="preserve">.3.2 </w:t>
      </w:r>
      <w:r w:rsidRPr="00A45500">
        <w:rPr>
          <w:rFonts w:hint="eastAsia"/>
        </w:rPr>
        <w:t>文件</w:t>
      </w:r>
      <w:r w:rsidR="000F4814" w:rsidRPr="00A45500">
        <w:rPr>
          <w:rFonts w:hint="eastAsia"/>
        </w:rPr>
        <w:t>系统</w:t>
      </w:r>
      <w:bookmarkEnd w:id="146"/>
    </w:p>
    <w:p w14:paraId="08E1061C" w14:textId="77777777" w:rsidR="005A43E4" w:rsidRPr="00A45500" w:rsidRDefault="000900A5" w:rsidP="008128D9">
      <w:pPr>
        <w:ind w:firstLine="480"/>
      </w:pPr>
      <w:r w:rsidRPr="00A45500">
        <w:rPr>
          <w:rFonts w:hint="eastAsia"/>
        </w:rPr>
        <w:t>文件</w:t>
      </w:r>
      <w:r w:rsidR="000478EC" w:rsidRPr="00A45500">
        <w:rPr>
          <w:rFonts w:hint="eastAsia"/>
        </w:rPr>
        <w:t>系统</w:t>
      </w:r>
      <w:r w:rsidRPr="00A45500">
        <w:rPr>
          <w:rFonts w:hint="eastAsia"/>
        </w:rPr>
        <w:t>是不</w:t>
      </w:r>
      <w:r w:rsidR="00E206E4" w:rsidRPr="00A45500">
        <w:rPr>
          <w:rFonts w:hint="eastAsia"/>
        </w:rPr>
        <w:t>确定</w:t>
      </w:r>
      <w:r w:rsidRPr="00A45500">
        <w:rPr>
          <w:rFonts w:hint="eastAsia"/>
        </w:rPr>
        <w:t>性</w:t>
      </w:r>
      <w:r w:rsidR="00D05C74" w:rsidRPr="00A45500">
        <w:rPr>
          <w:rFonts w:hint="eastAsia"/>
        </w:rPr>
        <w:t>因素</w:t>
      </w:r>
      <w:r w:rsidRPr="00A45500">
        <w:rPr>
          <w:rFonts w:hint="eastAsia"/>
        </w:rPr>
        <w:t>的来源</w:t>
      </w:r>
      <w:r w:rsidR="00C121DE" w:rsidRPr="00A45500">
        <w:rPr>
          <w:rFonts w:hint="eastAsia"/>
        </w:rPr>
        <w:t>之一</w:t>
      </w:r>
      <w:r w:rsidRPr="00A45500">
        <w:rPr>
          <w:rFonts w:hint="eastAsia"/>
        </w:rPr>
        <w:t>。为文件和目录提供可重现抽象的第一步是隔离用户进程拥有的主机文件系统的视图，通过</w:t>
      </w:r>
      <w:r w:rsidRPr="00A45500">
        <w:rPr>
          <w:rFonts w:hint="eastAsia"/>
        </w:rPr>
        <w:t>chroot</w:t>
      </w:r>
      <w:r w:rsidRPr="00A45500">
        <w:rPr>
          <w:rFonts w:hint="eastAsia"/>
        </w:rPr>
        <w:t>系统调用</w:t>
      </w:r>
      <w:r w:rsidR="00536CEC" w:rsidRPr="00A45500">
        <w:rPr>
          <w:rFonts w:hint="eastAsia"/>
        </w:rPr>
        <w:t>更改根目录</w:t>
      </w:r>
      <w:r w:rsidR="00664061" w:rsidRPr="00A45500">
        <w:rPr>
          <w:rFonts w:hint="eastAsia"/>
        </w:rPr>
        <w:t>地址</w:t>
      </w:r>
      <w:r w:rsidRPr="00A45500">
        <w:rPr>
          <w:rFonts w:hint="eastAsia"/>
        </w:rPr>
        <w:t>完成。</w:t>
      </w:r>
      <w:r w:rsidR="0073667F" w:rsidRPr="00A45500">
        <w:rPr>
          <w:rFonts w:hint="eastAsia"/>
        </w:rPr>
        <w:t>其次</w:t>
      </w:r>
      <w:r w:rsidR="00CF2309" w:rsidRPr="00A45500">
        <w:rPr>
          <w:rFonts w:hint="eastAsia"/>
        </w:rPr>
        <w:t>，基于</w:t>
      </w:r>
      <w:r w:rsidR="003A7476" w:rsidRPr="00A45500">
        <w:rPr>
          <w:rFonts w:hint="eastAsia"/>
        </w:rPr>
        <w:t>命名空间的容器</w:t>
      </w:r>
      <w:r w:rsidRPr="00A45500">
        <w:rPr>
          <w:rFonts w:hint="eastAsia"/>
        </w:rPr>
        <w:t>嵌套在</w:t>
      </w:r>
      <w:r w:rsidRPr="00A45500">
        <w:rPr>
          <w:rFonts w:hint="eastAsia"/>
        </w:rPr>
        <w:t>Docker</w:t>
      </w:r>
      <w:r w:rsidRPr="00A45500">
        <w:rPr>
          <w:rFonts w:hint="eastAsia"/>
        </w:rPr>
        <w:t>等标准容器中，</w:t>
      </w:r>
      <w:r w:rsidR="00924A01" w:rsidRPr="00A45500">
        <w:rPr>
          <w:rFonts w:hint="eastAsia"/>
        </w:rPr>
        <w:t>可</w:t>
      </w:r>
      <w:r w:rsidRPr="00A45500">
        <w:rPr>
          <w:rFonts w:hint="eastAsia"/>
        </w:rPr>
        <w:t>以</w:t>
      </w:r>
      <w:r w:rsidR="00C20B6B" w:rsidRPr="00A45500">
        <w:rPr>
          <w:rFonts w:hint="eastAsia"/>
        </w:rPr>
        <w:t>更好地</w:t>
      </w:r>
      <w:r w:rsidR="00BA007F" w:rsidRPr="00A45500">
        <w:rPr>
          <w:rFonts w:hint="eastAsia"/>
        </w:rPr>
        <w:t>隔离</w:t>
      </w:r>
      <w:r w:rsidRPr="00A45500">
        <w:rPr>
          <w:rFonts w:hint="eastAsia"/>
        </w:rPr>
        <w:t>主机</w:t>
      </w:r>
      <w:r w:rsidR="00176524" w:rsidRPr="00A45500">
        <w:rPr>
          <w:rFonts w:hint="eastAsia"/>
        </w:rPr>
        <w:t>系统上</w:t>
      </w:r>
      <w:r w:rsidR="00D851B5" w:rsidRPr="00A45500">
        <w:rPr>
          <w:rFonts w:hint="eastAsia"/>
        </w:rPr>
        <w:t>的</w:t>
      </w:r>
      <w:r w:rsidRPr="00A45500">
        <w:rPr>
          <w:rFonts w:hint="eastAsia"/>
        </w:rPr>
        <w:t>文件。</w:t>
      </w:r>
    </w:p>
    <w:p w14:paraId="081D4510" w14:textId="77777777" w:rsidR="005A43E4" w:rsidRPr="00A45500" w:rsidRDefault="000900A5" w:rsidP="008128D9">
      <w:pPr>
        <w:ind w:firstLine="480"/>
      </w:pPr>
      <w:r w:rsidRPr="00A45500">
        <w:rPr>
          <w:rFonts w:hint="eastAsia"/>
        </w:rPr>
        <w:t>Linux</w:t>
      </w:r>
      <w:r w:rsidRPr="00A45500">
        <w:rPr>
          <w:rFonts w:hint="eastAsia"/>
        </w:rPr>
        <w:t>命名空间控制着命名空间内部的</w:t>
      </w:r>
      <w:r w:rsidR="003A59D9" w:rsidRPr="00A45500">
        <w:rPr>
          <w:rFonts w:hint="eastAsia"/>
        </w:rPr>
        <w:t>系统</w:t>
      </w:r>
      <w:r w:rsidR="00BF5866" w:rsidRPr="00A45500">
        <w:rPr>
          <w:rFonts w:hint="eastAsia"/>
        </w:rPr>
        <w:t>标识符</w:t>
      </w:r>
      <w:r w:rsidR="001501E3" w:rsidRPr="00A45500">
        <w:rPr>
          <w:rFonts w:hint="eastAsia"/>
        </w:rPr>
        <w:t>（如</w:t>
      </w:r>
      <w:proofErr w:type="spellStart"/>
      <w:r w:rsidRPr="00A45500">
        <w:rPr>
          <w:rFonts w:hint="eastAsia"/>
        </w:rPr>
        <w:t>uid</w:t>
      </w:r>
      <w:proofErr w:type="spellEnd"/>
      <w:r w:rsidR="00433A8E" w:rsidRPr="00A45500">
        <w:rPr>
          <w:rFonts w:hint="eastAsia"/>
        </w:rPr>
        <w:t>、</w:t>
      </w:r>
      <w:r w:rsidRPr="00A45500">
        <w:rPr>
          <w:rFonts w:hint="eastAsia"/>
        </w:rPr>
        <w:t>gid</w:t>
      </w:r>
      <w:r w:rsidR="00433A8E" w:rsidRPr="00A45500">
        <w:rPr>
          <w:rFonts w:hint="eastAsia"/>
        </w:rPr>
        <w:t>等</w:t>
      </w:r>
      <w:r w:rsidR="00E01B45" w:rsidRPr="00A45500">
        <w:rPr>
          <w:rFonts w:hint="eastAsia"/>
        </w:rPr>
        <w:t>）</w:t>
      </w:r>
      <w:r w:rsidRPr="00A45500">
        <w:rPr>
          <w:rFonts w:hint="eastAsia"/>
        </w:rPr>
        <w:t>到</w:t>
      </w:r>
      <w:r w:rsidR="00720A0C" w:rsidRPr="00A45500">
        <w:rPr>
          <w:rFonts w:hint="eastAsia"/>
        </w:rPr>
        <w:t>主</w:t>
      </w:r>
      <w:r w:rsidRPr="00A45500">
        <w:rPr>
          <w:rFonts w:hint="eastAsia"/>
        </w:rPr>
        <w:t>机</w:t>
      </w:r>
      <w:r w:rsidR="00720A0C" w:rsidRPr="00A45500">
        <w:rPr>
          <w:rFonts w:hint="eastAsia"/>
        </w:rPr>
        <w:lastRenderedPageBreak/>
        <w:t>系统</w:t>
      </w:r>
      <w:r w:rsidRPr="00A45500">
        <w:rPr>
          <w:rFonts w:hint="eastAsia"/>
        </w:rPr>
        <w:t>上</w:t>
      </w:r>
      <w:r w:rsidR="00141641" w:rsidRPr="00A45500">
        <w:rPr>
          <w:rFonts w:hint="eastAsia"/>
        </w:rPr>
        <w:t>标识符</w:t>
      </w:r>
      <w:r w:rsidR="002E61FC" w:rsidRPr="00A45500">
        <w:rPr>
          <w:rFonts w:hint="eastAsia"/>
        </w:rPr>
        <w:t>的</w:t>
      </w:r>
      <w:r w:rsidRPr="00A45500">
        <w:rPr>
          <w:rFonts w:hint="eastAsia"/>
        </w:rPr>
        <w:t>映射</w:t>
      </w:r>
      <w:r w:rsidR="00136622" w:rsidRPr="00A45500">
        <w:rPr>
          <w:rFonts w:hint="eastAsia"/>
        </w:rPr>
        <w:t>，</w:t>
      </w:r>
      <w:r w:rsidRPr="00A45500">
        <w:rPr>
          <w:rFonts w:hint="eastAsia"/>
        </w:rPr>
        <w:t>此映射也是</w:t>
      </w:r>
      <w:r w:rsidR="0091417A" w:rsidRPr="00A45500">
        <w:rPr>
          <w:rFonts w:hint="eastAsia"/>
        </w:rPr>
        <w:t>容器</w:t>
      </w:r>
      <w:r w:rsidRPr="00A45500">
        <w:rPr>
          <w:rFonts w:hint="eastAsia"/>
        </w:rPr>
        <w:t>输入的一部分。默认情况下，将</w:t>
      </w:r>
      <w:r w:rsidR="00B4282A" w:rsidRPr="00A45500">
        <w:rPr>
          <w:rFonts w:hint="eastAsia"/>
        </w:rPr>
        <w:t>主机系统上</w:t>
      </w:r>
      <w:r w:rsidR="002267D4" w:rsidRPr="00A45500">
        <w:rPr>
          <w:rFonts w:hint="eastAsia"/>
        </w:rPr>
        <w:t>的</w:t>
      </w:r>
      <w:r w:rsidRPr="00A45500">
        <w:rPr>
          <w:rFonts w:hint="eastAsia"/>
        </w:rPr>
        <w:t>用户映射到容器内</w:t>
      </w:r>
      <w:r w:rsidR="008B6992" w:rsidRPr="00A45500">
        <w:rPr>
          <w:rFonts w:hint="eastAsia"/>
        </w:rPr>
        <w:t>的超级管理员</w:t>
      </w:r>
      <w:r w:rsidRPr="00A45500">
        <w:rPr>
          <w:rFonts w:hint="eastAsia"/>
        </w:rPr>
        <w:t>root</w:t>
      </w:r>
      <w:r w:rsidR="008D6CCB" w:rsidRPr="00A45500">
        <w:rPr>
          <w:rFonts w:hint="eastAsia"/>
        </w:rPr>
        <w:t>权限</w:t>
      </w:r>
      <w:r w:rsidR="00EB12C7" w:rsidRPr="00A45500">
        <w:rPr>
          <w:rFonts w:hint="eastAsia"/>
        </w:rPr>
        <w:t>上</w:t>
      </w:r>
      <w:r w:rsidRPr="00A45500">
        <w:rPr>
          <w:rFonts w:hint="eastAsia"/>
        </w:rPr>
        <w:t>，并将所有其他用户</w:t>
      </w:r>
      <w:r w:rsidR="003B7513" w:rsidRPr="00A45500">
        <w:rPr>
          <w:rFonts w:hint="eastAsia"/>
        </w:rPr>
        <w:t>信息</w:t>
      </w:r>
      <w:r w:rsidR="00157986" w:rsidRPr="00A45500">
        <w:rPr>
          <w:rFonts w:hint="eastAsia"/>
        </w:rPr>
        <w:t>映射</w:t>
      </w:r>
      <w:r w:rsidRPr="00A45500">
        <w:rPr>
          <w:rFonts w:hint="eastAsia"/>
        </w:rPr>
        <w:t>到</w:t>
      </w:r>
      <w:r w:rsidRPr="00A45500">
        <w:rPr>
          <w:rFonts w:hint="eastAsia"/>
        </w:rPr>
        <w:t>nobody</w:t>
      </w:r>
      <w:r w:rsidR="00765570" w:rsidRPr="00A45500">
        <w:rPr>
          <w:rFonts w:hint="eastAsia"/>
        </w:rPr>
        <w:t>和</w:t>
      </w:r>
      <w:proofErr w:type="spellStart"/>
      <w:r w:rsidRPr="00A45500">
        <w:rPr>
          <w:rFonts w:hint="eastAsia"/>
        </w:rPr>
        <w:t>nogroup</w:t>
      </w:r>
      <w:proofErr w:type="spellEnd"/>
      <w:r w:rsidRPr="00A45500">
        <w:rPr>
          <w:rFonts w:hint="eastAsia"/>
        </w:rPr>
        <w:t>。返回目录</w:t>
      </w:r>
      <w:r w:rsidR="005F0349" w:rsidRPr="00A45500">
        <w:rPr>
          <w:rFonts w:hint="eastAsia"/>
        </w:rPr>
        <w:t>条目</w:t>
      </w:r>
      <w:r w:rsidRPr="00A45500">
        <w:rPr>
          <w:rFonts w:hint="eastAsia"/>
        </w:rPr>
        <w:t>的顺序由文件系统实现控制。为了使</w:t>
      </w:r>
      <m:oMath>
        <m:r>
          <w:rPr>
            <w:rFonts w:ascii="Cambria Math" w:hAnsi="Cambria Math" w:hint="eastAsia"/>
          </w:rPr>
          <m:t>getdents</m:t>
        </m:r>
      </m:oMath>
      <w:r w:rsidR="00503D8B" w:rsidRPr="00A45500">
        <w:rPr>
          <w:rFonts w:hint="eastAsia"/>
        </w:rPr>
        <w:t>（</w:t>
      </w:r>
      <w:r w:rsidR="00614B12" w:rsidRPr="00A45500">
        <w:rPr>
          <w:rFonts w:hint="eastAsia"/>
        </w:rPr>
        <w:t>用于</w:t>
      </w:r>
      <w:r w:rsidR="00503D8B" w:rsidRPr="00A45500">
        <w:rPr>
          <w:rFonts w:hint="eastAsia"/>
        </w:rPr>
        <w:t>获取</w:t>
      </w:r>
      <w:r w:rsidR="00D6499B" w:rsidRPr="00A45500">
        <w:rPr>
          <w:rFonts w:hint="eastAsia"/>
        </w:rPr>
        <w:t>目录条目</w:t>
      </w:r>
      <w:r w:rsidR="00503D8B" w:rsidRPr="00A45500">
        <w:rPr>
          <w:rFonts w:hint="eastAsia"/>
        </w:rPr>
        <w:t>）</w:t>
      </w:r>
      <w:r w:rsidR="006F1459" w:rsidRPr="00A45500">
        <w:rPr>
          <w:rFonts w:hint="eastAsia"/>
        </w:rPr>
        <w:t>等</w:t>
      </w:r>
      <w:r w:rsidRPr="00A45500">
        <w:rPr>
          <w:rFonts w:hint="eastAsia"/>
        </w:rPr>
        <w:t>系统调用可重现，</w:t>
      </w:r>
      <w:r w:rsidR="00443D7A" w:rsidRPr="00A45500">
        <w:rPr>
          <w:rFonts w:hint="eastAsia"/>
        </w:rPr>
        <w:t>容器</w:t>
      </w:r>
      <w:r w:rsidRPr="00A45500">
        <w:rPr>
          <w:rFonts w:hint="eastAsia"/>
        </w:rPr>
        <w:t>在将目录条目返回给用户进程之前按名称对其进行排序。</w:t>
      </w:r>
    </w:p>
    <w:p w14:paraId="3C77CBA0" w14:textId="77777777" w:rsidR="00184655" w:rsidRPr="00A45500" w:rsidRDefault="007B494F" w:rsidP="008128D9">
      <w:pPr>
        <w:ind w:firstLine="480"/>
      </w:pPr>
      <m:oMath>
        <m:r>
          <w:rPr>
            <w:rFonts w:ascii="Cambria Math" w:hAnsi="Cambria Math" w:hint="eastAsia"/>
          </w:rPr>
          <m:t xml:space="preserve">read </m:t>
        </m:r>
      </m:oMath>
      <w:r w:rsidR="000900A5" w:rsidRPr="00A45500">
        <w:rPr>
          <w:rFonts w:hint="eastAsia"/>
        </w:rPr>
        <w:t>和</w:t>
      </w:r>
      <m:oMath>
        <m:r>
          <w:rPr>
            <w:rFonts w:ascii="Cambria Math" w:hAnsi="Cambria Math" w:hint="eastAsia"/>
          </w:rPr>
          <m:t xml:space="preserve"> write</m:t>
        </m:r>
      </m:oMath>
      <w:r w:rsidR="000900A5" w:rsidRPr="00A45500">
        <w:rPr>
          <w:rFonts w:hint="eastAsia"/>
        </w:rPr>
        <w:t xml:space="preserve"> </w:t>
      </w:r>
      <w:r w:rsidR="000900A5" w:rsidRPr="00A45500">
        <w:rPr>
          <w:rFonts w:hint="eastAsia"/>
        </w:rPr>
        <w:t>系统调用</w:t>
      </w:r>
      <w:r w:rsidR="008023A1" w:rsidRPr="00A45500">
        <w:rPr>
          <w:rFonts w:hint="eastAsia"/>
        </w:rPr>
        <w:t>是</w:t>
      </w:r>
      <w:r w:rsidR="000900A5" w:rsidRPr="00A45500">
        <w:rPr>
          <w:rFonts w:hint="eastAsia"/>
        </w:rPr>
        <w:t>不可重现的，</w:t>
      </w:r>
      <w:r w:rsidR="00256FC3" w:rsidRPr="00A45500">
        <w:rPr>
          <w:rFonts w:hint="eastAsia"/>
        </w:rPr>
        <w:t>因为</w:t>
      </w:r>
      <w:r w:rsidR="000900A5" w:rsidRPr="00A45500">
        <w:rPr>
          <w:rFonts w:hint="eastAsia"/>
        </w:rPr>
        <w:t>它们读取</w:t>
      </w:r>
      <w:r w:rsidR="00E45323" w:rsidRPr="00A45500">
        <w:t>/</w:t>
      </w:r>
      <w:r w:rsidR="000900A5" w:rsidRPr="00A45500">
        <w:rPr>
          <w:rFonts w:hint="eastAsia"/>
        </w:rPr>
        <w:t>写入的字节数可能</w:t>
      </w:r>
      <w:r w:rsidR="00E827ED" w:rsidRPr="00A45500">
        <w:rPr>
          <w:rFonts w:hint="eastAsia"/>
        </w:rPr>
        <w:t>比实际请求</w:t>
      </w:r>
      <w:r w:rsidR="00847327" w:rsidRPr="00A45500">
        <w:rPr>
          <w:rFonts w:hint="eastAsia"/>
        </w:rPr>
        <w:t>时读取更少</w:t>
      </w:r>
      <w:r w:rsidR="002B2F3A" w:rsidRPr="00A45500">
        <w:rPr>
          <w:rFonts w:hint="eastAsia"/>
        </w:rPr>
        <w:t>字节</w:t>
      </w:r>
      <w:r w:rsidR="00847327" w:rsidRPr="00A45500">
        <w:rPr>
          <w:rFonts w:hint="eastAsia"/>
        </w:rPr>
        <w:t>的</w:t>
      </w:r>
      <w:r w:rsidR="00ED0FD2" w:rsidRPr="00A45500">
        <w:rPr>
          <w:rFonts w:hint="eastAsia"/>
        </w:rPr>
        <w:t>数据</w:t>
      </w:r>
      <w:r w:rsidR="00AC1B84" w:rsidRPr="00A45500">
        <w:rPr>
          <w:rFonts w:hint="eastAsia"/>
        </w:rPr>
        <w:t>，尤其是</w:t>
      </w:r>
      <w:r w:rsidR="000900A5" w:rsidRPr="00A45500">
        <w:rPr>
          <w:rFonts w:hint="eastAsia"/>
        </w:rPr>
        <w:t>在访问管道时经常出现</w:t>
      </w:r>
      <w:r w:rsidR="004674B2" w:rsidRPr="00A45500">
        <w:rPr>
          <w:rFonts w:hint="eastAsia"/>
        </w:rPr>
        <w:t>这种情况</w:t>
      </w:r>
      <w:r w:rsidR="000900A5" w:rsidRPr="00A45500">
        <w:rPr>
          <w:rFonts w:hint="eastAsia"/>
        </w:rPr>
        <w:t>。为了使这些系统调用在所有情况下都可重现，</w:t>
      </w:r>
      <w:r w:rsidR="00345F6E" w:rsidRPr="00A45500">
        <w:rPr>
          <w:rFonts w:hint="eastAsia"/>
        </w:rPr>
        <w:t>容器</w:t>
      </w:r>
      <w:r w:rsidR="000900A5" w:rsidRPr="00A45500">
        <w:rPr>
          <w:rFonts w:hint="eastAsia"/>
        </w:rPr>
        <w:t>会自动</w:t>
      </w:r>
      <w:r w:rsidR="005011E6" w:rsidRPr="00A45500">
        <w:rPr>
          <w:rFonts w:hint="eastAsia"/>
        </w:rPr>
        <w:t>重新</w:t>
      </w:r>
      <w:r w:rsidR="00FC2F3C" w:rsidRPr="00A45500">
        <w:rPr>
          <w:rFonts w:hint="eastAsia"/>
        </w:rPr>
        <w:t>执行</w:t>
      </w:r>
      <w:r w:rsidR="000900A5" w:rsidRPr="00A45500">
        <w:rPr>
          <w:rFonts w:hint="eastAsia"/>
        </w:rPr>
        <w:t>部分</w:t>
      </w:r>
      <m:oMath>
        <m:r>
          <w:rPr>
            <w:rFonts w:ascii="Cambria Math" w:hAnsi="Cambria Math"/>
          </w:rPr>
          <m:t>read</m:t>
        </m:r>
      </m:oMath>
      <w:r w:rsidR="000900A5" w:rsidRPr="00A45500">
        <w:rPr>
          <w:rFonts w:hint="eastAsia"/>
        </w:rPr>
        <w:t>和</w:t>
      </w:r>
      <m:oMath>
        <m:r>
          <w:rPr>
            <w:rFonts w:ascii="Cambria Math" w:hAnsi="Cambria Math" w:hint="eastAsia"/>
          </w:rPr>
          <m:t>w</m:t>
        </m:r>
        <m:r>
          <w:rPr>
            <w:rFonts w:ascii="Cambria Math" w:hAnsi="Cambria Math"/>
          </w:rPr>
          <m:t>rite</m:t>
        </m:r>
      </m:oMath>
      <w:r w:rsidR="009169D9" w:rsidRPr="00A45500">
        <w:rPr>
          <w:rFonts w:hint="eastAsia"/>
        </w:rPr>
        <w:t>的</w:t>
      </w:r>
      <w:r w:rsidR="00777230" w:rsidRPr="00A45500">
        <w:rPr>
          <w:rFonts w:hint="eastAsia"/>
        </w:rPr>
        <w:t>指令</w:t>
      </w:r>
      <w:r w:rsidR="000900A5" w:rsidRPr="00A45500">
        <w:rPr>
          <w:rFonts w:hint="eastAsia"/>
        </w:rPr>
        <w:t>，直到它们处理请求的字节数</w:t>
      </w:r>
      <w:r w:rsidR="004D6684" w:rsidRPr="00A45500">
        <w:rPr>
          <w:rFonts w:hint="eastAsia"/>
        </w:rPr>
        <w:t>一致</w:t>
      </w:r>
      <w:r w:rsidR="000900A5" w:rsidRPr="00A45500">
        <w:rPr>
          <w:rFonts w:hint="eastAsia"/>
        </w:rPr>
        <w:t>，或者读取返回</w:t>
      </w:r>
      <w:r w:rsidR="000900A5" w:rsidRPr="00A45500">
        <w:rPr>
          <w:rFonts w:hint="eastAsia"/>
        </w:rPr>
        <w:t>EOF</w:t>
      </w:r>
      <w:r w:rsidR="000900A5" w:rsidRPr="00A45500">
        <w:rPr>
          <w:rFonts w:hint="eastAsia"/>
        </w:rPr>
        <w:t>。这是通过递减用户进程程序计数器以重新运行系统调用指令</w:t>
      </w:r>
      <w:r w:rsidR="00D86184" w:rsidRPr="00A45500">
        <w:rPr>
          <w:rFonts w:hint="eastAsia"/>
        </w:rPr>
        <w:t>，</w:t>
      </w:r>
      <w:r w:rsidR="000900A5" w:rsidRPr="00A45500">
        <w:rPr>
          <w:rFonts w:hint="eastAsia"/>
        </w:rPr>
        <w:t>并调整参数来实现的，例如，</w:t>
      </w:r>
      <w:r w:rsidR="00416803" w:rsidRPr="00A45500">
        <w:rPr>
          <w:rFonts w:hint="eastAsia"/>
        </w:rPr>
        <w:t>保证</w:t>
      </w:r>
      <w:r w:rsidR="000900A5" w:rsidRPr="00A45500">
        <w:rPr>
          <w:rFonts w:hint="eastAsia"/>
        </w:rPr>
        <w:t>当前</w:t>
      </w:r>
      <m:oMath>
        <m:r>
          <w:rPr>
            <w:rFonts w:ascii="Cambria Math" w:hAnsi="Cambria Math"/>
          </w:rPr>
          <m:t>read</m:t>
        </m:r>
      </m:oMath>
      <w:r w:rsidR="000900A5" w:rsidRPr="00A45500">
        <w:rPr>
          <w:rFonts w:hint="eastAsia"/>
        </w:rPr>
        <w:t>在前一次读取结束的地方继续。</w:t>
      </w:r>
      <w:r w:rsidR="000900A5" w:rsidRPr="00A45500">
        <w:rPr>
          <w:rFonts w:hint="eastAsia"/>
        </w:rPr>
        <w:t xml:space="preserve"> </w:t>
      </w:r>
    </w:p>
    <w:p w14:paraId="62094354" w14:textId="77777777" w:rsidR="007406C1" w:rsidRPr="00A45500" w:rsidRDefault="000900A5" w:rsidP="00D74A3E">
      <w:pPr>
        <w:ind w:firstLine="480"/>
      </w:pPr>
      <w:r w:rsidRPr="00A45500">
        <w:rPr>
          <w:rFonts w:hint="eastAsia"/>
        </w:rPr>
        <w:t>索引节点</w:t>
      </w:r>
      <w:r w:rsidR="00E63EDC" w:rsidRPr="00A45500">
        <w:rPr>
          <w:rFonts w:hint="eastAsia"/>
        </w:rPr>
        <w:t>（</w:t>
      </w:r>
      <w:r w:rsidR="00E63EDC" w:rsidRPr="00A45500">
        <w:rPr>
          <w:rFonts w:hint="eastAsia"/>
        </w:rPr>
        <w:t>I</w:t>
      </w:r>
      <w:r w:rsidR="00E63EDC" w:rsidRPr="00A45500">
        <w:t>ndex nodes</w:t>
      </w:r>
      <w:r w:rsidR="00E63EDC" w:rsidRPr="00A45500">
        <w:rPr>
          <w:rFonts w:hint="eastAsia"/>
        </w:rPr>
        <w:t>）</w:t>
      </w:r>
      <w:r w:rsidRPr="00A45500">
        <w:rPr>
          <w:rFonts w:hint="eastAsia"/>
        </w:rPr>
        <w:t>是文件系统</w:t>
      </w:r>
      <w:r w:rsidR="00D60404" w:rsidRPr="00A45500">
        <w:rPr>
          <w:rFonts w:hint="eastAsia"/>
        </w:rPr>
        <w:t>中</w:t>
      </w:r>
      <w:r w:rsidRPr="00A45500">
        <w:rPr>
          <w:rFonts w:hint="eastAsia"/>
        </w:rPr>
        <w:t>挂载文件或目录的唯一标识符。</w:t>
      </w:r>
      <m:oMath>
        <m:r>
          <w:rPr>
            <w:rFonts w:ascii="Cambria Math" w:hAnsi="Cambria Math" w:hint="eastAsia"/>
          </w:rPr>
          <m:t>stat</m:t>
        </m:r>
      </m:oMath>
      <w:r w:rsidR="00376CD8" w:rsidRPr="00A45500">
        <w:t xml:space="preserve"> </w:t>
      </w:r>
      <w:r w:rsidRPr="00A45500">
        <w:rPr>
          <w:rFonts w:hint="eastAsia"/>
        </w:rPr>
        <w:t>系列系统调用向用户进程</w:t>
      </w:r>
      <w:r w:rsidR="00C11869" w:rsidRPr="00A45500">
        <w:rPr>
          <w:rFonts w:hint="eastAsia"/>
        </w:rPr>
        <w:t>返回</w:t>
      </w:r>
      <w:r w:rsidR="00330C9B" w:rsidRPr="00A45500">
        <w:rPr>
          <w:rFonts w:hint="eastAsia"/>
        </w:rPr>
        <w:t>索引节点</w:t>
      </w:r>
      <w:r w:rsidRPr="00A45500">
        <w:rPr>
          <w:rFonts w:hint="eastAsia"/>
        </w:rPr>
        <w:t>，并且仅仅</w:t>
      </w:r>
      <w:r w:rsidR="000B185B" w:rsidRPr="00A45500">
        <w:rPr>
          <w:rFonts w:hint="eastAsia"/>
        </w:rPr>
        <w:t>返回</w:t>
      </w:r>
      <w:r w:rsidRPr="00A45500">
        <w:rPr>
          <w:rFonts w:hint="eastAsia"/>
        </w:rPr>
        <w:t>一个固定值是不够的，因为许多用户进程</w:t>
      </w:r>
      <w:r w:rsidR="00557FA4" w:rsidRPr="00A45500">
        <w:rPr>
          <w:rFonts w:hint="eastAsia"/>
        </w:rPr>
        <w:t>通过</w:t>
      </w:r>
      <w:r w:rsidRPr="00A45500">
        <w:rPr>
          <w:rFonts w:hint="eastAsia"/>
        </w:rPr>
        <w:t>比较</w:t>
      </w:r>
      <w:r w:rsidR="002C78E0" w:rsidRPr="00A45500">
        <w:rPr>
          <w:rFonts w:hint="eastAsia"/>
        </w:rPr>
        <w:t>索引节点</w:t>
      </w:r>
      <w:r w:rsidR="00BA4577" w:rsidRPr="00A45500">
        <w:rPr>
          <w:rFonts w:hint="eastAsia"/>
        </w:rPr>
        <w:t>的</w:t>
      </w:r>
      <w:r w:rsidRPr="00A45500">
        <w:rPr>
          <w:rFonts w:hint="eastAsia"/>
        </w:rPr>
        <w:t>值</w:t>
      </w:r>
      <w:r w:rsidR="00D3705E" w:rsidRPr="00A45500">
        <w:rPr>
          <w:rFonts w:hint="eastAsia"/>
        </w:rPr>
        <w:t>来</w:t>
      </w:r>
      <w:r w:rsidRPr="00A45500">
        <w:rPr>
          <w:rFonts w:hint="eastAsia"/>
        </w:rPr>
        <w:t>快速识别相同</w:t>
      </w:r>
      <w:r w:rsidR="009F5118" w:rsidRPr="00A45500">
        <w:rPr>
          <w:rFonts w:hint="eastAsia"/>
        </w:rPr>
        <w:t>的</w:t>
      </w:r>
      <w:r w:rsidRPr="00A45500">
        <w:rPr>
          <w:rFonts w:hint="eastAsia"/>
        </w:rPr>
        <w:t>文件。</w:t>
      </w:r>
      <w:r w:rsidR="006342AF" w:rsidRPr="00A45500">
        <w:rPr>
          <w:rFonts w:hint="eastAsia"/>
        </w:rPr>
        <w:t>容器</w:t>
      </w:r>
      <w:r w:rsidR="006C11AD" w:rsidRPr="00A45500">
        <w:rPr>
          <w:rFonts w:hint="eastAsia"/>
        </w:rPr>
        <w:t>设计并实现了</w:t>
      </w:r>
      <w:r w:rsidRPr="00A45500">
        <w:rPr>
          <w:rFonts w:hint="eastAsia"/>
        </w:rPr>
        <w:t>一个</w:t>
      </w:r>
      <w:r w:rsidR="000D7173" w:rsidRPr="00A45500">
        <w:rPr>
          <w:rFonts w:hint="eastAsia"/>
        </w:rPr>
        <w:t>从</w:t>
      </w:r>
      <w:r w:rsidRPr="00A45500">
        <w:rPr>
          <w:rFonts w:hint="eastAsia"/>
        </w:rPr>
        <w:t>不可重现的</w:t>
      </w:r>
      <w:r w:rsidR="0066026A" w:rsidRPr="00A45500">
        <w:rPr>
          <w:rFonts w:hint="eastAsia"/>
        </w:rPr>
        <w:t>物理</w:t>
      </w:r>
      <w:r w:rsidR="00E05A78" w:rsidRPr="00A45500">
        <w:rPr>
          <w:rFonts w:hint="eastAsia"/>
        </w:rPr>
        <w:t>索引节点</w:t>
      </w:r>
      <w:r w:rsidR="003916EF" w:rsidRPr="00A45500">
        <w:rPr>
          <w:rFonts w:hint="eastAsia"/>
        </w:rPr>
        <w:t>到</w:t>
      </w:r>
      <w:r w:rsidRPr="00A45500">
        <w:rPr>
          <w:rFonts w:hint="eastAsia"/>
        </w:rPr>
        <w:t>可重现的虚拟</w:t>
      </w:r>
      <w:r w:rsidR="00664039" w:rsidRPr="00A45500">
        <w:rPr>
          <w:rFonts w:hint="eastAsia"/>
        </w:rPr>
        <w:t>索引节点的</w:t>
      </w:r>
      <w:r w:rsidR="00065786" w:rsidRPr="00A45500">
        <w:rPr>
          <w:rFonts w:hint="eastAsia"/>
        </w:rPr>
        <w:t>映射</w:t>
      </w:r>
      <w:r w:rsidRPr="00A45500">
        <w:rPr>
          <w:rFonts w:hint="eastAsia"/>
        </w:rPr>
        <w:t>。需要特别注意确定何时创建新文件</w:t>
      </w:r>
      <w:r w:rsidRPr="00A45500">
        <w:rPr>
          <w:rFonts w:hint="eastAsia"/>
        </w:rPr>
        <w:t xml:space="preserve"> </w:t>
      </w:r>
      <w:r w:rsidRPr="00A45500">
        <w:rPr>
          <w:rFonts w:ascii="Cambria Math" w:hAnsi="Cambria Math" w:cs="Cambria Math"/>
        </w:rPr>
        <w:t>𝑓</w:t>
      </w:r>
      <w:r w:rsidRPr="00A45500">
        <w:rPr>
          <w:rFonts w:hint="eastAsia"/>
        </w:rPr>
        <w:t>，因为操作系统可能会为</w:t>
      </w:r>
      <w:r w:rsidRPr="00A45500">
        <w:rPr>
          <w:rFonts w:ascii="Cambria Math" w:hAnsi="Cambria Math" w:cs="Cambria Math"/>
        </w:rPr>
        <w:t>𝑓</w:t>
      </w:r>
      <w:r w:rsidRPr="00A45500">
        <w:rPr>
          <w:rFonts w:hint="eastAsia"/>
        </w:rPr>
        <w:t xml:space="preserve"> </w:t>
      </w:r>
      <w:r w:rsidRPr="00A45500">
        <w:rPr>
          <w:rFonts w:hint="eastAsia"/>
        </w:rPr>
        <w:t>回收</w:t>
      </w:r>
      <w:r w:rsidR="00C12058" w:rsidRPr="00A45500">
        <w:rPr>
          <w:rFonts w:hint="eastAsia"/>
        </w:rPr>
        <w:t>物理索引节点</w:t>
      </w:r>
      <w:r w:rsidRPr="00A45500">
        <w:rPr>
          <w:rFonts w:hint="eastAsia"/>
        </w:rPr>
        <w:t>，但</w:t>
      </w:r>
      <w:r w:rsidR="005A4A42" w:rsidRPr="00A45500">
        <w:rPr>
          <w:rFonts w:hint="eastAsia"/>
        </w:rPr>
        <w:t>容器</w:t>
      </w:r>
      <w:r w:rsidRPr="00A45500">
        <w:rPr>
          <w:rFonts w:hint="eastAsia"/>
        </w:rPr>
        <w:t>必须分配新的虚拟</w:t>
      </w:r>
      <w:r w:rsidR="00AC7A3D" w:rsidRPr="00A45500">
        <w:rPr>
          <w:rFonts w:hint="eastAsia"/>
        </w:rPr>
        <w:t>索引节点</w:t>
      </w:r>
      <w:r w:rsidRPr="00A45500">
        <w:rPr>
          <w:rFonts w:hint="eastAsia"/>
        </w:rPr>
        <w:t>以保持可重复性</w:t>
      </w:r>
    </w:p>
    <w:p w14:paraId="54429C71" w14:textId="77777777" w:rsidR="004C2AB9" w:rsidRPr="00A45500" w:rsidRDefault="000900A5" w:rsidP="00D74A3E">
      <w:pPr>
        <w:ind w:firstLine="480"/>
      </w:pPr>
      <w:r w:rsidRPr="00A45500">
        <w:rPr>
          <w:rFonts w:hint="eastAsia"/>
        </w:rPr>
        <w:t>文件时间戳为用户进程提供了一个时间</w:t>
      </w:r>
      <w:r w:rsidR="005A501D" w:rsidRPr="00A45500">
        <w:rPr>
          <w:rFonts w:hint="eastAsia"/>
        </w:rPr>
        <w:t>顺序</w:t>
      </w:r>
      <w:r w:rsidRPr="00A45500">
        <w:rPr>
          <w:rFonts w:hint="eastAsia"/>
        </w:rPr>
        <w:t>，可用于</w:t>
      </w:r>
      <w:r w:rsidR="00C61449" w:rsidRPr="00A45500">
        <w:rPr>
          <w:rFonts w:hint="eastAsia"/>
        </w:rPr>
        <w:t>重构</w:t>
      </w:r>
      <w:r w:rsidR="00CC1945" w:rsidRPr="00A45500">
        <w:rPr>
          <w:rFonts w:hint="eastAsia"/>
        </w:rPr>
        <w:t>一个</w:t>
      </w:r>
      <w:r w:rsidRPr="00A45500">
        <w:rPr>
          <w:rFonts w:hint="eastAsia"/>
        </w:rPr>
        <w:t>不可重现的时钟。</w:t>
      </w:r>
      <w:r w:rsidR="00C737D8" w:rsidRPr="00A45500">
        <w:rPr>
          <w:rFonts w:hint="eastAsia"/>
        </w:rPr>
        <w:t>容器</w:t>
      </w:r>
      <w:r w:rsidRPr="00A45500">
        <w:rPr>
          <w:rFonts w:hint="eastAsia"/>
        </w:rPr>
        <w:t>虚拟化了文件时间戳。在</w:t>
      </w:r>
      <w:r w:rsidRPr="00A45500">
        <w:rPr>
          <w:rFonts w:hint="eastAsia"/>
        </w:rPr>
        <w:t>Linux</w:t>
      </w:r>
      <w:r w:rsidRPr="00A45500">
        <w:rPr>
          <w:rFonts w:hint="eastAsia"/>
        </w:rPr>
        <w:t>上，每个文件或目录都有三个关联时间：最后一次内容修改时间</w:t>
      </w:r>
      <w:r w:rsidR="00DA3AA2" w:rsidRPr="00A45500">
        <w:rPr>
          <w:rFonts w:hint="eastAsia"/>
        </w:rPr>
        <w:t>（</w:t>
      </w:r>
      <w:proofErr w:type="spellStart"/>
      <w:r w:rsidRPr="00A45500">
        <w:rPr>
          <w:rFonts w:hint="eastAsia"/>
        </w:rPr>
        <w:t>mtime</w:t>
      </w:r>
      <w:proofErr w:type="spellEnd"/>
      <w:r w:rsidR="00DA3AA2" w:rsidRPr="00A45500">
        <w:rPr>
          <w:rFonts w:hint="eastAsia"/>
        </w:rPr>
        <w:t>）</w:t>
      </w:r>
      <w:r w:rsidRPr="00A45500">
        <w:rPr>
          <w:rFonts w:hint="eastAsia"/>
        </w:rPr>
        <w:t>、最后一次访问时间</w:t>
      </w:r>
      <w:r w:rsidRPr="00A45500">
        <w:rPr>
          <w:rFonts w:hint="eastAsia"/>
        </w:rPr>
        <w:t xml:space="preserve"> </w:t>
      </w:r>
      <w:r w:rsidR="00ED08DF" w:rsidRPr="00A45500">
        <w:rPr>
          <w:rFonts w:hint="eastAsia"/>
        </w:rPr>
        <w:t>（</w:t>
      </w:r>
      <w:proofErr w:type="spellStart"/>
      <w:r w:rsidRPr="00A45500">
        <w:rPr>
          <w:rFonts w:hint="eastAsia"/>
        </w:rPr>
        <w:t>atime</w:t>
      </w:r>
      <w:proofErr w:type="spellEnd"/>
      <w:r w:rsidR="00ED08DF" w:rsidRPr="00A45500">
        <w:rPr>
          <w:rFonts w:hint="eastAsia"/>
        </w:rPr>
        <w:t>）</w:t>
      </w:r>
      <w:r w:rsidRPr="00A45500">
        <w:rPr>
          <w:rFonts w:hint="eastAsia"/>
        </w:rPr>
        <w:t>和最后一次内容或元数据修改时间</w:t>
      </w:r>
      <w:r w:rsidR="00373B0C" w:rsidRPr="00A45500">
        <w:rPr>
          <w:rFonts w:hint="eastAsia"/>
        </w:rPr>
        <w:t>（</w:t>
      </w:r>
      <w:proofErr w:type="spellStart"/>
      <w:r w:rsidRPr="00A45500">
        <w:rPr>
          <w:rFonts w:hint="eastAsia"/>
        </w:rPr>
        <w:t>ctime</w:t>
      </w:r>
      <w:proofErr w:type="spellEnd"/>
      <w:r w:rsidR="00373B0C" w:rsidRPr="00A45500">
        <w:rPr>
          <w:rFonts w:hint="eastAsia"/>
        </w:rPr>
        <w:t>）</w:t>
      </w:r>
      <w:r w:rsidRPr="00A45500">
        <w:rPr>
          <w:rFonts w:hint="eastAsia"/>
        </w:rPr>
        <w:t>。在</w:t>
      </w:r>
      <w:r w:rsidR="0034627F" w:rsidRPr="00A45500">
        <w:rPr>
          <w:rFonts w:hint="eastAsia"/>
        </w:rPr>
        <w:t>容器</w:t>
      </w:r>
      <w:r w:rsidRPr="00A45500">
        <w:rPr>
          <w:rFonts w:hint="eastAsia"/>
        </w:rPr>
        <w:t>中，我们总是将</w:t>
      </w:r>
      <w:proofErr w:type="spellStart"/>
      <w:r w:rsidRPr="00A45500">
        <w:rPr>
          <w:rFonts w:hint="eastAsia"/>
        </w:rPr>
        <w:t>atime</w:t>
      </w:r>
      <w:proofErr w:type="spellEnd"/>
      <w:r w:rsidRPr="00A45500">
        <w:rPr>
          <w:rFonts w:hint="eastAsia"/>
        </w:rPr>
        <w:t>和</w:t>
      </w:r>
      <w:proofErr w:type="spellStart"/>
      <w:r w:rsidRPr="00A45500">
        <w:rPr>
          <w:rFonts w:hint="eastAsia"/>
        </w:rPr>
        <w:t>ctime</w:t>
      </w:r>
      <w:proofErr w:type="spellEnd"/>
      <w:r w:rsidR="00942473" w:rsidRPr="00A45500">
        <w:rPr>
          <w:rFonts w:hint="eastAsia"/>
        </w:rPr>
        <w:t>强制</w:t>
      </w:r>
      <w:r w:rsidR="00F05C2F" w:rsidRPr="00A45500">
        <w:rPr>
          <w:rFonts w:hint="eastAsia"/>
        </w:rPr>
        <w:t>定义</w:t>
      </w:r>
      <w:r w:rsidRPr="00A45500">
        <w:rPr>
          <w:rFonts w:hint="eastAsia"/>
        </w:rPr>
        <w:t>为</w:t>
      </w:r>
      <w:r w:rsidRPr="00A45500">
        <w:rPr>
          <w:rFonts w:hint="eastAsia"/>
        </w:rPr>
        <w:t xml:space="preserve"> 0</w:t>
      </w:r>
      <w:r w:rsidRPr="00A45500">
        <w:rPr>
          <w:rFonts w:hint="eastAsia"/>
        </w:rPr>
        <w:t>。但是，在许多程序中</w:t>
      </w:r>
      <w:r w:rsidR="001705CD" w:rsidRPr="00A45500">
        <w:rPr>
          <w:rFonts w:hint="eastAsia"/>
        </w:rPr>
        <w:t>只</w:t>
      </w:r>
      <w:r w:rsidRPr="00A45500">
        <w:rPr>
          <w:rFonts w:hint="eastAsia"/>
        </w:rPr>
        <w:t>返回一个固定的</w:t>
      </w:r>
      <w:proofErr w:type="spellStart"/>
      <w:r w:rsidRPr="00A45500">
        <w:rPr>
          <w:rFonts w:hint="eastAsia"/>
        </w:rPr>
        <w:t>mtime</w:t>
      </w:r>
      <w:proofErr w:type="spellEnd"/>
      <w:r w:rsidRPr="00A45500">
        <w:rPr>
          <w:rFonts w:hint="eastAsia"/>
        </w:rPr>
        <w:t>值会违反</w:t>
      </w:r>
      <w:r w:rsidR="00A64914" w:rsidRPr="00A45500">
        <w:rPr>
          <w:rFonts w:hint="eastAsia"/>
        </w:rPr>
        <w:t>程序完整性</w:t>
      </w:r>
      <w:r w:rsidR="00AA6C6D" w:rsidRPr="00A45500">
        <w:rPr>
          <w:rFonts w:hint="eastAsia"/>
        </w:rPr>
        <w:t>查验</w:t>
      </w:r>
      <w:r w:rsidRPr="00A45500">
        <w:rPr>
          <w:rFonts w:hint="eastAsia"/>
        </w:rPr>
        <w:t>。例如，从</w:t>
      </w:r>
      <w:r w:rsidRPr="00A45500">
        <w:rPr>
          <w:rFonts w:hint="eastAsia"/>
        </w:rPr>
        <w:t xml:space="preserve">GNU </w:t>
      </w:r>
      <w:proofErr w:type="spellStart"/>
      <w:r w:rsidRPr="00A45500">
        <w:rPr>
          <w:rFonts w:hint="eastAsia"/>
        </w:rPr>
        <w:t>Autotools</w:t>
      </w:r>
      <w:proofErr w:type="spellEnd"/>
      <w:r w:rsidRPr="00A45500">
        <w:rPr>
          <w:rFonts w:hint="eastAsia"/>
        </w:rPr>
        <w:t>配置通过创建一个新文件来检查时钟偏差，然后将其</w:t>
      </w:r>
      <w:proofErr w:type="spellStart"/>
      <w:r w:rsidRPr="00A45500">
        <w:rPr>
          <w:rFonts w:hint="eastAsia"/>
        </w:rPr>
        <w:t>mtime</w:t>
      </w:r>
      <w:proofErr w:type="spellEnd"/>
      <w:r w:rsidRPr="00A45500">
        <w:rPr>
          <w:rFonts w:hint="eastAsia"/>
        </w:rPr>
        <w:t>与现有文件的</w:t>
      </w:r>
      <w:proofErr w:type="spellStart"/>
      <w:r w:rsidRPr="00A45500">
        <w:rPr>
          <w:rFonts w:hint="eastAsia"/>
        </w:rPr>
        <w:t>mtime</w:t>
      </w:r>
      <w:proofErr w:type="spellEnd"/>
      <w:r w:rsidRPr="00A45500">
        <w:rPr>
          <w:rFonts w:hint="eastAsia"/>
        </w:rPr>
        <w:t>进行比较，如果</w:t>
      </w:r>
      <w:proofErr w:type="spellStart"/>
      <w:r w:rsidRPr="00A45500">
        <w:rPr>
          <w:rFonts w:hint="eastAsia"/>
        </w:rPr>
        <w:t>mtime</w:t>
      </w:r>
      <w:proofErr w:type="spellEnd"/>
      <w:r w:rsidRPr="00A45500">
        <w:rPr>
          <w:rFonts w:hint="eastAsia"/>
        </w:rPr>
        <w:t>没有意义，则会引发错误。</w:t>
      </w:r>
    </w:p>
    <w:p w14:paraId="26414F3B" w14:textId="02ACD2CB" w:rsidR="00421E31" w:rsidRPr="00A45500" w:rsidRDefault="00CC32E7" w:rsidP="00421E31">
      <w:pPr>
        <w:pStyle w:val="10"/>
      </w:pPr>
      <w:bookmarkStart w:id="147" w:name="_Toc99905763"/>
      <w:r w:rsidRPr="00A45500">
        <w:t>3</w:t>
      </w:r>
      <w:r w:rsidR="00421E31" w:rsidRPr="00A45500">
        <w:t>.</w:t>
      </w:r>
      <w:r w:rsidRPr="00A45500">
        <w:t>4</w:t>
      </w:r>
      <w:r w:rsidR="00421E31" w:rsidRPr="00A45500">
        <w:t xml:space="preserve"> RISC-V</w:t>
      </w:r>
      <w:r w:rsidR="00421E31" w:rsidRPr="00A45500">
        <w:rPr>
          <w:rFonts w:hint="eastAsia"/>
        </w:rPr>
        <w:t xml:space="preserve"> </w:t>
      </w:r>
      <w:r w:rsidR="00421E31" w:rsidRPr="00A45500">
        <w:rPr>
          <w:rFonts w:hint="eastAsia"/>
        </w:rPr>
        <w:t>容器化可重现方法</w:t>
      </w:r>
      <w:bookmarkEnd w:id="147"/>
    </w:p>
    <w:p w14:paraId="51CD855F" w14:textId="115B883D" w:rsidR="00421E31" w:rsidRPr="00A45500" w:rsidRDefault="00421E31" w:rsidP="00421E31">
      <w:pPr>
        <w:ind w:firstLine="480"/>
      </w:pPr>
      <w:r w:rsidRPr="00A45500">
        <w:rPr>
          <w:rFonts w:hint="eastAsia"/>
        </w:rPr>
        <w:t>上一节设计的容器化可重现方案中，基于命名空间的容器嵌套在</w:t>
      </w:r>
      <w:r w:rsidRPr="00A45500">
        <w:rPr>
          <w:rFonts w:hint="eastAsia"/>
        </w:rPr>
        <w:t>Docker</w:t>
      </w:r>
      <w:r w:rsidRPr="00A45500">
        <w:rPr>
          <w:rFonts w:hint="eastAsia"/>
        </w:rPr>
        <w:t>容器中，以提供与主机更强的文件系统隔离。但是上述原型设计是在</w:t>
      </w:r>
      <w:r w:rsidRPr="00A45500">
        <w:rPr>
          <w:rFonts w:hint="eastAsia"/>
        </w:rPr>
        <w:t>x</w:t>
      </w:r>
      <w:r w:rsidRPr="00A45500">
        <w:t>86</w:t>
      </w:r>
      <w:r w:rsidRPr="00A45500">
        <w:rPr>
          <w:rFonts w:hint="eastAsia"/>
        </w:rPr>
        <w:t>主机上构建的，且并未考虑不确定性的</w:t>
      </w:r>
      <w:r w:rsidRPr="00A45500">
        <w:rPr>
          <w:rFonts w:hint="eastAsia"/>
        </w:rPr>
        <w:t>C</w:t>
      </w:r>
      <w:r w:rsidRPr="00A45500">
        <w:t>PU</w:t>
      </w:r>
      <w:r w:rsidRPr="00A45500">
        <w:rPr>
          <w:rFonts w:hint="eastAsia"/>
        </w:rPr>
        <w:t>指令影响。因此在设计基于</w:t>
      </w:r>
      <w:r w:rsidRPr="00A45500">
        <w:rPr>
          <w:rFonts w:hint="eastAsia"/>
        </w:rPr>
        <w:t>R</w:t>
      </w:r>
      <w:r w:rsidRPr="00A45500">
        <w:t>ISC-V</w:t>
      </w:r>
      <w:r w:rsidRPr="00A45500">
        <w:rPr>
          <w:rFonts w:hint="eastAsia"/>
        </w:rPr>
        <w:t>的容器化可重现方法时，</w:t>
      </w:r>
      <w:r w:rsidR="0021013E" w:rsidRPr="00A45500">
        <w:rPr>
          <w:rFonts w:hint="eastAsia"/>
        </w:rPr>
        <w:t>需要</w:t>
      </w:r>
      <w:r w:rsidRPr="00A45500">
        <w:rPr>
          <w:rFonts w:hint="eastAsia"/>
        </w:rPr>
        <w:t>拦截不确定性的</w:t>
      </w:r>
      <w:r w:rsidRPr="00A45500">
        <w:rPr>
          <w:rFonts w:hint="eastAsia"/>
        </w:rPr>
        <w:t>R</w:t>
      </w:r>
      <w:r w:rsidRPr="00A45500">
        <w:t xml:space="preserve">ISC-V </w:t>
      </w:r>
      <w:r w:rsidRPr="00A45500">
        <w:rPr>
          <w:rFonts w:hint="eastAsia"/>
        </w:rPr>
        <w:t>CPU</w:t>
      </w:r>
      <w:r w:rsidRPr="00A45500">
        <w:rPr>
          <w:rFonts w:hint="eastAsia"/>
        </w:rPr>
        <w:t>指令。本章将首先讨论在</w:t>
      </w:r>
      <w:r w:rsidRPr="00A45500">
        <w:rPr>
          <w:rFonts w:hint="eastAsia"/>
        </w:rPr>
        <w:lastRenderedPageBreak/>
        <w:t>R</w:t>
      </w:r>
      <w:r w:rsidRPr="00A45500">
        <w:t>ISC-V</w:t>
      </w:r>
      <w:r w:rsidRPr="00A45500">
        <w:rPr>
          <w:rFonts w:hint="eastAsia"/>
        </w:rPr>
        <w:t>架构下的</w:t>
      </w:r>
      <w:r w:rsidRPr="00A45500">
        <w:rPr>
          <w:rFonts w:hint="eastAsia"/>
        </w:rPr>
        <w:t>L</w:t>
      </w:r>
      <w:r w:rsidRPr="00A45500">
        <w:t>inux</w:t>
      </w:r>
      <w:r w:rsidRPr="00A45500">
        <w:rPr>
          <w:rFonts w:hint="eastAsia"/>
        </w:rPr>
        <w:t>系统中使用</w:t>
      </w:r>
      <w:r w:rsidRPr="00A45500">
        <w:rPr>
          <w:rFonts w:hint="eastAsia"/>
        </w:rPr>
        <w:t>D</w:t>
      </w:r>
      <w:r w:rsidRPr="00A45500">
        <w:t>ocker</w:t>
      </w:r>
      <w:r w:rsidRPr="00A45500">
        <w:rPr>
          <w:rFonts w:hint="eastAsia"/>
        </w:rPr>
        <w:t>的问题，其次介绍了一种基于</w:t>
      </w:r>
      <w:r w:rsidRPr="00A45500">
        <w:rPr>
          <w:rFonts w:hint="eastAsia"/>
        </w:rPr>
        <w:t>Q</w:t>
      </w:r>
      <w:r w:rsidRPr="00A45500">
        <w:t>EMU</w:t>
      </w:r>
      <w:r w:rsidRPr="00A45500">
        <w:rPr>
          <w:rFonts w:hint="eastAsia"/>
        </w:rPr>
        <w:t>的二进制翻译修改</w:t>
      </w:r>
      <w:r w:rsidRPr="00A45500">
        <w:rPr>
          <w:rFonts w:hint="eastAsia"/>
        </w:rPr>
        <w:t>C</w:t>
      </w:r>
      <w:r w:rsidRPr="00A45500">
        <w:t>PU</w:t>
      </w:r>
      <w:r w:rsidRPr="00A45500">
        <w:rPr>
          <w:rFonts w:hint="eastAsia"/>
        </w:rPr>
        <w:t>指令的方法。</w:t>
      </w:r>
    </w:p>
    <w:p w14:paraId="54827583" w14:textId="189E0432" w:rsidR="00421E31" w:rsidRPr="00A45500" w:rsidRDefault="00F32767" w:rsidP="00711438">
      <w:pPr>
        <w:pStyle w:val="22"/>
        <w:pPrChange w:id="148" w:author="Xu Zichen" w:date="2022-04-04T21:43:00Z">
          <w:pPr>
            <w:pStyle w:val="22"/>
            <w:ind w:firstLine="480"/>
          </w:pPr>
        </w:pPrChange>
      </w:pPr>
      <w:bookmarkStart w:id="149" w:name="_Toc99905764"/>
      <w:r w:rsidRPr="00A45500">
        <w:t>3.</w:t>
      </w:r>
      <w:r w:rsidR="00421E31" w:rsidRPr="00A45500">
        <w:rPr>
          <w:rFonts w:hint="eastAsia"/>
        </w:rPr>
        <w:t>4</w:t>
      </w:r>
      <w:r w:rsidR="00421E31" w:rsidRPr="00A45500">
        <w:t>.1</w:t>
      </w:r>
      <w:r w:rsidRPr="00A45500">
        <w:t xml:space="preserve"> </w:t>
      </w:r>
      <w:r w:rsidR="00421E31" w:rsidRPr="00A45500">
        <w:t>RISC-V</w:t>
      </w:r>
      <w:r w:rsidR="00421E31" w:rsidRPr="00A45500">
        <w:rPr>
          <w:rFonts w:hint="eastAsia"/>
        </w:rPr>
        <w:t>容器</w:t>
      </w:r>
      <w:bookmarkEnd w:id="149"/>
    </w:p>
    <w:p w14:paraId="2BE300ED" w14:textId="77777777" w:rsidR="00421E31" w:rsidRPr="00A45500" w:rsidRDefault="00421E31" w:rsidP="00421E31">
      <w:pPr>
        <w:ind w:firstLine="480"/>
      </w:pPr>
      <w:r w:rsidRPr="00A45500">
        <w:rPr>
          <w:rFonts w:hint="eastAsia"/>
        </w:rPr>
        <w:t>容器化技术能够封装或隔离应用及其整个运行时环境，帮助开发人员在不同开发环境中快速部署应用，同时还可保留应用的全部功能。相较于传统的虚拟机，容器化技术执行所需要的开销更小。</w:t>
      </w:r>
      <w:r w:rsidRPr="00A45500">
        <w:rPr>
          <w:rFonts w:hint="eastAsia"/>
        </w:rPr>
        <w:t>D</w:t>
      </w:r>
      <w:r w:rsidRPr="00A45500">
        <w:t>ocker</w:t>
      </w:r>
      <w:r w:rsidRPr="00A45500">
        <w:rPr>
          <w:rFonts w:hint="eastAsia"/>
        </w:rPr>
        <w:t>是目前最为常用的容器技术。随着近年来</w:t>
      </w:r>
      <w:r w:rsidRPr="00A45500">
        <w:rPr>
          <w:rFonts w:hint="eastAsia"/>
        </w:rPr>
        <w:t>R</w:t>
      </w:r>
      <w:r w:rsidRPr="00A45500">
        <w:t>ISC-V</w:t>
      </w:r>
      <w:r w:rsidRPr="00A45500">
        <w:rPr>
          <w:rFonts w:hint="eastAsia"/>
        </w:rPr>
        <w:t>软硬件生态的发展，</w:t>
      </w:r>
      <w:r w:rsidRPr="00A45500">
        <w:rPr>
          <w:rFonts w:hint="eastAsia"/>
        </w:rPr>
        <w:t>R</w:t>
      </w:r>
      <w:r w:rsidRPr="00A45500">
        <w:t>ISC-V</w:t>
      </w:r>
      <w:r w:rsidRPr="00A45500">
        <w:rPr>
          <w:rFonts w:hint="eastAsia"/>
        </w:rPr>
        <w:t>架构已经支持使用</w:t>
      </w:r>
      <w:r w:rsidRPr="00A45500">
        <w:rPr>
          <w:rFonts w:hint="eastAsia"/>
        </w:rPr>
        <w:t>D</w:t>
      </w:r>
      <w:r w:rsidRPr="00A45500">
        <w:t>ocker</w:t>
      </w:r>
      <w:r w:rsidRPr="00A45500">
        <w:rPr>
          <w:rFonts w:hint="eastAsia"/>
        </w:rPr>
        <w:t>。</w:t>
      </w:r>
    </w:p>
    <w:p w14:paraId="035EE5EB" w14:textId="70F0C4C4" w:rsidR="00421E31" w:rsidRPr="00A45500" w:rsidRDefault="00044664" w:rsidP="00421E31">
      <w:pPr>
        <w:ind w:firstLine="480"/>
      </w:pPr>
      <w:r w:rsidRPr="00A45500">
        <w:rPr>
          <w:rFonts w:hint="eastAsia"/>
        </w:rPr>
        <w:t>在</w:t>
      </w:r>
      <w:r w:rsidR="00F11087" w:rsidRPr="00A45500">
        <w:rPr>
          <w:rFonts w:hint="eastAsia"/>
        </w:rPr>
        <w:t>R</w:t>
      </w:r>
      <w:r w:rsidR="00F11087" w:rsidRPr="00A45500">
        <w:t>ISC-V</w:t>
      </w:r>
      <w:r w:rsidR="00F11087" w:rsidRPr="00A45500">
        <w:rPr>
          <w:rFonts w:hint="eastAsia"/>
        </w:rPr>
        <w:t>架构</w:t>
      </w:r>
      <w:r w:rsidR="00B90738" w:rsidRPr="00A45500">
        <w:rPr>
          <w:rFonts w:hint="eastAsia"/>
        </w:rPr>
        <w:t>上使用</w:t>
      </w:r>
      <w:r w:rsidR="00B90738" w:rsidRPr="00A45500">
        <w:rPr>
          <w:rFonts w:hint="eastAsia"/>
        </w:rPr>
        <w:t>D</w:t>
      </w:r>
      <w:r w:rsidR="00B90738" w:rsidRPr="00A45500">
        <w:t>ocker</w:t>
      </w:r>
      <w:r w:rsidR="00B90738" w:rsidRPr="00A45500">
        <w:rPr>
          <w:rFonts w:hint="eastAsia"/>
        </w:rPr>
        <w:t>，需要</w:t>
      </w:r>
      <w:r w:rsidR="00421E31" w:rsidRPr="00A45500">
        <w:rPr>
          <w:rFonts w:hint="eastAsia"/>
        </w:rPr>
        <w:t>在</w:t>
      </w:r>
      <w:r w:rsidR="00473CF4" w:rsidRPr="00A45500">
        <w:rPr>
          <w:rFonts w:hint="eastAsia"/>
        </w:rPr>
        <w:t>L</w:t>
      </w:r>
      <w:r w:rsidR="00473CF4" w:rsidRPr="00A45500">
        <w:t>inux</w:t>
      </w:r>
      <w:r w:rsidR="005E38E0" w:rsidRPr="00A45500">
        <w:rPr>
          <w:rFonts w:hint="eastAsia"/>
        </w:rPr>
        <w:t>系统中</w:t>
      </w:r>
      <w:r w:rsidR="00421E31" w:rsidRPr="00A45500">
        <w:rPr>
          <w:rFonts w:hint="eastAsia"/>
        </w:rPr>
        <w:t>安装</w:t>
      </w:r>
      <w:r w:rsidR="00421E31" w:rsidRPr="00A45500">
        <w:rPr>
          <w:rFonts w:hint="eastAsia"/>
        </w:rPr>
        <w:t>Golang</w:t>
      </w:r>
      <w:r w:rsidR="00421E31" w:rsidRPr="00A45500">
        <w:rPr>
          <w:rFonts w:hint="eastAsia"/>
        </w:rPr>
        <w:t>，</w:t>
      </w:r>
      <w:r w:rsidR="00AF407B" w:rsidRPr="00A45500">
        <w:rPr>
          <w:rFonts w:hint="eastAsia"/>
        </w:rPr>
        <w:t>下载并构建</w:t>
      </w:r>
      <w:r w:rsidR="00AF407B" w:rsidRPr="00A45500">
        <w:rPr>
          <w:rFonts w:hint="eastAsia"/>
        </w:rPr>
        <w:t>D</w:t>
      </w:r>
      <w:r w:rsidR="00AF407B" w:rsidRPr="00A45500">
        <w:t>ocker</w:t>
      </w:r>
      <w:r w:rsidR="00AF407B" w:rsidRPr="00A45500">
        <w:rPr>
          <w:rFonts w:hint="eastAsia"/>
        </w:rPr>
        <w:t>软件包</w:t>
      </w:r>
      <w:r w:rsidR="00473CF4" w:rsidRPr="00A45500">
        <w:rPr>
          <w:rFonts w:hint="eastAsia"/>
        </w:rPr>
        <w:t>，</w:t>
      </w:r>
      <w:r w:rsidR="00421E31" w:rsidRPr="00A45500">
        <w:rPr>
          <w:rFonts w:hint="eastAsia"/>
        </w:rPr>
        <w:t>然后在这个环境中运行和构建容器。</w:t>
      </w:r>
      <w:r w:rsidR="002260FE" w:rsidRPr="00A45500">
        <w:rPr>
          <w:rFonts w:hint="eastAsia"/>
        </w:rPr>
        <w:t>本文</w:t>
      </w:r>
      <w:r w:rsidR="000D2B84" w:rsidRPr="00A45500">
        <w:rPr>
          <w:rFonts w:hint="eastAsia"/>
        </w:rPr>
        <w:t>通过</w:t>
      </w:r>
      <w:r w:rsidR="000D2B84" w:rsidRPr="00A45500">
        <w:rPr>
          <w:rFonts w:hint="eastAsia"/>
        </w:rPr>
        <w:t>G</w:t>
      </w:r>
      <w:r w:rsidR="000D2B84" w:rsidRPr="00A45500">
        <w:t>em5</w:t>
      </w:r>
      <w:r w:rsidR="000D2B84" w:rsidRPr="00A45500">
        <w:rPr>
          <w:rFonts w:hint="eastAsia"/>
        </w:rPr>
        <w:t>全系统</w:t>
      </w:r>
      <w:r w:rsidR="00B50997" w:rsidRPr="00A45500">
        <w:rPr>
          <w:rFonts w:hint="eastAsia"/>
        </w:rPr>
        <w:t>模拟器</w:t>
      </w:r>
      <w:r w:rsidR="00E110DB" w:rsidRPr="00A45500">
        <w:rPr>
          <w:rFonts w:hint="eastAsia"/>
        </w:rPr>
        <w:t>构建了</w:t>
      </w:r>
      <w:r w:rsidR="00EB75B4" w:rsidRPr="00A45500">
        <w:rPr>
          <w:rFonts w:hint="eastAsia"/>
        </w:rPr>
        <w:t>一个</w:t>
      </w:r>
      <w:r w:rsidR="006648D5" w:rsidRPr="00A45500">
        <w:rPr>
          <w:rFonts w:hint="eastAsia"/>
        </w:rPr>
        <w:t>仿真</w:t>
      </w:r>
      <w:r w:rsidR="00897FE3" w:rsidRPr="00A45500">
        <w:rPr>
          <w:rFonts w:hint="eastAsia"/>
        </w:rPr>
        <w:t>R</w:t>
      </w:r>
      <w:r w:rsidR="00897FE3" w:rsidRPr="00A45500">
        <w:t>ISC-V</w:t>
      </w:r>
      <w:r w:rsidR="00C5385F" w:rsidRPr="00A45500">
        <w:rPr>
          <w:rFonts w:hint="eastAsia"/>
        </w:rPr>
        <w:t>平台</w:t>
      </w:r>
      <w:r w:rsidR="008A3AB6" w:rsidRPr="00A45500">
        <w:rPr>
          <w:rFonts w:hint="eastAsia"/>
        </w:rPr>
        <w:t>，</w:t>
      </w:r>
      <w:r w:rsidR="00A8429F" w:rsidRPr="00A45500">
        <w:rPr>
          <w:rFonts w:hint="eastAsia"/>
        </w:rPr>
        <w:t>并在硬件架构上安装了</w:t>
      </w:r>
      <w:r w:rsidR="0096234B" w:rsidRPr="00A45500">
        <w:rPr>
          <w:rFonts w:hint="eastAsia"/>
        </w:rPr>
        <w:t xml:space="preserve">Linux </w:t>
      </w:r>
      <w:r w:rsidR="0096234B" w:rsidRPr="00A45500">
        <w:rPr>
          <w:rFonts w:hint="eastAsia"/>
        </w:rPr>
        <w:t>内核</w:t>
      </w:r>
      <w:r w:rsidR="0096234B" w:rsidRPr="00A45500">
        <w:rPr>
          <w:rFonts w:hint="eastAsia"/>
        </w:rPr>
        <w:t xml:space="preserve"> v5.</w:t>
      </w:r>
      <w:r w:rsidR="00341997" w:rsidRPr="00A45500">
        <w:t>5</w:t>
      </w:r>
      <w:r w:rsidR="00190BE9" w:rsidRPr="00A45500">
        <w:rPr>
          <w:rFonts w:hint="eastAsia"/>
        </w:rPr>
        <w:t>.</w:t>
      </w:r>
      <w:r w:rsidR="0096234B" w:rsidRPr="00A45500">
        <w:rPr>
          <w:rFonts w:hint="eastAsia"/>
        </w:rPr>
        <w:t>0</w:t>
      </w:r>
      <w:r w:rsidR="00FE48E6" w:rsidRPr="00A45500">
        <w:rPr>
          <w:rFonts w:hint="eastAsia"/>
        </w:rPr>
        <w:t>版本</w:t>
      </w:r>
      <w:r w:rsidR="00314707" w:rsidRPr="00A45500">
        <w:rPr>
          <w:rFonts w:hint="eastAsia"/>
        </w:rPr>
        <w:t>的</w:t>
      </w:r>
      <w:r w:rsidR="006754A1" w:rsidRPr="00A45500">
        <w:rPr>
          <w:rFonts w:hint="eastAsia"/>
        </w:rPr>
        <w:t>De</w:t>
      </w:r>
      <w:r w:rsidR="006754A1" w:rsidRPr="00A45500">
        <w:t>bian</w:t>
      </w:r>
      <w:r w:rsidR="00FE0C9D" w:rsidRPr="00A45500">
        <w:t xml:space="preserve"> 10</w:t>
      </w:r>
      <w:r w:rsidR="00D2275A" w:rsidRPr="00A45500">
        <w:rPr>
          <w:rFonts w:hint="eastAsia"/>
        </w:rPr>
        <w:t>（简称为</w:t>
      </w:r>
      <w:r w:rsidR="00D2275A" w:rsidRPr="00A45500">
        <w:t>Bu</w:t>
      </w:r>
      <w:r w:rsidR="00AE4775" w:rsidRPr="00A45500">
        <w:rPr>
          <w:rFonts w:hint="eastAsia"/>
        </w:rPr>
        <w:t>s</w:t>
      </w:r>
      <w:r w:rsidR="00AE4775" w:rsidRPr="00A45500">
        <w:t>ter</w:t>
      </w:r>
      <w:r w:rsidR="00D2275A" w:rsidRPr="00A45500">
        <w:rPr>
          <w:rFonts w:hint="eastAsia"/>
        </w:rPr>
        <w:t>）</w:t>
      </w:r>
      <w:r w:rsidR="004D2B39" w:rsidRPr="00A45500">
        <w:rPr>
          <w:rFonts w:hint="eastAsia"/>
        </w:rPr>
        <w:t>操作</w:t>
      </w:r>
      <w:r w:rsidR="00015004" w:rsidRPr="00A45500">
        <w:rPr>
          <w:rFonts w:hint="eastAsia"/>
        </w:rPr>
        <w:t>系统</w:t>
      </w:r>
      <w:r w:rsidR="00BC2F5D" w:rsidRPr="00A45500">
        <w:rPr>
          <w:rFonts w:hint="eastAsia"/>
        </w:rPr>
        <w:t>发行版。</w:t>
      </w:r>
      <w:r w:rsidR="00867584" w:rsidRPr="00A45500">
        <w:rPr>
          <w:rFonts w:hint="eastAsia"/>
        </w:rPr>
        <w:t>具体细节</w:t>
      </w:r>
      <w:r w:rsidR="008255F9" w:rsidRPr="00A45500">
        <w:rPr>
          <w:rFonts w:hint="eastAsia"/>
        </w:rPr>
        <w:t>在第</w:t>
      </w:r>
      <w:r w:rsidR="008255F9" w:rsidRPr="00A45500">
        <w:t>4</w:t>
      </w:r>
      <w:r w:rsidR="008255F9" w:rsidRPr="00A45500">
        <w:rPr>
          <w:rFonts w:hint="eastAsia"/>
        </w:rPr>
        <w:t>章实验设计与分析</w:t>
      </w:r>
      <w:r w:rsidR="00E73FBD" w:rsidRPr="00A45500">
        <w:rPr>
          <w:rFonts w:hint="eastAsia"/>
        </w:rPr>
        <w:t>。</w:t>
      </w:r>
    </w:p>
    <w:p w14:paraId="0AEF1254" w14:textId="4647A6B5" w:rsidR="00421E31" w:rsidRPr="00A45500" w:rsidRDefault="0073501D" w:rsidP="00421E31">
      <w:pPr>
        <w:pStyle w:val="22"/>
      </w:pPr>
      <w:bookmarkStart w:id="150" w:name="_Toc99905765"/>
      <w:r w:rsidRPr="00A45500">
        <w:t>3.</w:t>
      </w:r>
      <w:r w:rsidR="00421E31" w:rsidRPr="00A45500">
        <w:rPr>
          <w:rFonts w:hint="eastAsia"/>
        </w:rPr>
        <w:t>4</w:t>
      </w:r>
      <w:r w:rsidR="00421E31" w:rsidRPr="00A45500">
        <w:t>.</w:t>
      </w:r>
      <w:r w:rsidRPr="00A45500">
        <w:t>2</w:t>
      </w:r>
      <w:r w:rsidR="00421E31" w:rsidRPr="00A45500">
        <w:t xml:space="preserve"> </w:t>
      </w:r>
      <w:r w:rsidR="006842CC" w:rsidRPr="00A45500">
        <w:rPr>
          <w:rFonts w:hint="eastAsia"/>
        </w:rPr>
        <w:t>拦截</w:t>
      </w:r>
      <w:r w:rsidR="006842CC" w:rsidRPr="00A45500">
        <w:t>RISC-V</w:t>
      </w:r>
      <w:r w:rsidR="008253C9" w:rsidRPr="00A45500">
        <w:t xml:space="preserve"> CPU</w:t>
      </w:r>
      <w:r w:rsidR="008253C9" w:rsidRPr="00A45500">
        <w:rPr>
          <w:rFonts w:hint="eastAsia"/>
        </w:rPr>
        <w:t>指令</w:t>
      </w:r>
      <w:bookmarkEnd w:id="150"/>
    </w:p>
    <w:p w14:paraId="2C773E82" w14:textId="277C6C9D" w:rsidR="00E50338" w:rsidRPr="00A45500" w:rsidRDefault="00BC1CEF" w:rsidP="00421E31">
      <w:pPr>
        <w:ind w:firstLine="480"/>
      </w:pPr>
      <w:r w:rsidRPr="00A45500">
        <w:rPr>
          <w:rFonts w:hint="eastAsia"/>
        </w:rPr>
        <w:t>不可</w:t>
      </w:r>
      <w:r w:rsidR="00A43885" w:rsidRPr="00A45500">
        <w:rPr>
          <w:rFonts w:hint="eastAsia"/>
        </w:rPr>
        <w:t>重现</w:t>
      </w:r>
      <w:r w:rsidRPr="00A45500">
        <w:rPr>
          <w:rFonts w:hint="eastAsia"/>
        </w:rPr>
        <w:t>的</w:t>
      </w:r>
      <w:r w:rsidRPr="00A45500">
        <w:rPr>
          <w:rFonts w:hint="eastAsia"/>
        </w:rPr>
        <w:t>CPU</w:t>
      </w:r>
      <w:r w:rsidRPr="00A45500">
        <w:rPr>
          <w:rFonts w:hint="eastAsia"/>
        </w:rPr>
        <w:t>指令</w:t>
      </w:r>
      <w:r w:rsidR="00121B6E" w:rsidRPr="00A45500">
        <w:rPr>
          <w:rFonts w:hint="eastAsia"/>
        </w:rPr>
        <w:t>无法通过</w:t>
      </w:r>
      <m:oMath>
        <m:r>
          <w:rPr>
            <w:rFonts w:ascii="Cambria Math" w:hAnsi="Cambria Math" w:hint="eastAsia"/>
          </w:rPr>
          <m:t>ptrace</m:t>
        </m:r>
      </m:oMath>
      <w:r w:rsidR="00121B6E" w:rsidRPr="00A45500">
        <w:rPr>
          <w:rFonts w:hint="eastAsia"/>
        </w:rPr>
        <w:t xml:space="preserve"> </w:t>
      </w:r>
      <w:r w:rsidR="00121B6E" w:rsidRPr="00A45500">
        <w:rPr>
          <w:rFonts w:hint="eastAsia"/>
        </w:rPr>
        <w:t>拦截</w:t>
      </w:r>
      <w:r w:rsidRPr="00A45500">
        <w:rPr>
          <w:rFonts w:hint="eastAsia"/>
        </w:rPr>
        <w:t>，</w:t>
      </w:r>
      <w:r w:rsidR="00020925" w:rsidRPr="00A45500">
        <w:rPr>
          <w:rFonts w:hint="eastAsia"/>
        </w:rPr>
        <w:t>现有的</w:t>
      </w:r>
      <w:r w:rsidR="00592C01" w:rsidRPr="00A45500">
        <w:rPr>
          <w:rFonts w:hint="eastAsia"/>
        </w:rPr>
        <w:t>规避</w:t>
      </w:r>
      <w:r w:rsidR="00700332" w:rsidRPr="00A45500">
        <w:rPr>
          <w:rFonts w:hint="eastAsia"/>
        </w:rPr>
        <w:t>C</w:t>
      </w:r>
      <w:r w:rsidR="00700332" w:rsidRPr="00A45500">
        <w:t>PU</w:t>
      </w:r>
      <w:r w:rsidR="00700332" w:rsidRPr="00A45500">
        <w:rPr>
          <w:rFonts w:hint="eastAsia"/>
        </w:rPr>
        <w:t>指令不确定性的方案</w:t>
      </w:r>
      <w:r w:rsidR="003E713C" w:rsidRPr="00A45500">
        <w:rPr>
          <w:rFonts w:hint="eastAsia"/>
        </w:rPr>
        <w:t>往往</w:t>
      </w:r>
      <w:r w:rsidR="00700332" w:rsidRPr="00A45500">
        <w:rPr>
          <w:rFonts w:hint="eastAsia"/>
        </w:rPr>
        <w:t>是通过</w:t>
      </w:r>
      <w:r w:rsidR="00316238" w:rsidRPr="00A45500">
        <w:rPr>
          <w:rFonts w:hint="eastAsia"/>
        </w:rPr>
        <w:t>硬件辅助的程序计数器</w:t>
      </w:r>
      <w:r w:rsidR="00A10120" w:rsidRPr="00A45500">
        <w:rPr>
          <w:rFonts w:hint="eastAsia"/>
        </w:rPr>
        <w:t>实现</w:t>
      </w:r>
      <w:r w:rsidR="003E713C" w:rsidRPr="00A45500">
        <w:rPr>
          <w:rFonts w:hint="eastAsia"/>
        </w:rPr>
        <w:t>的</w:t>
      </w:r>
      <w:r w:rsidR="00135824" w:rsidRPr="00A45500">
        <w:rPr>
          <w:rFonts w:hint="eastAsia"/>
        </w:rPr>
        <w:t>，但是</w:t>
      </w:r>
      <w:r w:rsidR="002515D7" w:rsidRPr="00A45500">
        <w:rPr>
          <w:rFonts w:hint="eastAsia"/>
        </w:rPr>
        <w:t>当前的</w:t>
      </w:r>
      <w:r w:rsidR="002515D7" w:rsidRPr="00A45500">
        <w:rPr>
          <w:rFonts w:hint="eastAsia"/>
        </w:rPr>
        <w:t>R</w:t>
      </w:r>
      <w:r w:rsidR="002515D7" w:rsidRPr="00A45500">
        <w:t>ISC-V</w:t>
      </w:r>
      <w:r w:rsidR="002515D7" w:rsidRPr="00A45500">
        <w:rPr>
          <w:rFonts w:hint="eastAsia"/>
        </w:rPr>
        <w:t>硬件不支持</w:t>
      </w:r>
      <w:r w:rsidR="00E25A70" w:rsidRPr="00A45500">
        <w:rPr>
          <w:rFonts w:hint="eastAsia"/>
        </w:rPr>
        <w:t>捕获所有不可重现的指令</w:t>
      </w:r>
      <w:r w:rsidR="003E713C" w:rsidRPr="00A45500">
        <w:rPr>
          <w:rFonts w:hint="eastAsia"/>
        </w:rPr>
        <w:t>。</w:t>
      </w:r>
      <w:r w:rsidR="0062228D" w:rsidRPr="00A45500">
        <w:rPr>
          <w:rFonts w:hint="eastAsia"/>
        </w:rPr>
        <w:t>为了</w:t>
      </w:r>
      <w:r w:rsidR="00392353" w:rsidRPr="00A45500">
        <w:rPr>
          <w:rFonts w:hint="eastAsia"/>
        </w:rPr>
        <w:t>在</w:t>
      </w:r>
      <w:r w:rsidR="00392353" w:rsidRPr="00A45500">
        <w:rPr>
          <w:rFonts w:hint="eastAsia"/>
        </w:rPr>
        <w:t>R</w:t>
      </w:r>
      <w:r w:rsidR="00392353" w:rsidRPr="00A45500">
        <w:t>ISC-V</w:t>
      </w:r>
      <w:r w:rsidR="00392353" w:rsidRPr="00A45500">
        <w:rPr>
          <w:rFonts w:hint="eastAsia"/>
        </w:rPr>
        <w:t>架构上</w:t>
      </w:r>
      <w:r w:rsidR="006325C7" w:rsidRPr="00A45500">
        <w:rPr>
          <w:rFonts w:hint="eastAsia"/>
        </w:rPr>
        <w:t>实现</w:t>
      </w:r>
      <w:r w:rsidR="004E137F" w:rsidRPr="00A45500">
        <w:rPr>
          <w:rFonts w:hint="eastAsia"/>
        </w:rPr>
        <w:t>纯软件的</w:t>
      </w:r>
      <w:r w:rsidR="006325C7" w:rsidRPr="00A45500">
        <w:rPr>
          <w:rFonts w:hint="eastAsia"/>
        </w:rPr>
        <w:t>容器化可重现方法</w:t>
      </w:r>
      <w:r w:rsidR="00985A32" w:rsidRPr="00A45500">
        <w:rPr>
          <w:rFonts w:hint="eastAsia"/>
        </w:rPr>
        <w:t>，</w:t>
      </w:r>
      <w:r w:rsidR="00B3696D" w:rsidRPr="00A45500">
        <w:rPr>
          <w:rFonts w:hint="eastAsia"/>
        </w:rPr>
        <w:t>参考了</w:t>
      </w:r>
      <w:r w:rsidR="00D010DF" w:rsidRPr="00A45500">
        <w:rPr>
          <w:rFonts w:hint="eastAsia"/>
        </w:rPr>
        <w:t>x</w:t>
      </w:r>
      <w:r w:rsidR="00D010DF" w:rsidRPr="00A45500">
        <w:t>86</w:t>
      </w:r>
      <w:r w:rsidR="00D1713C" w:rsidRPr="00A45500">
        <w:rPr>
          <w:rFonts w:hint="eastAsia"/>
        </w:rPr>
        <w:t>指令集下</w:t>
      </w:r>
      <w:r w:rsidR="006A2508" w:rsidRPr="00A45500">
        <w:rPr>
          <w:rFonts w:hint="eastAsia"/>
        </w:rPr>
        <w:t>利用</w:t>
      </w:r>
      <w:r w:rsidR="007A69C4" w:rsidRPr="00A45500">
        <w:rPr>
          <w:rFonts w:hint="eastAsia"/>
        </w:rPr>
        <w:t>编译器插入代码</w:t>
      </w:r>
      <w:r w:rsidR="00E41D7F" w:rsidRPr="00A45500">
        <w:rPr>
          <w:rFonts w:hint="eastAsia"/>
        </w:rPr>
        <w:t>的确定性重放</w:t>
      </w:r>
      <w:r w:rsidR="00991FDA" w:rsidRPr="00A45500">
        <w:rPr>
          <w:rFonts w:hint="eastAsia"/>
        </w:rPr>
        <w:t>工具</w:t>
      </w:r>
      <w:r w:rsidR="002C650C" w:rsidRPr="00A45500">
        <w:rPr>
          <w:rFonts w:hint="eastAsia"/>
        </w:rPr>
        <w:t>，在此基础上</w:t>
      </w:r>
      <w:r w:rsidR="00CF5DAD" w:rsidRPr="00A45500">
        <w:rPr>
          <w:rFonts w:hint="eastAsia"/>
        </w:rPr>
        <w:t>利用</w:t>
      </w:r>
      <w:r w:rsidR="00A601F7" w:rsidRPr="00A45500">
        <w:rPr>
          <w:rFonts w:hint="eastAsia"/>
        </w:rPr>
        <w:t>QEMU</w:t>
      </w:r>
      <w:r w:rsidR="00A601F7" w:rsidRPr="00A45500">
        <w:rPr>
          <w:rFonts w:hint="eastAsia"/>
        </w:rPr>
        <w:t>中的</w:t>
      </w:r>
      <w:r w:rsidR="007949A4" w:rsidRPr="00A45500">
        <w:rPr>
          <w:rFonts w:hint="eastAsia"/>
        </w:rPr>
        <w:t>二进制翻译</w:t>
      </w:r>
      <w:r w:rsidR="001C7F8A" w:rsidRPr="00A45500">
        <w:rPr>
          <w:rFonts w:hint="eastAsia"/>
        </w:rPr>
        <w:t>修改</w:t>
      </w:r>
      <w:r w:rsidR="00AF3F67" w:rsidRPr="00A45500">
        <w:rPr>
          <w:rFonts w:hint="eastAsia"/>
        </w:rPr>
        <w:t>R</w:t>
      </w:r>
      <w:r w:rsidR="00AF3F67" w:rsidRPr="00A45500">
        <w:t>ISC-V</w:t>
      </w:r>
      <w:r w:rsidR="00AF3F67" w:rsidRPr="00A45500">
        <w:rPr>
          <w:rFonts w:hint="eastAsia"/>
        </w:rPr>
        <w:t>指令</w:t>
      </w:r>
      <w:r w:rsidR="00E220F1" w:rsidRPr="00A45500">
        <w:rPr>
          <w:rFonts w:hint="eastAsia"/>
        </w:rPr>
        <w:t>，实现对</w:t>
      </w:r>
      <w:r w:rsidR="0030294B" w:rsidRPr="00A45500">
        <w:rPr>
          <w:rFonts w:hint="eastAsia"/>
        </w:rPr>
        <w:t>不可重现性</w:t>
      </w:r>
      <w:r w:rsidR="00614C30" w:rsidRPr="00A45500">
        <w:rPr>
          <w:rFonts w:hint="eastAsia"/>
        </w:rPr>
        <w:t>指令的拦截</w:t>
      </w:r>
      <w:r w:rsidR="00643A66" w:rsidRPr="00A45500">
        <w:rPr>
          <w:rFonts w:hint="eastAsia"/>
        </w:rPr>
        <w:t>与修改</w:t>
      </w:r>
      <w:r w:rsidR="00D05768" w:rsidRPr="00A45500">
        <w:rPr>
          <w:rFonts w:hint="eastAsia"/>
        </w:rPr>
        <w:t>，系统的设计框图如</w:t>
      </w:r>
      <w:r w:rsidR="00433240" w:rsidRPr="00A45500">
        <w:rPr>
          <w:rFonts w:hint="eastAsia"/>
        </w:rPr>
        <w:t>图</w:t>
      </w:r>
      <w:r w:rsidR="00433240" w:rsidRPr="00A45500">
        <w:rPr>
          <w:rFonts w:hint="eastAsia"/>
        </w:rPr>
        <w:t>3</w:t>
      </w:r>
      <w:r w:rsidR="00433240" w:rsidRPr="00A45500">
        <w:t>.6</w:t>
      </w:r>
      <w:r w:rsidR="00D05768" w:rsidRPr="00A45500">
        <w:rPr>
          <w:rFonts w:hint="eastAsia"/>
        </w:rPr>
        <w:t>所示</w:t>
      </w:r>
      <w:r w:rsidR="00392353" w:rsidRPr="00A45500">
        <w:rPr>
          <w:rFonts w:hint="eastAsia"/>
        </w:rPr>
        <w:t>。</w:t>
      </w:r>
    </w:p>
    <w:p w14:paraId="79EBAF89" w14:textId="251D2897" w:rsidR="00C12848" w:rsidRPr="00A45500" w:rsidRDefault="00DD2314" w:rsidP="00C12848">
      <w:pPr>
        <w:keepNext/>
        <w:spacing w:line="240" w:lineRule="auto"/>
        <w:ind w:firstLineChars="0" w:firstLine="0"/>
        <w:jc w:val="center"/>
      </w:pPr>
      <w:r w:rsidRPr="00A45500">
        <w:rPr>
          <w:noProof/>
        </w:rPr>
        <w:lastRenderedPageBreak/>
        <w:drawing>
          <wp:inline distT="0" distB="0" distL="0" distR="0" wp14:anchorId="55162A43" wp14:editId="408EDA3B">
            <wp:extent cx="3197250" cy="387925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18816" cy="3905418"/>
                    </a:xfrm>
                    <a:prstGeom prst="rect">
                      <a:avLst/>
                    </a:prstGeom>
                    <a:noFill/>
                  </pic:spPr>
                </pic:pic>
              </a:graphicData>
            </a:graphic>
          </wp:inline>
        </w:drawing>
      </w:r>
    </w:p>
    <w:p w14:paraId="407E3A48" w14:textId="56322D5D" w:rsidR="006C2549" w:rsidRPr="00A45500" w:rsidRDefault="00C12848" w:rsidP="00C471E9">
      <w:pPr>
        <w:pStyle w:val="afa"/>
      </w:pPr>
      <w:r w:rsidRPr="00A45500">
        <w:rPr>
          <w:rFonts w:hint="eastAsia"/>
        </w:rPr>
        <w:t>图</w:t>
      </w:r>
      <w:r w:rsidRPr="00A45500">
        <w:rPr>
          <w:rFonts w:hint="eastAsia"/>
        </w:rPr>
        <w:t>3</w:t>
      </w:r>
      <w:r w:rsidRPr="00A45500">
        <w:t xml:space="preserve">.6 </w:t>
      </w:r>
      <w:r w:rsidR="000653FF" w:rsidRPr="00A45500">
        <w:rPr>
          <w:rFonts w:hint="eastAsia"/>
        </w:rPr>
        <w:t>基于</w:t>
      </w:r>
      <w:r w:rsidR="000653FF" w:rsidRPr="00A45500">
        <w:rPr>
          <w:rFonts w:hint="eastAsia"/>
        </w:rPr>
        <w:t>Q</w:t>
      </w:r>
      <w:r w:rsidR="000653FF" w:rsidRPr="00A45500">
        <w:t>EM</w:t>
      </w:r>
      <w:r w:rsidR="000B4154" w:rsidRPr="00A45500">
        <w:rPr>
          <w:rFonts w:hint="eastAsia"/>
        </w:rPr>
        <w:t>U</w:t>
      </w:r>
      <w:r w:rsidR="00C6317E" w:rsidRPr="00A45500">
        <w:rPr>
          <w:rFonts w:hint="eastAsia"/>
        </w:rPr>
        <w:t>的</w:t>
      </w:r>
      <w:r w:rsidR="002E604D" w:rsidRPr="00A45500">
        <w:rPr>
          <w:rFonts w:hint="eastAsia"/>
        </w:rPr>
        <w:t>二进制翻译</w:t>
      </w:r>
      <w:r w:rsidR="007C35E3" w:rsidRPr="00A45500">
        <w:rPr>
          <w:rFonts w:hint="eastAsia"/>
        </w:rPr>
        <w:t>工具</w:t>
      </w:r>
      <w:r w:rsidR="009F42E2" w:rsidRPr="00A45500">
        <w:rPr>
          <w:rFonts w:hint="eastAsia"/>
        </w:rPr>
        <w:t>拦截</w:t>
      </w:r>
      <w:r w:rsidR="009F42E2" w:rsidRPr="00A45500">
        <w:rPr>
          <w:rFonts w:hint="eastAsia"/>
        </w:rPr>
        <w:t>R</w:t>
      </w:r>
      <w:r w:rsidR="009F42E2" w:rsidRPr="00A45500">
        <w:t>ISC-V CPU</w:t>
      </w:r>
      <w:r w:rsidR="009F42E2" w:rsidRPr="00A45500">
        <w:rPr>
          <w:rFonts w:hint="eastAsia"/>
        </w:rPr>
        <w:t>指令</w:t>
      </w:r>
    </w:p>
    <w:p w14:paraId="7FCA1F4A" w14:textId="3ED9C302" w:rsidR="006C2549" w:rsidRPr="00A45500" w:rsidRDefault="004E18D8" w:rsidP="00421E31">
      <w:pPr>
        <w:ind w:firstLine="480"/>
      </w:pPr>
      <w:r w:rsidRPr="00A45500">
        <w:rPr>
          <w:rFonts w:hint="eastAsia"/>
        </w:rPr>
        <w:t>现有的</w:t>
      </w:r>
      <w:r w:rsidR="008E0556" w:rsidRPr="00A45500">
        <w:rPr>
          <w:rFonts w:hint="eastAsia"/>
        </w:rPr>
        <w:t>确定性重放</w:t>
      </w:r>
      <w:r w:rsidR="000015FB" w:rsidRPr="00A45500">
        <w:rPr>
          <w:rFonts w:hint="eastAsia"/>
        </w:rPr>
        <w:t>工具</w:t>
      </w:r>
      <w:r w:rsidR="001A5BEC" w:rsidRPr="00A45500">
        <w:rPr>
          <w:rFonts w:hint="eastAsia"/>
        </w:rPr>
        <w:t>主要针对</w:t>
      </w:r>
      <w:r w:rsidR="00B267D0" w:rsidRPr="00A45500">
        <w:rPr>
          <w:rFonts w:hint="eastAsia"/>
        </w:rPr>
        <w:t>I</w:t>
      </w:r>
      <w:r w:rsidR="00B267D0" w:rsidRPr="00A45500">
        <w:t>ntel</w:t>
      </w:r>
      <w:r w:rsidR="00B267D0" w:rsidRPr="00A45500">
        <w:rPr>
          <w:rFonts w:hint="eastAsia"/>
        </w:rPr>
        <w:t xml:space="preserve"> </w:t>
      </w:r>
      <w:r w:rsidR="00B267D0" w:rsidRPr="00A45500">
        <w:t>x86</w:t>
      </w:r>
      <w:r w:rsidR="00B267D0" w:rsidRPr="00A45500">
        <w:rPr>
          <w:rFonts w:hint="eastAsia"/>
        </w:rPr>
        <w:t>架构下的</w:t>
      </w:r>
      <w:r w:rsidR="00135171" w:rsidRPr="00A45500">
        <w:rPr>
          <w:rFonts w:hint="eastAsia"/>
        </w:rPr>
        <w:t>C</w:t>
      </w:r>
      <w:r w:rsidR="00135171" w:rsidRPr="00A45500">
        <w:t>PU</w:t>
      </w:r>
      <w:r w:rsidR="00135171" w:rsidRPr="00A45500">
        <w:rPr>
          <w:rFonts w:hint="eastAsia"/>
        </w:rPr>
        <w:t>指令的</w:t>
      </w:r>
      <w:r w:rsidR="00A14DC0" w:rsidRPr="00A45500">
        <w:rPr>
          <w:rFonts w:hint="eastAsia"/>
        </w:rPr>
        <w:t>拦截</w:t>
      </w:r>
      <w:r w:rsidR="00597912" w:rsidRPr="00A45500">
        <w:rPr>
          <w:vertAlign w:val="superscript"/>
        </w:rPr>
        <w:fldChar w:fldCharType="begin"/>
      </w:r>
      <w:r w:rsidR="00597912" w:rsidRPr="00A45500">
        <w:rPr>
          <w:vertAlign w:val="superscript"/>
        </w:rPr>
        <w:instrText xml:space="preserve"> </w:instrText>
      </w:r>
      <w:r w:rsidR="00597912" w:rsidRPr="00A45500">
        <w:rPr>
          <w:rFonts w:hint="eastAsia"/>
          <w:vertAlign w:val="superscript"/>
        </w:rPr>
        <w:instrText>REF _Ref99208075 \r \h</w:instrText>
      </w:r>
      <w:r w:rsidR="00597912" w:rsidRPr="00A45500">
        <w:rPr>
          <w:vertAlign w:val="superscript"/>
        </w:rPr>
        <w:instrText xml:space="preserve">  \* MERGEFORMAT </w:instrText>
      </w:r>
      <w:r w:rsidR="00597912" w:rsidRPr="00A45500">
        <w:rPr>
          <w:vertAlign w:val="superscript"/>
        </w:rPr>
      </w:r>
      <w:r w:rsidR="00597912" w:rsidRPr="00A45500">
        <w:rPr>
          <w:vertAlign w:val="superscript"/>
        </w:rPr>
        <w:fldChar w:fldCharType="separate"/>
      </w:r>
      <w:r w:rsidR="00A55661" w:rsidRPr="00A45500">
        <w:rPr>
          <w:vertAlign w:val="superscript"/>
        </w:rPr>
        <w:t>[6]</w:t>
      </w:r>
      <w:r w:rsidR="00597912" w:rsidRPr="00A45500">
        <w:rPr>
          <w:vertAlign w:val="superscript"/>
        </w:rPr>
        <w:fldChar w:fldCharType="end"/>
      </w:r>
      <w:r w:rsidR="00B554B5" w:rsidRPr="00A45500">
        <w:rPr>
          <w:rFonts w:hint="eastAsia"/>
        </w:rPr>
        <w:t>，如</w:t>
      </w:r>
      <w:r w:rsidR="00A14DC0" w:rsidRPr="00A45500">
        <w:rPr>
          <w:rFonts w:hint="eastAsia"/>
        </w:rPr>
        <w:t xml:space="preserve"> </w:t>
      </w:r>
      <w:proofErr w:type="spellStart"/>
      <w:r w:rsidR="00A14DC0" w:rsidRPr="00A45500">
        <w:rPr>
          <w:rFonts w:hint="eastAsia"/>
          <w:b/>
          <w:bCs/>
        </w:rPr>
        <w:t>rdtsc</w:t>
      </w:r>
      <w:proofErr w:type="spellEnd"/>
      <w:r w:rsidR="00A14DC0" w:rsidRPr="00A45500">
        <w:rPr>
          <w:rFonts w:hint="eastAsia"/>
        </w:rPr>
        <w:t>和</w:t>
      </w:r>
      <w:proofErr w:type="spellStart"/>
      <w:r w:rsidR="00A14DC0" w:rsidRPr="00A45500">
        <w:rPr>
          <w:rFonts w:hint="eastAsia"/>
          <w:b/>
          <w:bCs/>
        </w:rPr>
        <w:t>rdtscp</w:t>
      </w:r>
      <w:proofErr w:type="spellEnd"/>
      <w:r w:rsidR="00A14DC0" w:rsidRPr="00A45500">
        <w:rPr>
          <w:rFonts w:hint="eastAsia"/>
        </w:rPr>
        <w:t>指令</w:t>
      </w:r>
      <w:r w:rsidR="00030F13" w:rsidRPr="00A45500">
        <w:rPr>
          <w:rFonts w:hint="eastAsia"/>
        </w:rPr>
        <w:t>。</w:t>
      </w:r>
      <w:r w:rsidR="00A14DC0" w:rsidRPr="00A45500">
        <w:rPr>
          <w:rFonts w:hint="eastAsia"/>
        </w:rPr>
        <w:t>通过</w:t>
      </w:r>
      <m:oMath>
        <m:r>
          <w:rPr>
            <w:rFonts w:ascii="Cambria Math" w:hAnsi="Cambria Math" w:hint="eastAsia"/>
          </w:rPr>
          <m:t>prctl</m:t>
        </m:r>
      </m:oMath>
      <w:r w:rsidR="00A14DC0" w:rsidRPr="00A45500">
        <w:rPr>
          <w:rFonts w:hint="eastAsia"/>
        </w:rPr>
        <w:t xml:space="preserve"> </w:t>
      </w:r>
      <w:r w:rsidR="00A14DC0" w:rsidRPr="00A45500">
        <w:rPr>
          <w:rFonts w:hint="eastAsia"/>
        </w:rPr>
        <w:t>系统调用返回当前周期的计数</w:t>
      </w:r>
      <w:r w:rsidR="00153608" w:rsidRPr="00A45500">
        <w:rPr>
          <w:rFonts w:hint="eastAsia"/>
        </w:rPr>
        <w:t>，使用</w:t>
      </w:r>
      <w:r w:rsidR="00A14DC0" w:rsidRPr="00A45500">
        <w:rPr>
          <w:rFonts w:hint="eastAsia"/>
        </w:rPr>
        <w:t>指令的线性函数覆盖它们的不确定结果。其他不可重现的指令包括</w:t>
      </w:r>
      <w:r w:rsidR="00A14DC0" w:rsidRPr="00A45500">
        <w:rPr>
          <w:rFonts w:hint="eastAsia"/>
          <w:b/>
          <w:bCs/>
        </w:rPr>
        <w:t>TSX</w:t>
      </w:r>
      <w:r w:rsidR="00A14DC0" w:rsidRPr="00A45500">
        <w:rPr>
          <w:rFonts w:hint="eastAsia"/>
        </w:rPr>
        <w:t>指令、</w:t>
      </w:r>
      <w:proofErr w:type="spellStart"/>
      <w:r w:rsidR="00A14DC0" w:rsidRPr="00A45500">
        <w:rPr>
          <w:rFonts w:hint="eastAsia"/>
          <w:b/>
          <w:bCs/>
        </w:rPr>
        <w:t>rdrand</w:t>
      </w:r>
      <w:proofErr w:type="spellEnd"/>
      <w:r w:rsidR="00A14DC0" w:rsidRPr="00A45500">
        <w:rPr>
          <w:rFonts w:hint="eastAsia"/>
        </w:rPr>
        <w:t>、</w:t>
      </w:r>
      <w:proofErr w:type="spellStart"/>
      <w:r w:rsidR="00A14DC0" w:rsidRPr="00A45500">
        <w:rPr>
          <w:rFonts w:hint="eastAsia"/>
          <w:b/>
          <w:bCs/>
        </w:rPr>
        <w:t>rdseed</w:t>
      </w:r>
      <w:proofErr w:type="spellEnd"/>
      <w:r w:rsidR="00A14DC0" w:rsidRPr="00A45500">
        <w:rPr>
          <w:rFonts w:hint="eastAsia"/>
        </w:rPr>
        <w:t>和</w:t>
      </w:r>
      <w:proofErr w:type="spellStart"/>
      <w:r w:rsidR="00A14DC0" w:rsidRPr="00A45500">
        <w:rPr>
          <w:rFonts w:hint="eastAsia"/>
          <w:b/>
          <w:bCs/>
        </w:rPr>
        <w:t>cpuid</w:t>
      </w:r>
      <w:proofErr w:type="spellEnd"/>
      <w:r w:rsidR="002A5D14" w:rsidRPr="00A45500">
        <w:rPr>
          <w:rFonts w:hint="eastAsia"/>
        </w:rPr>
        <w:t>等</w:t>
      </w:r>
      <w:r w:rsidR="00A14DC0" w:rsidRPr="00A45500">
        <w:rPr>
          <w:rFonts w:hint="eastAsia"/>
        </w:rPr>
        <w:t>。</w:t>
      </w:r>
    </w:p>
    <w:p w14:paraId="1BA96B99" w14:textId="753845CF" w:rsidR="00C12848" w:rsidRPr="00A45500" w:rsidRDefault="00520EC3" w:rsidP="00C12848">
      <w:pPr>
        <w:ind w:firstLine="480"/>
      </w:pPr>
      <w:r w:rsidRPr="00A45500">
        <w:rPr>
          <w:rFonts w:hint="eastAsia"/>
        </w:rPr>
        <w:t>Q</w:t>
      </w:r>
      <w:r w:rsidRPr="00A45500">
        <w:t>EMU</w:t>
      </w:r>
      <w:r w:rsidRPr="00A45500">
        <w:rPr>
          <w:rFonts w:hint="eastAsia"/>
        </w:rPr>
        <w:t>中的</w:t>
      </w:r>
      <w:r w:rsidR="004769C3" w:rsidRPr="00A45500">
        <w:rPr>
          <w:rFonts w:hint="eastAsia"/>
        </w:rPr>
        <w:t>二进制翻译</w:t>
      </w:r>
      <w:r w:rsidR="008B6F26" w:rsidRPr="00A45500">
        <w:rPr>
          <w:rFonts w:hint="eastAsia"/>
        </w:rPr>
        <w:t>通过内核代码的</w:t>
      </w:r>
      <w:r w:rsidR="00375662" w:rsidRPr="00A45500">
        <w:rPr>
          <w:rFonts w:hint="eastAsia"/>
        </w:rPr>
        <w:t>T</w:t>
      </w:r>
      <w:r w:rsidR="00375662" w:rsidRPr="00A45500">
        <w:t>CG</w:t>
      </w:r>
      <w:r w:rsidR="00375662" w:rsidRPr="00A45500">
        <w:rPr>
          <w:rFonts w:hint="eastAsia"/>
        </w:rPr>
        <w:t>（</w:t>
      </w:r>
      <w:r w:rsidR="00375662" w:rsidRPr="00A45500">
        <w:rPr>
          <w:rFonts w:hint="eastAsia"/>
        </w:rPr>
        <w:t>T</w:t>
      </w:r>
      <w:r w:rsidR="00375662" w:rsidRPr="00A45500">
        <w:t>iny Code Generator</w:t>
      </w:r>
      <w:r w:rsidR="00375662" w:rsidRPr="00A45500">
        <w:rPr>
          <w:rFonts w:hint="eastAsia"/>
        </w:rPr>
        <w:t>）</w:t>
      </w:r>
      <w:r w:rsidR="008B6F26" w:rsidRPr="00A45500">
        <w:rPr>
          <w:rFonts w:hint="eastAsia"/>
        </w:rPr>
        <w:t>模块对异构应用的二进制代码进行翻译和转换。异构文件在执行时，通过</w:t>
      </w:r>
      <m:oMath>
        <m:r>
          <w:rPr>
            <w:rFonts w:ascii="Cambria Math" w:hAnsi="Cambria Math" w:hint="eastAsia"/>
          </w:rPr>
          <m:t>b</m:t>
        </m:r>
        <m:r>
          <w:rPr>
            <w:rFonts w:ascii="Cambria Math" w:hAnsi="Cambria Math"/>
          </w:rPr>
          <m:t>infmt_mis</m:t>
        </m:r>
      </m:oMath>
      <w:r w:rsidR="008B6F26" w:rsidRPr="00A45500">
        <w:rPr>
          <w:rFonts w:hint="eastAsia"/>
        </w:rPr>
        <w:t>识别可执行文件格式并传递至</w:t>
      </w:r>
      <w:r w:rsidR="00826F43" w:rsidRPr="00A45500">
        <w:rPr>
          <w:rFonts w:hint="eastAsia"/>
        </w:rPr>
        <w:t>QEMU</w:t>
      </w:r>
      <w:r w:rsidR="008B6F26" w:rsidRPr="00A45500">
        <w:rPr>
          <w:rFonts w:hint="eastAsia"/>
        </w:rPr>
        <w:t>。</w:t>
      </w:r>
      <m:oMath>
        <m:r>
          <w:rPr>
            <w:rFonts w:ascii="Cambria Math" w:hAnsi="Cambria Math" w:hint="eastAsia"/>
          </w:rPr>
          <m:t>b</m:t>
        </m:r>
        <m:r>
          <w:rPr>
            <w:rFonts w:ascii="Cambria Math" w:hAnsi="Cambria Math"/>
          </w:rPr>
          <m:t>infmt_mis</m:t>
        </m:r>
      </m:oMath>
      <w:r w:rsidR="008B6F26" w:rsidRPr="00A45500">
        <w:rPr>
          <w:rFonts w:hint="eastAsia"/>
        </w:rPr>
        <w:t>是</w:t>
      </w:r>
      <w:r w:rsidR="00102E37" w:rsidRPr="00A45500">
        <w:rPr>
          <w:rFonts w:hint="eastAsia"/>
        </w:rPr>
        <w:t>Linux</w:t>
      </w:r>
      <w:r w:rsidR="008B6F26" w:rsidRPr="00A45500">
        <w:rPr>
          <w:rFonts w:hint="eastAsia"/>
        </w:rPr>
        <w:t>内核的一种功能，它允许识别任意可执行文件格式，并将其传递给特定的用户空间应用程序，如仿真器和虚拟机。</w:t>
      </w:r>
      <w:r w:rsidR="00241FB6" w:rsidRPr="00A45500">
        <w:rPr>
          <w:rFonts w:hint="eastAsia"/>
        </w:rPr>
        <w:t>QEMU</w:t>
      </w:r>
      <w:r w:rsidR="008B6F26" w:rsidRPr="00A45500">
        <w:rPr>
          <w:rFonts w:hint="eastAsia"/>
        </w:rPr>
        <w:t>将注册的异构二进制程序拦截、转换成本地指令架构代码，同时按需从目标架构系统调用转换成宿主机架构系统调用，并将其转发至宿主机内核。</w:t>
      </w:r>
      <w:r w:rsidR="000E351A" w:rsidRPr="00A45500">
        <w:rPr>
          <w:rFonts w:hint="eastAsia"/>
        </w:rPr>
        <w:t>TCG</w:t>
      </w:r>
      <w:r w:rsidR="008B6F26" w:rsidRPr="00A45500">
        <w:rPr>
          <w:rFonts w:hint="eastAsia"/>
        </w:rPr>
        <w:t>定义了一系列</w:t>
      </w:r>
      <w:r w:rsidR="0080378D" w:rsidRPr="00A45500">
        <w:rPr>
          <w:rFonts w:hint="eastAsia"/>
        </w:rPr>
        <w:t>I</w:t>
      </w:r>
      <w:r w:rsidR="0080378D" w:rsidRPr="00A45500">
        <w:t>R</w:t>
      </w:r>
      <w:r w:rsidR="0040181A" w:rsidRPr="00A45500">
        <w:rPr>
          <w:rFonts w:hint="eastAsia"/>
        </w:rPr>
        <w:t>（</w:t>
      </w:r>
      <w:r w:rsidR="0040181A" w:rsidRPr="00A45500">
        <w:rPr>
          <w:rFonts w:hint="eastAsia"/>
        </w:rPr>
        <w:t>I</w:t>
      </w:r>
      <w:r w:rsidR="0040181A" w:rsidRPr="00A45500">
        <w:t>ntermedia</w:t>
      </w:r>
      <w:r w:rsidR="007D765B" w:rsidRPr="00A45500">
        <w:t>te Representation</w:t>
      </w:r>
      <w:r w:rsidR="0040181A" w:rsidRPr="00A45500">
        <w:rPr>
          <w:rFonts w:hint="eastAsia"/>
        </w:rPr>
        <w:t>）</w:t>
      </w:r>
      <w:r w:rsidR="008B6F26" w:rsidRPr="00A45500">
        <w:rPr>
          <w:rFonts w:hint="eastAsia"/>
        </w:rPr>
        <w:t>，将已经翻译的代码块放在转换缓存中，并通过跳转指令将源处理器的指令集和目标处理器的指令集链接在一起。当</w:t>
      </w:r>
      <w:r w:rsidR="008B748F" w:rsidRPr="00A45500">
        <w:rPr>
          <w:rFonts w:hint="eastAsia"/>
        </w:rPr>
        <w:t>程序</w:t>
      </w:r>
      <w:r w:rsidR="008B6F26" w:rsidRPr="00A45500">
        <w:rPr>
          <w:rFonts w:hint="eastAsia"/>
        </w:rPr>
        <w:t>执行时，存放于转换缓存中的链接指令可以跳转到指定的代码块，目标二进制代码可不断调用已翻译代码块来运行，直到需要翻译新</w:t>
      </w:r>
      <w:r w:rsidR="008B6F26" w:rsidRPr="00A45500">
        <w:rPr>
          <w:rFonts w:hint="eastAsia"/>
        </w:rPr>
        <w:lastRenderedPageBreak/>
        <w:t>块为止。在执行的过程中，如果遇到了需要翻译的代码块，执行会暂停并对需要进行二进制翻译的源处理器指令集进行转换和翻译</w:t>
      </w:r>
      <w:r w:rsidR="00C04BEA" w:rsidRPr="00A45500">
        <w:rPr>
          <w:rFonts w:hint="eastAsia"/>
        </w:rPr>
        <w:t>，</w:t>
      </w:r>
      <w:r w:rsidR="008B6F26" w:rsidRPr="00A45500">
        <w:rPr>
          <w:rFonts w:hint="eastAsia"/>
        </w:rPr>
        <w:t>并存储到转换缓存中。图</w:t>
      </w:r>
      <w:r w:rsidR="001735AD" w:rsidRPr="00A45500">
        <w:rPr>
          <w:rFonts w:hint="eastAsia"/>
        </w:rPr>
        <w:t>3</w:t>
      </w:r>
      <w:r w:rsidR="001735AD" w:rsidRPr="00A45500">
        <w:t>.7</w:t>
      </w:r>
      <w:r w:rsidR="008B6F26" w:rsidRPr="00A45500">
        <w:rPr>
          <w:rFonts w:hint="eastAsia"/>
        </w:rPr>
        <w:t>为</w:t>
      </w:r>
      <w:r w:rsidR="009F4B1F" w:rsidRPr="00A45500">
        <w:t>TCG</w:t>
      </w:r>
      <w:r w:rsidR="008B6F26" w:rsidRPr="00A45500">
        <w:rPr>
          <w:rFonts w:hint="eastAsia"/>
        </w:rPr>
        <w:t>的工作示意图。</w:t>
      </w:r>
    </w:p>
    <w:p w14:paraId="44FCA3A3" w14:textId="6D96261E" w:rsidR="00BF3456" w:rsidRPr="00A45500" w:rsidRDefault="00F9695E" w:rsidP="00BF3456">
      <w:pPr>
        <w:keepNext/>
        <w:spacing w:line="240" w:lineRule="auto"/>
        <w:ind w:firstLineChars="0" w:firstLine="0"/>
        <w:jc w:val="center"/>
      </w:pPr>
      <w:r w:rsidRPr="00A45500">
        <w:rPr>
          <w:noProof/>
        </w:rPr>
        <w:drawing>
          <wp:inline distT="0" distB="0" distL="0" distR="0" wp14:anchorId="15109218" wp14:editId="0DA24955">
            <wp:extent cx="3808727" cy="3291840"/>
            <wp:effectExtent l="0" t="0" r="190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21845" cy="3303178"/>
                    </a:xfrm>
                    <a:prstGeom prst="rect">
                      <a:avLst/>
                    </a:prstGeom>
                    <a:noFill/>
                  </pic:spPr>
                </pic:pic>
              </a:graphicData>
            </a:graphic>
          </wp:inline>
        </w:drawing>
      </w:r>
    </w:p>
    <w:p w14:paraId="0ADB03F9" w14:textId="038B3424" w:rsidR="00387400" w:rsidRPr="00A45500" w:rsidRDefault="00BF3456" w:rsidP="008678AD">
      <w:pPr>
        <w:pStyle w:val="afa"/>
      </w:pPr>
      <w:r w:rsidRPr="00A45500">
        <w:rPr>
          <w:rFonts w:hint="eastAsia"/>
        </w:rPr>
        <w:t>图</w:t>
      </w:r>
      <w:r w:rsidRPr="00A45500">
        <w:rPr>
          <w:rFonts w:hint="eastAsia"/>
        </w:rPr>
        <w:t>3</w:t>
      </w:r>
      <w:r w:rsidRPr="00A45500">
        <w:t xml:space="preserve">.7 </w:t>
      </w:r>
      <w:r w:rsidR="008678AD" w:rsidRPr="00A45500">
        <w:rPr>
          <w:rFonts w:hint="eastAsia"/>
        </w:rPr>
        <w:t>QEMU</w:t>
      </w:r>
      <w:r w:rsidR="008678AD" w:rsidRPr="00A45500">
        <w:rPr>
          <w:rFonts w:hint="eastAsia"/>
        </w:rPr>
        <w:t>中</w:t>
      </w:r>
      <w:r w:rsidR="008678AD" w:rsidRPr="00A45500">
        <w:rPr>
          <w:rFonts w:hint="eastAsia"/>
        </w:rPr>
        <w:t>T</w:t>
      </w:r>
      <w:r w:rsidR="008678AD" w:rsidRPr="00A45500">
        <w:t>CG</w:t>
      </w:r>
      <w:r w:rsidR="008678AD" w:rsidRPr="00A45500">
        <w:rPr>
          <w:rFonts w:hint="eastAsia"/>
        </w:rPr>
        <w:t>模块</w:t>
      </w:r>
      <w:r w:rsidR="00223F14" w:rsidRPr="00A45500">
        <w:rPr>
          <w:rFonts w:hint="eastAsia"/>
        </w:rPr>
        <w:t>结构图</w:t>
      </w:r>
    </w:p>
    <w:p w14:paraId="400A47CF" w14:textId="149EE52D" w:rsidR="00C4188E" w:rsidRPr="00A45500" w:rsidRDefault="00A87B85" w:rsidP="00C4188E">
      <w:pPr>
        <w:pStyle w:val="10"/>
      </w:pPr>
      <w:bookmarkStart w:id="151" w:name="_Toc99905766"/>
      <w:r w:rsidRPr="00711438">
        <w:rPr>
          <w:highlight w:val="yellow"/>
          <w:rPrChange w:id="152" w:author="Xu Zichen" w:date="2022-04-04T21:43:00Z">
            <w:rPr/>
          </w:rPrChange>
        </w:rPr>
        <w:t>3</w:t>
      </w:r>
      <w:r w:rsidR="00C4188E" w:rsidRPr="00711438">
        <w:rPr>
          <w:highlight w:val="yellow"/>
          <w:rPrChange w:id="153" w:author="Xu Zichen" w:date="2022-04-04T21:43:00Z">
            <w:rPr/>
          </w:rPrChange>
        </w:rPr>
        <w:t>.</w:t>
      </w:r>
      <w:r w:rsidRPr="00711438">
        <w:rPr>
          <w:highlight w:val="yellow"/>
          <w:rPrChange w:id="154" w:author="Xu Zichen" w:date="2022-04-04T21:43:00Z">
            <w:rPr/>
          </w:rPrChange>
        </w:rPr>
        <w:t>5</w:t>
      </w:r>
      <w:r w:rsidR="00C4188E" w:rsidRPr="00711438">
        <w:rPr>
          <w:highlight w:val="yellow"/>
          <w:rPrChange w:id="155" w:author="Xu Zichen" w:date="2022-04-04T21:43:00Z">
            <w:rPr/>
          </w:rPrChange>
        </w:rPr>
        <w:t xml:space="preserve"> </w:t>
      </w:r>
      <w:r w:rsidR="00C4188E" w:rsidRPr="00711438">
        <w:rPr>
          <w:rFonts w:hint="eastAsia"/>
          <w:highlight w:val="yellow"/>
          <w:rPrChange w:id="156" w:author="Xu Zichen" w:date="2022-04-04T21:43:00Z">
            <w:rPr>
              <w:rFonts w:hint="eastAsia"/>
            </w:rPr>
          </w:rPrChange>
        </w:rPr>
        <w:t>本章小结</w:t>
      </w:r>
      <w:bookmarkEnd w:id="151"/>
    </w:p>
    <w:p w14:paraId="58E5BAF9" w14:textId="77777777" w:rsidR="00C4188E" w:rsidRPr="00A45500" w:rsidRDefault="00C4188E" w:rsidP="00C4188E">
      <w:pPr>
        <w:ind w:firstLine="480"/>
      </w:pPr>
    </w:p>
    <w:p w14:paraId="1A2885DF" w14:textId="77777777" w:rsidR="00D922D8" w:rsidRPr="00A45500" w:rsidRDefault="00D922D8">
      <w:pPr>
        <w:spacing w:line="300" w:lineRule="auto"/>
        <w:ind w:firstLineChars="757" w:firstLine="1817"/>
      </w:pPr>
    </w:p>
    <w:p w14:paraId="1FA471AA" w14:textId="77777777" w:rsidR="00E20E7C" w:rsidRPr="00A45500" w:rsidRDefault="00E20E7C" w:rsidP="008E2E18">
      <w:pPr>
        <w:pStyle w:val="af8"/>
        <w:rPr>
          <w:color w:val="auto"/>
        </w:rPr>
        <w:sectPr w:rsidR="00E20E7C" w:rsidRPr="00A45500">
          <w:headerReference w:type="default" r:id="rId46"/>
          <w:pgSz w:w="11906" w:h="16838"/>
          <w:pgMar w:top="2155" w:right="1814" w:bottom="2155" w:left="1814" w:header="1701" w:footer="1701" w:gutter="0"/>
          <w:cols w:space="720"/>
          <w:docGrid w:type="linesAndChars" w:linePitch="312"/>
        </w:sectPr>
      </w:pPr>
    </w:p>
    <w:p w14:paraId="15333C5E" w14:textId="5E8CC500" w:rsidR="00683CD3" w:rsidRPr="00A45500" w:rsidRDefault="00EE06A3" w:rsidP="00C40A84">
      <w:pPr>
        <w:pStyle w:val="0"/>
      </w:pPr>
      <w:bookmarkStart w:id="157" w:name="_Toc99905767"/>
      <w:r w:rsidRPr="00A45500">
        <w:rPr>
          <w:rFonts w:hint="eastAsia"/>
        </w:rPr>
        <w:lastRenderedPageBreak/>
        <w:t>第</w:t>
      </w:r>
      <w:r w:rsidR="00E94ACA" w:rsidRPr="00A45500">
        <w:t>4</w:t>
      </w:r>
      <w:r w:rsidRPr="00A45500">
        <w:rPr>
          <w:rFonts w:hint="eastAsia"/>
        </w:rPr>
        <w:t>章</w:t>
      </w:r>
      <w:r w:rsidRPr="00A45500">
        <w:rPr>
          <w:rFonts w:hint="eastAsia"/>
        </w:rPr>
        <w:t xml:space="preserve"> </w:t>
      </w:r>
      <w:r w:rsidRPr="00A45500">
        <w:rPr>
          <w:rFonts w:hint="eastAsia"/>
        </w:rPr>
        <w:t>实验设计与分析</w:t>
      </w:r>
      <w:bookmarkEnd w:id="157"/>
    </w:p>
    <w:p w14:paraId="035657B3" w14:textId="1B6C1922" w:rsidR="00840D42" w:rsidRPr="00A45500" w:rsidRDefault="006A44D0" w:rsidP="006A44D0">
      <w:pPr>
        <w:ind w:firstLine="480"/>
      </w:pPr>
      <w:r w:rsidRPr="00A45500">
        <w:rPr>
          <w:rFonts w:hint="eastAsia"/>
        </w:rPr>
        <w:t>本章</w:t>
      </w:r>
      <w:r w:rsidR="00721244" w:rsidRPr="00A45500">
        <w:rPr>
          <w:rFonts w:hint="eastAsia"/>
        </w:rPr>
        <w:t>首先在</w:t>
      </w:r>
      <w:r w:rsidR="007670CB" w:rsidRPr="00A45500">
        <w:t>Gem5</w:t>
      </w:r>
      <w:r w:rsidR="007670CB" w:rsidRPr="00A45500">
        <w:rPr>
          <w:rFonts w:hint="eastAsia"/>
        </w:rPr>
        <w:t>模拟器上</w:t>
      </w:r>
      <w:r w:rsidR="00840D42" w:rsidRPr="00A45500">
        <w:rPr>
          <w:rFonts w:hint="eastAsia"/>
        </w:rPr>
        <w:t>部署了</w:t>
      </w:r>
      <w:r w:rsidR="00840D42" w:rsidRPr="00A45500">
        <w:rPr>
          <w:rFonts w:hint="eastAsia"/>
        </w:rPr>
        <w:t>R</w:t>
      </w:r>
      <w:r w:rsidR="00840D42" w:rsidRPr="00A45500">
        <w:t>ISC-V</w:t>
      </w:r>
      <w:r w:rsidR="00821CB6" w:rsidRPr="00A45500">
        <w:rPr>
          <w:rFonts w:hint="eastAsia"/>
        </w:rPr>
        <w:t>架构芯片的</w:t>
      </w:r>
      <w:proofErr w:type="gramStart"/>
      <w:r w:rsidR="00AC2011" w:rsidRPr="00A45500">
        <w:rPr>
          <w:rFonts w:hint="eastAsia"/>
        </w:rPr>
        <w:t>多核</w:t>
      </w:r>
      <w:r w:rsidR="00840D42" w:rsidRPr="00A45500">
        <w:rPr>
          <w:rFonts w:hint="eastAsia"/>
        </w:rPr>
        <w:t>全系统仿真</w:t>
      </w:r>
      <w:proofErr w:type="gramEnd"/>
      <w:r w:rsidR="00A43132" w:rsidRPr="00A45500">
        <w:rPr>
          <w:rFonts w:hint="eastAsia"/>
        </w:rPr>
        <w:t>，</w:t>
      </w:r>
      <w:r w:rsidR="00261EC9" w:rsidRPr="00A45500">
        <w:rPr>
          <w:rFonts w:hint="eastAsia"/>
        </w:rPr>
        <w:t>并在此架构上</w:t>
      </w:r>
      <w:r w:rsidR="008105DD" w:rsidRPr="00A45500">
        <w:rPr>
          <w:rFonts w:hint="eastAsia"/>
        </w:rPr>
        <w:t>加载</w:t>
      </w:r>
      <w:r w:rsidR="00E30627" w:rsidRPr="00A45500">
        <w:rPr>
          <w:rFonts w:hint="eastAsia"/>
        </w:rPr>
        <w:t>Linux</w:t>
      </w:r>
      <w:r w:rsidR="00E30627" w:rsidRPr="00A45500">
        <w:rPr>
          <w:rFonts w:hint="eastAsia"/>
        </w:rPr>
        <w:t>系统</w:t>
      </w:r>
      <w:r w:rsidR="007670CB" w:rsidRPr="00A45500">
        <w:rPr>
          <w:rFonts w:hint="eastAsia"/>
        </w:rPr>
        <w:t>，</w:t>
      </w:r>
      <w:r w:rsidR="009832FD" w:rsidRPr="00A45500">
        <w:rPr>
          <w:rFonts w:hint="eastAsia"/>
        </w:rPr>
        <w:t>搭建对上述</w:t>
      </w:r>
      <w:r w:rsidR="0050328D" w:rsidRPr="00A45500">
        <w:rPr>
          <w:rFonts w:hint="eastAsia"/>
        </w:rPr>
        <w:t>容器化可重现方案的功能、性能测试平台</w:t>
      </w:r>
      <w:r w:rsidR="00D9711F" w:rsidRPr="00A45500">
        <w:rPr>
          <w:rFonts w:hint="eastAsia"/>
        </w:rPr>
        <w:t>；</w:t>
      </w:r>
      <w:r w:rsidR="00FE5BE3" w:rsidRPr="00A45500">
        <w:rPr>
          <w:rFonts w:hint="eastAsia"/>
        </w:rPr>
        <w:t>然后，</w:t>
      </w:r>
      <w:r w:rsidR="004B1D94" w:rsidRPr="00A45500">
        <w:rPr>
          <w:rFonts w:hint="eastAsia"/>
        </w:rPr>
        <w:t>介绍</w:t>
      </w:r>
      <w:r w:rsidR="001421CD" w:rsidRPr="00A45500">
        <w:rPr>
          <w:rFonts w:hint="eastAsia"/>
        </w:rPr>
        <w:t>实验测试</w:t>
      </w:r>
      <w:r w:rsidR="00914E56" w:rsidRPr="00A45500">
        <w:rPr>
          <w:rFonts w:hint="eastAsia"/>
        </w:rPr>
        <w:t>使用的</w:t>
      </w:r>
      <w:r w:rsidR="00E11AA7" w:rsidRPr="00A45500">
        <w:rPr>
          <w:rFonts w:hint="eastAsia"/>
        </w:rPr>
        <w:t>基准测试</w:t>
      </w:r>
      <w:r w:rsidR="009B5F8B" w:rsidRPr="00A45500">
        <w:rPr>
          <w:rFonts w:hint="eastAsia"/>
        </w:rPr>
        <w:t>集</w:t>
      </w:r>
      <w:r w:rsidR="00A248A5" w:rsidRPr="00A45500">
        <w:rPr>
          <w:rFonts w:hint="eastAsia"/>
        </w:rPr>
        <w:t>；</w:t>
      </w:r>
      <w:r w:rsidR="007C5FA2" w:rsidRPr="00A45500">
        <w:rPr>
          <w:rFonts w:hint="eastAsia"/>
        </w:rPr>
        <w:t>最后</w:t>
      </w:r>
      <w:r w:rsidR="003D63F5" w:rsidRPr="00A45500">
        <w:rPr>
          <w:rFonts w:hint="eastAsia"/>
        </w:rPr>
        <w:t>，与</w:t>
      </w:r>
      <w:r w:rsidR="008814AB" w:rsidRPr="00A45500">
        <w:rPr>
          <w:rFonts w:hint="eastAsia"/>
        </w:rPr>
        <w:t>现有记录重放工具</w:t>
      </w:r>
      <w:r w:rsidR="001B0742" w:rsidRPr="00A45500">
        <w:rPr>
          <w:rFonts w:hint="eastAsia"/>
        </w:rPr>
        <w:t>进行</w:t>
      </w:r>
      <w:r w:rsidR="008814AB" w:rsidRPr="00A45500">
        <w:rPr>
          <w:rFonts w:hint="eastAsia"/>
        </w:rPr>
        <w:t>对比，</w:t>
      </w:r>
      <w:r w:rsidR="001B0742" w:rsidRPr="00A45500">
        <w:rPr>
          <w:rFonts w:hint="eastAsia"/>
        </w:rPr>
        <w:t>设计</w:t>
      </w:r>
      <w:r w:rsidR="003F5E94" w:rsidRPr="00A45500">
        <w:rPr>
          <w:rFonts w:hint="eastAsia"/>
        </w:rPr>
        <w:t>实验完成</w:t>
      </w:r>
      <w:r w:rsidR="007F3460" w:rsidRPr="00A45500">
        <w:rPr>
          <w:rFonts w:hint="eastAsia"/>
        </w:rPr>
        <w:t>容器化可重现方案的功能、性能测试，</w:t>
      </w:r>
      <w:r w:rsidR="00323D72" w:rsidRPr="00A45500">
        <w:rPr>
          <w:rFonts w:hint="eastAsia"/>
        </w:rPr>
        <w:t>并</w:t>
      </w:r>
      <w:r w:rsidR="007F3460" w:rsidRPr="00A45500">
        <w:rPr>
          <w:rFonts w:hint="eastAsia"/>
        </w:rPr>
        <w:t>对实验结果进行分析和评价。</w:t>
      </w:r>
    </w:p>
    <w:p w14:paraId="73CDF15D" w14:textId="1FD69E5F" w:rsidR="00B579E4" w:rsidRPr="00A45500" w:rsidRDefault="00002498" w:rsidP="00B579E4">
      <w:pPr>
        <w:pStyle w:val="10"/>
      </w:pPr>
      <w:bookmarkStart w:id="158" w:name="_Toc99905768"/>
      <w:r w:rsidRPr="00A45500">
        <w:t>4</w:t>
      </w:r>
      <w:r w:rsidR="00B579E4" w:rsidRPr="00A45500">
        <w:t xml:space="preserve">.1 </w:t>
      </w:r>
      <w:r w:rsidR="0023691E" w:rsidRPr="00A45500">
        <w:rPr>
          <w:rFonts w:hint="eastAsia"/>
        </w:rPr>
        <w:t>R</w:t>
      </w:r>
      <w:r w:rsidR="0023691E" w:rsidRPr="00A45500">
        <w:t>ISC-V</w:t>
      </w:r>
      <w:r w:rsidR="008844A5" w:rsidRPr="00A45500">
        <w:rPr>
          <w:rFonts w:hint="eastAsia"/>
        </w:rPr>
        <w:t>仿真平台</w:t>
      </w:r>
      <w:bookmarkEnd w:id="158"/>
    </w:p>
    <w:p w14:paraId="5FBD6609" w14:textId="77777777" w:rsidR="00A0545A" w:rsidRPr="00A45500" w:rsidRDefault="00227B6F" w:rsidP="008E563A">
      <w:pPr>
        <w:ind w:firstLine="480"/>
      </w:pPr>
      <w:r w:rsidRPr="00A45500">
        <w:rPr>
          <w:rFonts w:hint="eastAsia"/>
        </w:rPr>
        <w:t>在</w:t>
      </w:r>
      <w:r w:rsidRPr="00A45500">
        <w:rPr>
          <w:rFonts w:hint="eastAsia"/>
        </w:rPr>
        <w:t>R</w:t>
      </w:r>
      <w:r w:rsidRPr="00A45500">
        <w:t>ISC-V</w:t>
      </w:r>
      <w:r w:rsidRPr="00A45500">
        <w:rPr>
          <w:rFonts w:hint="eastAsia"/>
        </w:rPr>
        <w:t>硬件平台上实现体系结构实验中的思路需要增加额外的部署成本，因此本文选择使用性能优良的软件模拟器来验证容器化方案。目前有多种软件模拟器支持模拟</w:t>
      </w:r>
      <w:r w:rsidRPr="00A45500">
        <w:rPr>
          <w:rFonts w:hint="eastAsia"/>
        </w:rPr>
        <w:t>R</w:t>
      </w:r>
      <w:r w:rsidRPr="00A45500">
        <w:t>ISC-V</w:t>
      </w:r>
      <w:r w:rsidRPr="00A45500">
        <w:rPr>
          <w:rFonts w:hint="eastAsia"/>
        </w:rPr>
        <w:t>硬件平台，</w:t>
      </w:r>
      <w:r w:rsidR="006A097A" w:rsidRPr="00A45500">
        <w:rPr>
          <w:rFonts w:hint="eastAsia"/>
        </w:rPr>
        <w:t>功能</w:t>
      </w:r>
      <w:r w:rsidRPr="00A45500">
        <w:rPr>
          <w:rFonts w:hint="eastAsia"/>
        </w:rPr>
        <w:t>级（</w:t>
      </w:r>
      <w:r w:rsidRPr="00A45500">
        <w:rPr>
          <w:rFonts w:hint="eastAsia"/>
        </w:rPr>
        <w:t>F</w:t>
      </w:r>
      <w:r w:rsidRPr="00A45500">
        <w:t>unction-Level</w:t>
      </w:r>
      <w:r w:rsidRPr="00A45500">
        <w:rPr>
          <w:rFonts w:hint="eastAsia"/>
        </w:rPr>
        <w:t>）仿真有</w:t>
      </w:r>
      <w:r w:rsidRPr="00A45500">
        <w:rPr>
          <w:rFonts w:hint="eastAsia"/>
        </w:rPr>
        <w:t>S</w:t>
      </w:r>
      <w:r w:rsidRPr="00A45500">
        <w:t>pike</w:t>
      </w:r>
      <w:r w:rsidRPr="00A45500">
        <w:rPr>
          <w:rFonts w:hint="eastAsia"/>
        </w:rPr>
        <w:t>、</w:t>
      </w:r>
      <w:r w:rsidRPr="00A45500">
        <w:rPr>
          <w:rFonts w:hint="eastAsia"/>
        </w:rPr>
        <w:t>Q</w:t>
      </w:r>
      <w:r w:rsidRPr="00A45500">
        <w:t>EMU</w:t>
      </w:r>
      <w:r w:rsidRPr="00A45500">
        <w:rPr>
          <w:rFonts w:hint="eastAsia"/>
        </w:rPr>
        <w:t>、</w:t>
      </w:r>
      <w:proofErr w:type="spellStart"/>
      <w:r w:rsidRPr="00A45500">
        <w:rPr>
          <w:rFonts w:hint="eastAsia"/>
        </w:rPr>
        <w:t>F</w:t>
      </w:r>
      <w:r w:rsidRPr="00A45500">
        <w:t>ireSim</w:t>
      </w:r>
      <w:proofErr w:type="spellEnd"/>
      <w:r w:rsidRPr="00A45500">
        <w:rPr>
          <w:rFonts w:hint="eastAsia"/>
        </w:rPr>
        <w:t>、</w:t>
      </w:r>
      <w:r w:rsidRPr="00A45500">
        <w:rPr>
          <w:rFonts w:hint="eastAsia"/>
        </w:rPr>
        <w:t>R</w:t>
      </w:r>
      <w:r w:rsidRPr="00A45500">
        <w:t>V8</w:t>
      </w:r>
      <w:r w:rsidRPr="00A45500">
        <w:rPr>
          <w:rFonts w:hint="eastAsia"/>
        </w:rPr>
        <w:t>；寄存器传输级（</w:t>
      </w:r>
      <w:r w:rsidRPr="00A45500">
        <w:t>Register-Transfer-Level, RTL</w:t>
      </w:r>
      <w:r w:rsidRPr="00A45500">
        <w:rPr>
          <w:rFonts w:hint="eastAsia"/>
        </w:rPr>
        <w:t>）仿真器包括</w:t>
      </w:r>
      <w:r w:rsidRPr="00A45500">
        <w:rPr>
          <w:rFonts w:hint="eastAsia"/>
        </w:rPr>
        <w:t>R</w:t>
      </w:r>
      <w:r w:rsidRPr="00A45500">
        <w:t>ocket</w:t>
      </w:r>
      <w:r w:rsidRPr="00A45500">
        <w:rPr>
          <w:rFonts w:hint="eastAsia"/>
        </w:rPr>
        <w:t>、</w:t>
      </w:r>
      <w:r w:rsidRPr="00A45500">
        <w:rPr>
          <w:rFonts w:hint="eastAsia"/>
        </w:rPr>
        <w:t>B</w:t>
      </w:r>
      <w:r w:rsidRPr="00A45500">
        <w:t>OOM</w:t>
      </w:r>
      <w:r w:rsidRPr="00A45500">
        <w:rPr>
          <w:rFonts w:hint="eastAsia"/>
        </w:rPr>
        <w:t>、</w:t>
      </w:r>
      <w:r w:rsidRPr="00A45500">
        <w:t>Ariane</w:t>
      </w:r>
      <w:r w:rsidRPr="00A45500">
        <w:rPr>
          <w:rFonts w:hint="eastAsia"/>
        </w:rPr>
        <w:t>；</w:t>
      </w:r>
      <w:r w:rsidRPr="00A45500">
        <w:rPr>
          <w:rFonts w:hint="eastAsia"/>
        </w:rPr>
        <w:t>FPGA</w:t>
      </w:r>
      <w:r w:rsidRPr="00A45500">
        <w:rPr>
          <w:rFonts w:hint="eastAsia"/>
        </w:rPr>
        <w:t>级仿真模型</w:t>
      </w:r>
      <w:r w:rsidRPr="00A45500">
        <w:rPr>
          <w:rFonts w:hint="eastAsia"/>
        </w:rPr>
        <w:t>R</w:t>
      </w:r>
      <w:r w:rsidRPr="00A45500">
        <w:t xml:space="preserve">ocket </w:t>
      </w:r>
      <w:proofErr w:type="spellStart"/>
      <w:r w:rsidRPr="00A45500">
        <w:t>Zedboard</w:t>
      </w:r>
      <w:proofErr w:type="spellEnd"/>
      <w:r w:rsidRPr="00A45500">
        <w:rPr>
          <w:rFonts w:hint="eastAsia"/>
        </w:rPr>
        <w:t>等。</w:t>
      </w:r>
      <w:r w:rsidR="00A63637" w:rsidRPr="00A45500">
        <w:rPr>
          <w:rFonts w:hint="eastAsia"/>
        </w:rPr>
        <w:t>功能</w:t>
      </w:r>
      <w:r w:rsidRPr="00A45500">
        <w:rPr>
          <w:rFonts w:hint="eastAsia"/>
        </w:rPr>
        <w:t>级仿真速度快、易于修改，但无法捕捉目标系统的时序。</w:t>
      </w:r>
      <w:r w:rsidRPr="00A45500">
        <w:t>RTL</w:t>
      </w:r>
      <w:r w:rsidRPr="00A45500">
        <w:rPr>
          <w:rFonts w:hint="eastAsia"/>
        </w:rPr>
        <w:t>仿真速度慢、难以修改，但是可以精准模拟目标系统的时序周期。</w:t>
      </w:r>
      <w:r w:rsidRPr="00A45500">
        <w:rPr>
          <w:rFonts w:hint="eastAsia"/>
        </w:rPr>
        <w:t>F</w:t>
      </w:r>
      <w:r w:rsidRPr="00A45500">
        <w:t>PGA</w:t>
      </w:r>
      <w:r w:rsidRPr="00A45500">
        <w:rPr>
          <w:rFonts w:hint="eastAsia"/>
        </w:rPr>
        <w:t>仿真最准确和快速，但是需要较长的综合和布局布线时间，也更难以修改调试。</w:t>
      </w:r>
    </w:p>
    <w:p w14:paraId="131336F1" w14:textId="204EC025" w:rsidR="00227B6F" w:rsidRPr="00A45500" w:rsidRDefault="00F82D8E" w:rsidP="00A0545A">
      <w:pPr>
        <w:ind w:firstLine="480"/>
      </w:pPr>
      <w:r w:rsidRPr="00A45500">
        <w:rPr>
          <w:rFonts w:hint="eastAsia"/>
        </w:rPr>
        <w:t>综合考虑</w:t>
      </w:r>
      <w:r w:rsidR="000B1A24" w:rsidRPr="00A45500">
        <w:rPr>
          <w:rFonts w:hint="eastAsia"/>
        </w:rPr>
        <w:t>，</w:t>
      </w:r>
      <w:r w:rsidR="00227B6F" w:rsidRPr="00A45500">
        <w:rPr>
          <w:rFonts w:hint="eastAsia"/>
        </w:rPr>
        <w:t>选择离散事件全驱动模拟器</w:t>
      </w:r>
      <w:r w:rsidR="00227B6F" w:rsidRPr="00A45500">
        <w:rPr>
          <w:rFonts w:hint="eastAsia"/>
        </w:rPr>
        <w:t>G</w:t>
      </w:r>
      <w:r w:rsidR="00227B6F" w:rsidRPr="00A45500">
        <w:t>em5</w:t>
      </w:r>
      <w:r w:rsidR="00227B6F" w:rsidRPr="00A45500">
        <w:rPr>
          <w:rFonts w:hint="eastAsia"/>
        </w:rPr>
        <w:t>实现</w:t>
      </w:r>
      <w:r w:rsidR="00227B6F" w:rsidRPr="00A45500">
        <w:rPr>
          <w:rFonts w:hint="eastAsia"/>
        </w:rPr>
        <w:t>R</w:t>
      </w:r>
      <w:r w:rsidR="00227B6F" w:rsidRPr="00A45500">
        <w:t>ISC-V</w:t>
      </w:r>
      <w:r w:rsidR="00227B6F" w:rsidRPr="00A45500">
        <w:rPr>
          <w:rFonts w:hint="eastAsia"/>
        </w:rPr>
        <w:t>平台仿真。</w:t>
      </w:r>
      <w:r w:rsidR="00227B6F" w:rsidRPr="00A45500">
        <w:rPr>
          <w:rFonts w:hint="eastAsia"/>
        </w:rPr>
        <w:t>G</w:t>
      </w:r>
      <w:r w:rsidR="00227B6F" w:rsidRPr="00A45500">
        <w:t>em5</w:t>
      </w:r>
      <w:r w:rsidR="00227B6F" w:rsidRPr="00A45500">
        <w:rPr>
          <w:rFonts w:hint="eastAsia"/>
        </w:rPr>
        <w:t>模拟器能够以全系统模式模拟多核</w:t>
      </w:r>
      <w:r w:rsidR="00227B6F" w:rsidRPr="00A45500">
        <w:rPr>
          <w:rFonts w:hint="eastAsia"/>
        </w:rPr>
        <w:t>R</w:t>
      </w:r>
      <w:r w:rsidR="00227B6F" w:rsidRPr="00A45500">
        <w:t>ISC-V</w:t>
      </w:r>
      <w:r w:rsidR="00227B6F" w:rsidRPr="00A45500">
        <w:rPr>
          <w:rFonts w:hint="eastAsia"/>
        </w:rPr>
        <w:t>处理器</w:t>
      </w:r>
      <w:r w:rsidR="00D8265A" w:rsidRPr="00A45500">
        <w:rPr>
          <w:vertAlign w:val="superscript"/>
        </w:rPr>
        <w:fldChar w:fldCharType="begin"/>
      </w:r>
      <w:r w:rsidR="00D8265A" w:rsidRPr="00A45500">
        <w:rPr>
          <w:vertAlign w:val="superscript"/>
        </w:rPr>
        <w:instrText xml:space="preserve"> </w:instrText>
      </w:r>
      <w:r w:rsidR="00D8265A" w:rsidRPr="00A45500">
        <w:rPr>
          <w:rFonts w:hint="eastAsia"/>
          <w:vertAlign w:val="superscript"/>
        </w:rPr>
        <w:instrText>REF _Ref99372420 \r \h</w:instrText>
      </w:r>
      <w:r w:rsidR="00D8265A" w:rsidRPr="00A45500">
        <w:rPr>
          <w:vertAlign w:val="superscript"/>
        </w:rPr>
        <w:instrText xml:space="preserve">  \* MERGEFORMAT </w:instrText>
      </w:r>
      <w:r w:rsidR="00D8265A" w:rsidRPr="00A45500">
        <w:rPr>
          <w:vertAlign w:val="superscript"/>
        </w:rPr>
      </w:r>
      <w:r w:rsidR="00D8265A" w:rsidRPr="00A45500">
        <w:rPr>
          <w:vertAlign w:val="superscript"/>
        </w:rPr>
        <w:fldChar w:fldCharType="separate"/>
      </w:r>
      <w:r w:rsidR="00A55661" w:rsidRPr="00A45500">
        <w:rPr>
          <w:vertAlign w:val="superscript"/>
        </w:rPr>
        <w:t>[63</w:t>
      </w:r>
      <w:r w:rsidR="00A55661" w:rsidRPr="00A45500">
        <w:rPr>
          <w:vanish/>
          <w:vertAlign w:val="superscript"/>
        </w:rPr>
        <w:t>]</w:t>
      </w:r>
      <w:r w:rsidR="00D8265A" w:rsidRPr="00A45500">
        <w:rPr>
          <w:vertAlign w:val="superscript"/>
        </w:rPr>
        <w:fldChar w:fldCharType="end"/>
      </w:r>
      <w:r w:rsidR="00D8265A" w:rsidRPr="00A45500">
        <w:rPr>
          <w:vertAlign w:val="superscript"/>
        </w:rPr>
        <w:t>-</w:t>
      </w:r>
      <w:r w:rsidR="00D8265A" w:rsidRPr="00A45500">
        <w:rPr>
          <w:vanish/>
          <w:vertAlign w:val="superscript"/>
        </w:rPr>
        <w:fldChar w:fldCharType="begin"/>
      </w:r>
      <w:r w:rsidR="00D8265A" w:rsidRPr="00A45500">
        <w:rPr>
          <w:vanish/>
          <w:vertAlign w:val="superscript"/>
        </w:rPr>
        <w:instrText xml:space="preserve"> REF _Ref99372421 \r \h  \* MERGEFORMAT </w:instrText>
      </w:r>
      <w:r w:rsidR="00D8265A" w:rsidRPr="00A45500">
        <w:rPr>
          <w:vanish/>
          <w:vertAlign w:val="superscript"/>
        </w:rPr>
      </w:r>
      <w:r w:rsidR="00D8265A" w:rsidRPr="00A45500">
        <w:rPr>
          <w:vanish/>
          <w:vertAlign w:val="superscript"/>
        </w:rPr>
        <w:fldChar w:fldCharType="separate"/>
      </w:r>
      <w:r w:rsidR="00A55661" w:rsidRPr="00A45500">
        <w:rPr>
          <w:vanish/>
          <w:vertAlign w:val="superscript"/>
        </w:rPr>
        <w:t>[64]</w:t>
      </w:r>
      <w:r w:rsidR="00D8265A" w:rsidRPr="00A45500">
        <w:rPr>
          <w:vanish/>
          <w:vertAlign w:val="superscript"/>
        </w:rPr>
        <w:fldChar w:fldCharType="end"/>
      </w:r>
      <w:r w:rsidR="00D8265A" w:rsidRPr="00A45500">
        <w:rPr>
          <w:vanish/>
          <w:vertAlign w:val="superscript"/>
        </w:rPr>
        <w:fldChar w:fldCharType="begin"/>
      </w:r>
      <w:r w:rsidR="00D8265A" w:rsidRPr="00A45500">
        <w:rPr>
          <w:vanish/>
          <w:vertAlign w:val="superscript"/>
        </w:rPr>
        <w:instrText xml:space="preserve"> REF _Ref99372422 \r \h  \* MERGEFORMAT </w:instrText>
      </w:r>
      <w:r w:rsidR="00D8265A" w:rsidRPr="00A45500">
        <w:rPr>
          <w:vanish/>
          <w:vertAlign w:val="superscript"/>
        </w:rPr>
      </w:r>
      <w:r w:rsidR="00D8265A" w:rsidRPr="00A45500">
        <w:rPr>
          <w:vanish/>
          <w:vertAlign w:val="superscript"/>
        </w:rPr>
        <w:fldChar w:fldCharType="separate"/>
      </w:r>
      <w:r w:rsidR="00A55661" w:rsidRPr="00A45500">
        <w:rPr>
          <w:vanish/>
          <w:vertAlign w:val="superscript"/>
        </w:rPr>
        <w:t>[65]</w:t>
      </w:r>
      <w:r w:rsidR="00D8265A" w:rsidRPr="00A45500">
        <w:rPr>
          <w:vanish/>
          <w:vertAlign w:val="superscript"/>
        </w:rPr>
        <w:fldChar w:fldCharType="end"/>
      </w:r>
      <w:r w:rsidR="00D8265A" w:rsidRPr="00A45500">
        <w:rPr>
          <w:vertAlign w:val="superscript"/>
        </w:rPr>
        <w:fldChar w:fldCharType="begin"/>
      </w:r>
      <w:r w:rsidR="00D8265A" w:rsidRPr="00A45500">
        <w:rPr>
          <w:vertAlign w:val="superscript"/>
        </w:rPr>
        <w:instrText xml:space="preserve"> REF _Ref99372424 \r \h  \* MERGEFORMAT </w:instrText>
      </w:r>
      <w:r w:rsidR="00D8265A" w:rsidRPr="00A45500">
        <w:rPr>
          <w:vertAlign w:val="superscript"/>
        </w:rPr>
      </w:r>
      <w:r w:rsidR="00D8265A" w:rsidRPr="00A45500">
        <w:rPr>
          <w:vertAlign w:val="superscript"/>
        </w:rPr>
        <w:fldChar w:fldCharType="separate"/>
      </w:r>
      <w:r w:rsidR="00A55661" w:rsidRPr="00A45500">
        <w:rPr>
          <w:vanish/>
          <w:vertAlign w:val="superscript"/>
        </w:rPr>
        <w:t>[</w:t>
      </w:r>
      <w:r w:rsidR="00A55661" w:rsidRPr="00A45500">
        <w:rPr>
          <w:vertAlign w:val="superscript"/>
        </w:rPr>
        <w:t>66]</w:t>
      </w:r>
      <w:r w:rsidR="00D8265A" w:rsidRPr="00A45500">
        <w:rPr>
          <w:vertAlign w:val="superscript"/>
        </w:rPr>
        <w:fldChar w:fldCharType="end"/>
      </w:r>
      <w:r w:rsidR="00227B6F" w:rsidRPr="00A45500">
        <w:rPr>
          <w:rFonts w:hint="eastAsia"/>
        </w:rPr>
        <w:t>，支持模拟大部分</w:t>
      </w:r>
      <w:r w:rsidR="00227B6F" w:rsidRPr="00A45500">
        <w:rPr>
          <w:rFonts w:hint="eastAsia"/>
        </w:rPr>
        <w:t>R</w:t>
      </w:r>
      <w:r w:rsidR="00227B6F" w:rsidRPr="00A45500">
        <w:t>ISC-V</w:t>
      </w:r>
      <w:r w:rsidR="00227B6F" w:rsidRPr="00A45500">
        <w:rPr>
          <w:rFonts w:hint="eastAsia"/>
        </w:rPr>
        <w:t>指令和系统调用，支持线程相关系统调用和同步指令，</w:t>
      </w:r>
      <w:r w:rsidR="008B6352" w:rsidRPr="00A45500">
        <w:rPr>
          <w:rFonts w:hint="eastAsia"/>
        </w:rPr>
        <w:t>并能</w:t>
      </w:r>
      <w:r w:rsidR="00227B6F" w:rsidRPr="00A45500">
        <w:rPr>
          <w:rFonts w:hint="eastAsia"/>
        </w:rPr>
        <w:t>对多核条件下的</w:t>
      </w:r>
      <w:r w:rsidR="00292566" w:rsidRPr="00A45500">
        <w:rPr>
          <w:rFonts w:hint="eastAsia"/>
        </w:rPr>
        <w:t>程序</w:t>
      </w:r>
      <w:r w:rsidR="00AB4D0F" w:rsidRPr="00A45500">
        <w:rPr>
          <w:rFonts w:hint="eastAsia"/>
        </w:rPr>
        <w:t>设计和调试</w:t>
      </w:r>
      <w:r w:rsidR="00227B6F" w:rsidRPr="00A45500">
        <w:rPr>
          <w:rFonts w:hint="eastAsia"/>
        </w:rPr>
        <w:t>进行模拟验证。</w:t>
      </w:r>
      <w:r w:rsidR="001E2F6D" w:rsidRPr="00A45500">
        <w:rPr>
          <w:rFonts w:hint="eastAsia"/>
        </w:rPr>
        <w:t>由于</w:t>
      </w:r>
      <w:r w:rsidR="0036351E" w:rsidRPr="00A45500">
        <w:rPr>
          <w:rFonts w:hint="eastAsia"/>
        </w:rPr>
        <w:t>功能强大</w:t>
      </w:r>
      <w:r w:rsidR="00B77555" w:rsidRPr="00A45500">
        <w:rPr>
          <w:rFonts w:hint="eastAsia"/>
        </w:rPr>
        <w:t>且开源</w:t>
      </w:r>
      <w:r w:rsidR="00CD6872" w:rsidRPr="00A45500">
        <w:rPr>
          <w:rFonts w:hint="eastAsia"/>
        </w:rPr>
        <w:t>开源</w:t>
      </w:r>
      <w:r w:rsidR="00227B6F" w:rsidRPr="00A45500">
        <w:rPr>
          <w:rFonts w:hint="eastAsia"/>
        </w:rPr>
        <w:t>，</w:t>
      </w:r>
      <w:r w:rsidR="00C03A85" w:rsidRPr="00A45500">
        <w:rPr>
          <w:rFonts w:hint="eastAsia"/>
        </w:rPr>
        <w:t>G</w:t>
      </w:r>
      <w:r w:rsidR="00C03A85" w:rsidRPr="00A45500">
        <w:t>em5</w:t>
      </w:r>
      <w:r w:rsidR="00F31C26" w:rsidRPr="00A45500">
        <w:rPr>
          <w:rFonts w:hint="eastAsia"/>
        </w:rPr>
        <w:t>被</w:t>
      </w:r>
      <w:r w:rsidR="00227B6F" w:rsidRPr="00A45500">
        <w:rPr>
          <w:rFonts w:hint="eastAsia"/>
        </w:rPr>
        <w:t>广泛用于体系结构</w:t>
      </w:r>
      <w:r w:rsidR="004A0CA1" w:rsidRPr="00A45500">
        <w:rPr>
          <w:rFonts w:hint="eastAsia"/>
        </w:rPr>
        <w:t>领域</w:t>
      </w:r>
      <w:r w:rsidR="00DE36E9" w:rsidRPr="00A45500">
        <w:rPr>
          <w:rFonts w:hint="eastAsia"/>
        </w:rPr>
        <w:t>的</w:t>
      </w:r>
      <w:r w:rsidR="00436E17" w:rsidRPr="00A45500">
        <w:rPr>
          <w:rFonts w:hint="eastAsia"/>
        </w:rPr>
        <w:t>仿真</w:t>
      </w:r>
      <w:r w:rsidR="003060D0" w:rsidRPr="00A45500">
        <w:rPr>
          <w:rFonts w:hint="eastAsia"/>
        </w:rPr>
        <w:t>及验证</w:t>
      </w:r>
      <w:r w:rsidR="002D691E" w:rsidRPr="00A45500">
        <w:rPr>
          <w:rFonts w:hint="eastAsia"/>
        </w:rPr>
        <w:t>实验</w:t>
      </w:r>
      <w:r w:rsidR="00227B6F" w:rsidRPr="00A45500">
        <w:rPr>
          <w:rFonts w:hint="eastAsia"/>
        </w:rPr>
        <w:t>。用户可以通过</w:t>
      </w:r>
      <w:r w:rsidR="00227B6F" w:rsidRPr="00A45500">
        <w:rPr>
          <w:rFonts w:hint="eastAsia"/>
        </w:rPr>
        <w:t>P</w:t>
      </w:r>
      <w:r w:rsidR="00227B6F" w:rsidRPr="00A45500">
        <w:t>ython</w:t>
      </w:r>
      <w:r w:rsidR="00227B6F" w:rsidRPr="00A45500">
        <w:rPr>
          <w:rFonts w:hint="eastAsia"/>
        </w:rPr>
        <w:t>接口选择不同型号的</w:t>
      </w:r>
      <w:r w:rsidR="00227B6F" w:rsidRPr="00A45500">
        <w:rPr>
          <w:rFonts w:hint="eastAsia"/>
        </w:rPr>
        <w:t>CPU</w:t>
      </w:r>
      <w:r w:rsidR="00227B6F" w:rsidRPr="00A45500">
        <w:rPr>
          <w:rFonts w:hint="eastAsia"/>
        </w:rPr>
        <w:t>、系统模式和内存系统，以实现具有所需要的模拟处理器配置。同时为了保证仿真速度，</w:t>
      </w:r>
      <w:r w:rsidR="00227B6F" w:rsidRPr="00A45500">
        <w:rPr>
          <w:rFonts w:hint="eastAsia"/>
        </w:rPr>
        <w:t>G</w:t>
      </w:r>
      <w:r w:rsidR="00227B6F" w:rsidRPr="00A45500">
        <w:t>em5</w:t>
      </w:r>
      <w:r w:rsidR="00227B6F" w:rsidRPr="00A45500">
        <w:rPr>
          <w:rFonts w:hint="eastAsia"/>
        </w:rPr>
        <w:t>的关键性能模块通过</w:t>
      </w:r>
      <w:r w:rsidR="00227B6F" w:rsidRPr="00A45500">
        <w:rPr>
          <w:rFonts w:hint="eastAsia"/>
        </w:rPr>
        <w:t>C</w:t>
      </w:r>
      <w:r w:rsidR="00227B6F" w:rsidRPr="00A45500">
        <w:t>++</w:t>
      </w:r>
      <w:r w:rsidR="00227B6F" w:rsidRPr="00A45500">
        <w:rPr>
          <w:rFonts w:hint="eastAsia"/>
        </w:rPr>
        <w:t>实现。对于每种指令集架构，</w:t>
      </w:r>
      <w:r w:rsidR="00F17D1F" w:rsidRPr="00A45500">
        <w:rPr>
          <w:rFonts w:hint="eastAsia"/>
        </w:rPr>
        <w:t>G</w:t>
      </w:r>
      <w:r w:rsidR="00227B6F" w:rsidRPr="00A45500">
        <w:rPr>
          <w:rFonts w:hint="eastAsia"/>
        </w:rPr>
        <w:t>em5</w:t>
      </w:r>
      <w:r w:rsidR="00227B6F" w:rsidRPr="00A45500">
        <w:rPr>
          <w:rFonts w:hint="eastAsia"/>
        </w:rPr>
        <w:t>分别提供两种模拟模式：系统调用模拟</w:t>
      </w:r>
      <w:r w:rsidR="00227B6F" w:rsidRPr="00A45500">
        <w:rPr>
          <w:rFonts w:hint="eastAsia"/>
        </w:rPr>
        <w:t xml:space="preserve"> (</w:t>
      </w:r>
      <w:r w:rsidR="00227B6F" w:rsidRPr="00A45500">
        <w:t>Sys</w:t>
      </w:r>
      <w:r w:rsidR="00227B6F" w:rsidRPr="00A45500">
        <w:rPr>
          <w:rFonts w:hint="eastAsia"/>
        </w:rPr>
        <w:t>te</w:t>
      </w:r>
      <w:r w:rsidR="00227B6F" w:rsidRPr="00A45500">
        <w:t xml:space="preserve">m-call Emulation, </w:t>
      </w:r>
      <w:r w:rsidR="00227B6F" w:rsidRPr="00A45500">
        <w:rPr>
          <w:rFonts w:hint="eastAsia"/>
        </w:rPr>
        <w:t xml:space="preserve">SE) </w:t>
      </w:r>
      <w:r w:rsidR="00227B6F" w:rsidRPr="00A45500">
        <w:rPr>
          <w:rFonts w:hint="eastAsia"/>
        </w:rPr>
        <w:t>和全系统</w:t>
      </w:r>
      <w:r w:rsidR="00227B6F" w:rsidRPr="00A45500">
        <w:rPr>
          <w:rFonts w:hint="eastAsia"/>
        </w:rPr>
        <w:t xml:space="preserve"> (</w:t>
      </w:r>
      <w:r w:rsidR="00227B6F" w:rsidRPr="00A45500">
        <w:t>Full System</w:t>
      </w:r>
      <w:r w:rsidR="00227B6F" w:rsidRPr="00A45500">
        <w:rPr>
          <w:rFonts w:hint="eastAsia"/>
        </w:rPr>
        <w:t>,</w:t>
      </w:r>
      <w:r w:rsidR="00227B6F" w:rsidRPr="00A45500">
        <w:t xml:space="preserve"> </w:t>
      </w:r>
      <w:r w:rsidR="00227B6F" w:rsidRPr="00A45500">
        <w:rPr>
          <w:rFonts w:hint="eastAsia"/>
        </w:rPr>
        <w:t xml:space="preserve">FS) </w:t>
      </w:r>
      <w:r w:rsidR="00227B6F" w:rsidRPr="00A45500">
        <w:rPr>
          <w:rFonts w:hint="eastAsia"/>
        </w:rPr>
        <w:t>模拟。之前的工作</w:t>
      </w:r>
      <w:r w:rsidR="000722E6" w:rsidRPr="00A45500">
        <w:rPr>
          <w:vertAlign w:val="superscript"/>
        </w:rPr>
        <w:fldChar w:fldCharType="begin"/>
      </w:r>
      <w:r w:rsidR="000722E6" w:rsidRPr="00A45500">
        <w:rPr>
          <w:vertAlign w:val="superscript"/>
        </w:rPr>
        <w:instrText xml:space="preserve"> </w:instrText>
      </w:r>
      <w:r w:rsidR="000722E6" w:rsidRPr="00A45500">
        <w:rPr>
          <w:rFonts w:hint="eastAsia"/>
          <w:vertAlign w:val="superscript"/>
        </w:rPr>
        <w:instrText>REF _Ref99372420 \r \h</w:instrText>
      </w:r>
      <w:r w:rsidR="000722E6" w:rsidRPr="00A45500">
        <w:rPr>
          <w:vertAlign w:val="superscript"/>
        </w:rPr>
        <w:instrText xml:space="preserve">  \* MERGEFORMAT </w:instrText>
      </w:r>
      <w:r w:rsidR="000722E6" w:rsidRPr="00A45500">
        <w:rPr>
          <w:vertAlign w:val="superscript"/>
        </w:rPr>
      </w:r>
      <w:r w:rsidR="000722E6" w:rsidRPr="00A45500">
        <w:rPr>
          <w:vertAlign w:val="superscript"/>
        </w:rPr>
        <w:fldChar w:fldCharType="separate"/>
      </w:r>
      <w:r w:rsidR="00A55661" w:rsidRPr="00A45500">
        <w:rPr>
          <w:vertAlign w:val="superscript"/>
        </w:rPr>
        <w:t>[63]</w:t>
      </w:r>
      <w:r w:rsidR="000722E6" w:rsidRPr="00A45500">
        <w:rPr>
          <w:vertAlign w:val="superscript"/>
        </w:rPr>
        <w:fldChar w:fldCharType="end"/>
      </w:r>
      <w:r w:rsidR="000722E6" w:rsidRPr="00A45500">
        <w:rPr>
          <w:vertAlign w:val="superscript"/>
        </w:rPr>
        <w:fldChar w:fldCharType="begin"/>
      </w:r>
      <w:r w:rsidR="000722E6" w:rsidRPr="00A45500">
        <w:rPr>
          <w:vertAlign w:val="superscript"/>
        </w:rPr>
        <w:instrText xml:space="preserve"> REF _Ref99372421 \r \h  \* MERGEFORMAT </w:instrText>
      </w:r>
      <w:r w:rsidR="000722E6" w:rsidRPr="00A45500">
        <w:rPr>
          <w:vertAlign w:val="superscript"/>
        </w:rPr>
      </w:r>
      <w:r w:rsidR="000722E6" w:rsidRPr="00A45500">
        <w:rPr>
          <w:vertAlign w:val="superscript"/>
        </w:rPr>
        <w:fldChar w:fldCharType="separate"/>
      </w:r>
      <w:r w:rsidR="00A55661" w:rsidRPr="00A45500">
        <w:rPr>
          <w:vertAlign w:val="superscript"/>
        </w:rPr>
        <w:t>[64]</w:t>
      </w:r>
      <w:r w:rsidR="000722E6" w:rsidRPr="00A45500">
        <w:rPr>
          <w:vertAlign w:val="superscript"/>
        </w:rPr>
        <w:fldChar w:fldCharType="end"/>
      </w:r>
      <w:r w:rsidR="00227B6F" w:rsidRPr="00A45500">
        <w:rPr>
          <w:rFonts w:hint="eastAsia"/>
        </w:rPr>
        <w:t>保证</w:t>
      </w:r>
      <w:r w:rsidR="002E661B" w:rsidRPr="00A45500">
        <w:rPr>
          <w:rFonts w:hint="eastAsia"/>
        </w:rPr>
        <w:t>G</w:t>
      </w:r>
      <w:r w:rsidR="00227B6F" w:rsidRPr="00A45500">
        <w:rPr>
          <w:rFonts w:hint="eastAsia"/>
        </w:rPr>
        <w:t>em5</w:t>
      </w:r>
      <w:r w:rsidR="00227B6F" w:rsidRPr="00A45500">
        <w:rPr>
          <w:rFonts w:hint="eastAsia"/>
        </w:rPr>
        <w:t>能够在</w:t>
      </w:r>
      <w:r w:rsidR="00227B6F" w:rsidRPr="00A45500">
        <w:rPr>
          <w:rFonts w:hint="eastAsia"/>
        </w:rPr>
        <w:t xml:space="preserve"> SE </w:t>
      </w:r>
      <w:r w:rsidR="00227B6F" w:rsidRPr="00A45500">
        <w:rPr>
          <w:rFonts w:hint="eastAsia"/>
        </w:rPr>
        <w:t>模式下支持模拟大多数</w:t>
      </w:r>
      <w:r w:rsidR="00227B6F" w:rsidRPr="00A45500">
        <w:rPr>
          <w:rFonts w:hint="eastAsia"/>
        </w:rPr>
        <w:t xml:space="preserve"> RISC-V </w:t>
      </w:r>
      <w:r w:rsidR="00227B6F" w:rsidRPr="00A45500">
        <w:rPr>
          <w:rFonts w:hint="eastAsia"/>
        </w:rPr>
        <w:t>指令和系统调用。</w:t>
      </w:r>
      <w:r w:rsidR="00227B6F" w:rsidRPr="00A45500">
        <w:rPr>
          <w:rFonts w:hint="eastAsia"/>
        </w:rPr>
        <w:t>SE</w:t>
      </w:r>
      <w:r w:rsidR="00227B6F" w:rsidRPr="00A45500">
        <w:rPr>
          <w:rFonts w:hint="eastAsia"/>
        </w:rPr>
        <w:t>模式能够快速实现用户工作负载的执行和分析。</w:t>
      </w:r>
    </w:p>
    <w:p w14:paraId="632F729F" w14:textId="347D0FD9" w:rsidR="00227B6F" w:rsidRPr="00A45500" w:rsidRDefault="00EB39F7" w:rsidP="00227B6F">
      <w:pPr>
        <w:ind w:firstLine="480"/>
      </w:pPr>
      <w:r w:rsidRPr="00A45500">
        <w:rPr>
          <w:rFonts w:hint="eastAsia"/>
        </w:rPr>
        <w:t>此外</w:t>
      </w:r>
      <w:r w:rsidR="0086256C" w:rsidRPr="00A45500">
        <w:rPr>
          <w:rFonts w:hint="eastAsia"/>
        </w:rPr>
        <w:t>，</w:t>
      </w:r>
      <w:r w:rsidR="00227B6F" w:rsidRPr="00A45500">
        <w:rPr>
          <w:rFonts w:hint="eastAsia"/>
        </w:rPr>
        <w:t>Gem5</w:t>
      </w:r>
      <w:r w:rsidR="00227B6F" w:rsidRPr="00A45500">
        <w:rPr>
          <w:rFonts w:hint="eastAsia"/>
        </w:rPr>
        <w:t>可以通过</w:t>
      </w:r>
      <w:r w:rsidR="00227B6F" w:rsidRPr="00A45500">
        <w:rPr>
          <w:rFonts w:hint="eastAsia"/>
        </w:rPr>
        <w:t>FS</w:t>
      </w:r>
      <w:r w:rsidR="00227B6F" w:rsidRPr="00A45500">
        <w:rPr>
          <w:rFonts w:hint="eastAsia"/>
        </w:rPr>
        <w:t>模式准确模拟系统组件和硬件设备，并加载系统</w:t>
      </w:r>
      <w:r w:rsidR="00227B6F" w:rsidRPr="00A45500">
        <w:rPr>
          <w:rFonts w:hint="eastAsia"/>
        </w:rPr>
        <w:lastRenderedPageBreak/>
        <w:t>软件（通常</w:t>
      </w:r>
      <w:r w:rsidR="00FE0DCA" w:rsidRPr="00A45500">
        <w:rPr>
          <w:rFonts w:hint="eastAsia"/>
        </w:rPr>
        <w:t>使用</w:t>
      </w:r>
      <w:r w:rsidR="00227B6F" w:rsidRPr="00A45500">
        <w:rPr>
          <w:rFonts w:hint="eastAsia"/>
        </w:rPr>
        <w:t xml:space="preserve">Linux </w:t>
      </w:r>
      <w:r w:rsidR="00227B6F" w:rsidRPr="00A45500">
        <w:rPr>
          <w:rFonts w:hint="eastAsia"/>
        </w:rPr>
        <w:t>内核）。</w:t>
      </w:r>
      <w:r w:rsidR="00227B6F" w:rsidRPr="00A45500">
        <w:rPr>
          <w:rFonts w:hint="eastAsia"/>
        </w:rPr>
        <w:t xml:space="preserve"> FS</w:t>
      </w:r>
      <w:r w:rsidR="00227B6F" w:rsidRPr="00A45500">
        <w:rPr>
          <w:rFonts w:hint="eastAsia"/>
        </w:rPr>
        <w:t>模式支持包括虚拟内存、虚拟化、分布式系统、存储堆栈性能和网络相关等相关功能。</w:t>
      </w:r>
      <w:r w:rsidR="00227B6F" w:rsidRPr="00A45500">
        <w:rPr>
          <w:rFonts w:hint="eastAsia"/>
        </w:rPr>
        <w:t>G</w:t>
      </w:r>
      <w:r w:rsidR="00227B6F" w:rsidRPr="00A45500">
        <w:t>em5-21.0</w:t>
      </w:r>
      <w:r w:rsidR="00227B6F" w:rsidRPr="00A45500">
        <w:rPr>
          <w:rFonts w:hint="eastAsia"/>
        </w:rPr>
        <w:t>版本已经支持在模拟</w:t>
      </w:r>
      <w:r w:rsidR="00227B6F" w:rsidRPr="00A45500">
        <w:rPr>
          <w:rFonts w:hint="eastAsia"/>
        </w:rPr>
        <w:t>R</w:t>
      </w:r>
      <w:r w:rsidR="00227B6F" w:rsidRPr="00A45500">
        <w:t>ISC-V</w:t>
      </w:r>
      <w:r w:rsidR="00227B6F" w:rsidRPr="00A45500">
        <w:rPr>
          <w:rFonts w:hint="eastAsia"/>
        </w:rPr>
        <w:t>硬件平台上运行</w:t>
      </w:r>
      <w:r w:rsidR="00692210" w:rsidRPr="00A45500">
        <w:rPr>
          <w:rFonts w:hint="eastAsia"/>
        </w:rPr>
        <w:t>的</w:t>
      </w:r>
      <w:r w:rsidR="00692210" w:rsidRPr="00A45500">
        <w:rPr>
          <w:rFonts w:hint="eastAsia"/>
        </w:rPr>
        <w:t>Debian 10</w:t>
      </w:r>
      <w:r w:rsidR="00692210" w:rsidRPr="00A45500">
        <w:rPr>
          <w:rFonts w:hint="eastAsia"/>
        </w:rPr>
        <w:t>（简称为</w:t>
      </w:r>
      <w:r w:rsidR="00692210" w:rsidRPr="00A45500">
        <w:rPr>
          <w:rFonts w:hint="eastAsia"/>
        </w:rPr>
        <w:t>Buster</w:t>
      </w:r>
      <w:r w:rsidR="00692210" w:rsidRPr="00A45500">
        <w:rPr>
          <w:rFonts w:hint="eastAsia"/>
        </w:rPr>
        <w:t>）</w:t>
      </w:r>
      <w:r w:rsidR="00227B6F" w:rsidRPr="00A45500">
        <w:rPr>
          <w:rFonts w:hint="eastAsia"/>
        </w:rPr>
        <w:t>发行版，</w:t>
      </w:r>
      <w:r w:rsidR="00227B6F" w:rsidRPr="00A45500">
        <w:rPr>
          <w:rFonts w:hint="eastAsia"/>
        </w:rPr>
        <w:t>L</w:t>
      </w:r>
      <w:r w:rsidR="00227B6F" w:rsidRPr="00A45500">
        <w:t>inux</w:t>
      </w:r>
      <w:r w:rsidR="00227B6F" w:rsidRPr="00A45500">
        <w:rPr>
          <w:rFonts w:hint="eastAsia"/>
        </w:rPr>
        <w:t>内核版本为</w:t>
      </w:r>
      <w:r w:rsidR="002A663A" w:rsidRPr="00A45500">
        <w:rPr>
          <w:rFonts w:hint="eastAsia"/>
        </w:rPr>
        <w:t>v5.5.0</w:t>
      </w:r>
      <w:r w:rsidR="00227B6F" w:rsidRPr="00A45500">
        <w:rPr>
          <w:rFonts w:hint="eastAsia"/>
        </w:rPr>
        <w:t>。</w:t>
      </w:r>
    </w:p>
    <w:p w14:paraId="2E4D2B02" w14:textId="68439D12" w:rsidR="00227B6F" w:rsidRPr="00A45500" w:rsidRDefault="00227B6F" w:rsidP="00227B6F">
      <w:pPr>
        <w:ind w:firstLine="480"/>
      </w:pPr>
      <w:r w:rsidRPr="00A45500">
        <w:rPr>
          <w:rFonts w:hint="eastAsia"/>
        </w:rPr>
        <w:t>本章在</w:t>
      </w:r>
      <w:r w:rsidRPr="00A45500">
        <w:rPr>
          <w:rFonts w:hint="eastAsia"/>
        </w:rPr>
        <w:t>G</w:t>
      </w:r>
      <w:r w:rsidRPr="00A45500">
        <w:t>em5</w:t>
      </w:r>
      <w:r w:rsidRPr="00A45500">
        <w:rPr>
          <w:rFonts w:hint="eastAsia"/>
        </w:rPr>
        <w:t>模拟器上模拟了一个</w:t>
      </w:r>
      <w:r w:rsidR="00D25B87" w:rsidRPr="00A45500">
        <w:rPr>
          <w:rFonts w:hint="eastAsia"/>
        </w:rPr>
        <w:t>4</w:t>
      </w:r>
      <w:r w:rsidR="00D25B87" w:rsidRPr="00A45500">
        <w:rPr>
          <w:rFonts w:hint="eastAsia"/>
        </w:rPr>
        <w:t>核</w:t>
      </w:r>
      <w:r w:rsidRPr="00A45500">
        <w:rPr>
          <w:rFonts w:hint="eastAsia"/>
        </w:rPr>
        <w:t>R</w:t>
      </w:r>
      <w:r w:rsidRPr="00A45500">
        <w:t>ISC-V</w:t>
      </w:r>
      <w:r w:rsidR="002929BC" w:rsidRPr="00A45500">
        <w:rPr>
          <w:rFonts w:hint="eastAsia"/>
        </w:rPr>
        <w:t>处理器</w:t>
      </w:r>
      <w:r w:rsidRPr="00A45500">
        <w:rPr>
          <w:rFonts w:hint="eastAsia"/>
        </w:rPr>
        <w:t>最小系统，包括满足运行引导加载程序和</w:t>
      </w:r>
      <w:r w:rsidRPr="00A45500">
        <w:rPr>
          <w:rFonts w:hint="eastAsia"/>
        </w:rPr>
        <w:t>L</w:t>
      </w:r>
      <w:r w:rsidRPr="00A45500">
        <w:t>inux</w:t>
      </w:r>
      <w:r w:rsidRPr="00A45500">
        <w:rPr>
          <w:rFonts w:hint="eastAsia"/>
        </w:rPr>
        <w:t>内核所需的最少硬件。由于</w:t>
      </w:r>
      <w:r w:rsidRPr="00A45500">
        <w:rPr>
          <w:rFonts w:hint="eastAsia"/>
        </w:rPr>
        <w:t>R</w:t>
      </w:r>
      <w:r w:rsidRPr="00A45500">
        <w:t>ISC-V</w:t>
      </w:r>
      <w:r w:rsidRPr="00A45500">
        <w:rPr>
          <w:rFonts w:hint="eastAsia"/>
        </w:rPr>
        <w:t>和</w:t>
      </w:r>
      <w:r w:rsidRPr="00A45500">
        <w:rPr>
          <w:rFonts w:hint="eastAsia"/>
        </w:rPr>
        <w:t>G</w:t>
      </w:r>
      <w:r w:rsidRPr="00A45500">
        <w:t>em5</w:t>
      </w:r>
      <w:r w:rsidRPr="00A45500">
        <w:rPr>
          <w:rFonts w:hint="eastAsia"/>
        </w:rPr>
        <w:t>的模块化设计，后期可以根据用户需要快速拓展支持的指令集模块和硬件设备。在</w:t>
      </w:r>
      <w:r w:rsidRPr="00A45500">
        <w:rPr>
          <w:rFonts w:hint="eastAsia"/>
        </w:rPr>
        <w:t>4</w:t>
      </w:r>
      <w:r w:rsidRPr="00A45500">
        <w:t>.1.2</w:t>
      </w:r>
      <w:r w:rsidRPr="00A45500">
        <w:rPr>
          <w:rFonts w:hint="eastAsia"/>
        </w:rPr>
        <w:t>章中详细介绍了模拟的</w:t>
      </w:r>
      <w:r w:rsidRPr="00A45500">
        <w:rPr>
          <w:rFonts w:hint="eastAsia"/>
        </w:rPr>
        <w:t>R</w:t>
      </w:r>
      <w:r w:rsidRPr="00A45500">
        <w:t>ISC-V</w:t>
      </w:r>
      <w:r w:rsidRPr="00A45500">
        <w:rPr>
          <w:rFonts w:hint="eastAsia"/>
        </w:rPr>
        <w:t>目标系统。</w:t>
      </w:r>
    </w:p>
    <w:p w14:paraId="6177BF1F" w14:textId="6C44B226" w:rsidR="00227B6F" w:rsidRPr="00A45500" w:rsidRDefault="00227B6F" w:rsidP="00227B6F">
      <w:pPr>
        <w:ind w:firstLine="480"/>
      </w:pPr>
      <w:r w:rsidRPr="00A45500">
        <w:rPr>
          <w:rFonts w:hint="eastAsia"/>
        </w:rPr>
        <w:t>在</w:t>
      </w:r>
      <w:r w:rsidRPr="00A45500">
        <w:rPr>
          <w:rFonts w:hint="eastAsia"/>
        </w:rPr>
        <w:t>U</w:t>
      </w:r>
      <w:r w:rsidRPr="00A45500">
        <w:t>buntu 16.04</w:t>
      </w:r>
      <w:r w:rsidRPr="00A45500">
        <w:rPr>
          <w:rFonts w:hint="eastAsia"/>
        </w:rPr>
        <w:t>上，</w:t>
      </w:r>
      <w:r w:rsidRPr="00A45500">
        <w:rPr>
          <w:rFonts w:hint="eastAsia"/>
        </w:rPr>
        <w:t>G</w:t>
      </w:r>
      <w:r w:rsidRPr="00A45500">
        <w:t>em5</w:t>
      </w:r>
      <w:r w:rsidRPr="00A45500">
        <w:rPr>
          <w:rFonts w:hint="eastAsia"/>
        </w:rPr>
        <w:t>模拟器上的全系统仿真步骤如下图所示。首先，安装所有必需的依赖项；其次，建立</w:t>
      </w:r>
      <w:r w:rsidRPr="00A45500">
        <w:rPr>
          <w:rFonts w:hint="eastAsia"/>
        </w:rPr>
        <w:t>G</w:t>
      </w:r>
      <w:r w:rsidRPr="00A45500">
        <w:t>em5</w:t>
      </w:r>
      <w:r w:rsidRPr="00A45500">
        <w:rPr>
          <w:rFonts w:hint="eastAsia"/>
        </w:rPr>
        <w:t>文件夹，通过</w:t>
      </w:r>
      <w:r w:rsidRPr="00A45500">
        <w:rPr>
          <w:rFonts w:hint="eastAsia"/>
        </w:rPr>
        <w:t>G</w:t>
      </w:r>
      <w:r w:rsidRPr="00A45500">
        <w:t>it</w:t>
      </w:r>
      <w:r w:rsidRPr="00A45500">
        <w:rPr>
          <w:rFonts w:hint="eastAsia"/>
        </w:rPr>
        <w:t>下载存储库；然后，配置</w:t>
      </w:r>
      <w:r w:rsidRPr="00A45500">
        <w:rPr>
          <w:rFonts w:hint="eastAsia"/>
        </w:rPr>
        <w:t>R</w:t>
      </w:r>
      <w:r w:rsidRPr="00A45500">
        <w:t>ISC-V</w:t>
      </w:r>
      <w:r w:rsidRPr="00A45500">
        <w:rPr>
          <w:rFonts w:hint="eastAsia"/>
        </w:rPr>
        <w:t>选项，编译</w:t>
      </w:r>
      <w:r w:rsidRPr="00A45500">
        <w:rPr>
          <w:rFonts w:hint="eastAsia"/>
        </w:rPr>
        <w:t>G</w:t>
      </w:r>
      <w:r w:rsidRPr="00A45500">
        <w:t>em5</w:t>
      </w:r>
      <w:r w:rsidRPr="00A45500">
        <w:rPr>
          <w:rFonts w:hint="eastAsia"/>
        </w:rPr>
        <w:t>源文件，构建</w:t>
      </w:r>
      <w:r w:rsidRPr="00A45500">
        <w:rPr>
          <w:rFonts w:hint="eastAsia"/>
        </w:rPr>
        <w:t>RI</w:t>
      </w:r>
      <w:r w:rsidRPr="00A45500">
        <w:t>SC-V</w:t>
      </w:r>
      <w:r w:rsidRPr="00A45500">
        <w:rPr>
          <w:rFonts w:hint="eastAsia"/>
        </w:rPr>
        <w:t>模拟平台；最后，对</w:t>
      </w:r>
      <w:r w:rsidRPr="00A45500">
        <w:rPr>
          <w:rFonts w:hint="eastAsia"/>
        </w:rPr>
        <w:t>G</w:t>
      </w:r>
      <w:r w:rsidRPr="00A45500">
        <w:t>em5</w:t>
      </w:r>
      <w:r w:rsidRPr="00A45500">
        <w:rPr>
          <w:rFonts w:hint="eastAsia"/>
        </w:rPr>
        <w:t>进行测试。</w:t>
      </w:r>
    </w:p>
    <w:p w14:paraId="47D2FF09" w14:textId="4CA0864B" w:rsidR="00FA6677" w:rsidRPr="00A45500" w:rsidRDefault="0026414E" w:rsidP="00FA6677">
      <w:pPr>
        <w:keepNext/>
        <w:spacing w:line="240" w:lineRule="auto"/>
        <w:ind w:firstLineChars="0" w:firstLine="0"/>
        <w:jc w:val="center"/>
      </w:pPr>
      <w:r w:rsidRPr="00A45500">
        <w:rPr>
          <w:noProof/>
        </w:rPr>
        <w:drawing>
          <wp:inline distT="0" distB="0" distL="0" distR="0" wp14:anchorId="4734668A" wp14:editId="1E98B1C5">
            <wp:extent cx="5256530" cy="1307465"/>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6530" cy="1307465"/>
                    </a:xfrm>
                    <a:prstGeom prst="rect">
                      <a:avLst/>
                    </a:prstGeom>
                  </pic:spPr>
                </pic:pic>
              </a:graphicData>
            </a:graphic>
          </wp:inline>
        </w:drawing>
      </w:r>
    </w:p>
    <w:p w14:paraId="227340BC" w14:textId="37475D63" w:rsidR="004E77B7" w:rsidRPr="00A45500" w:rsidRDefault="00FA6677" w:rsidP="00FA6677">
      <w:pPr>
        <w:pStyle w:val="afa"/>
      </w:pPr>
      <w:r w:rsidRPr="00A45500">
        <w:rPr>
          <w:rFonts w:hint="eastAsia"/>
        </w:rPr>
        <w:t>图</w:t>
      </w:r>
      <w:r w:rsidRPr="00A45500">
        <w:rPr>
          <w:rFonts w:hint="eastAsia"/>
        </w:rPr>
        <w:t>4</w:t>
      </w:r>
      <w:r w:rsidRPr="00A45500">
        <w:t>.1 Gem5</w:t>
      </w:r>
      <w:r w:rsidR="00526311" w:rsidRPr="00A45500">
        <w:rPr>
          <w:rFonts w:hint="eastAsia"/>
        </w:rPr>
        <w:t>模拟器</w:t>
      </w:r>
      <w:r w:rsidR="002B03A7" w:rsidRPr="00A45500">
        <w:rPr>
          <w:rFonts w:hint="eastAsia"/>
        </w:rPr>
        <w:t>安装及测试步骤</w:t>
      </w:r>
    </w:p>
    <w:p w14:paraId="49EBE878" w14:textId="78202D92" w:rsidR="00227B6F" w:rsidRPr="00A45500" w:rsidRDefault="00002498" w:rsidP="00227B6F">
      <w:pPr>
        <w:pStyle w:val="22"/>
      </w:pPr>
      <w:bookmarkStart w:id="159" w:name="_Toc99905769"/>
      <w:r w:rsidRPr="00A45500">
        <w:t>4</w:t>
      </w:r>
      <w:r w:rsidR="00227B6F" w:rsidRPr="00A45500">
        <w:t>.</w:t>
      </w:r>
      <w:r w:rsidR="00FF5263" w:rsidRPr="00A45500">
        <w:t>1</w:t>
      </w:r>
      <w:r w:rsidR="00227B6F" w:rsidRPr="00A45500">
        <w:t>.</w:t>
      </w:r>
      <w:r w:rsidR="00C54E66" w:rsidRPr="00A45500">
        <w:t>1</w:t>
      </w:r>
      <w:r w:rsidR="00227B6F" w:rsidRPr="00A45500">
        <w:t xml:space="preserve"> </w:t>
      </w:r>
      <w:r w:rsidR="00227B6F" w:rsidRPr="00A45500">
        <w:rPr>
          <w:rFonts w:hint="eastAsia"/>
        </w:rPr>
        <w:t>R</w:t>
      </w:r>
      <w:r w:rsidR="00227B6F" w:rsidRPr="00A45500">
        <w:t>ISC-V</w:t>
      </w:r>
      <w:r w:rsidR="00227B6F" w:rsidRPr="00A45500">
        <w:rPr>
          <w:rFonts w:hint="eastAsia"/>
        </w:rPr>
        <w:t>目标系统构建</w:t>
      </w:r>
      <w:bookmarkEnd w:id="159"/>
    </w:p>
    <w:p w14:paraId="7A42261F" w14:textId="4F83B156" w:rsidR="00227B6F" w:rsidRPr="00A45500" w:rsidRDefault="00296069" w:rsidP="0045189B">
      <w:pPr>
        <w:ind w:firstLine="480"/>
      </w:pPr>
      <w:r w:rsidRPr="00A45500">
        <w:rPr>
          <w:rFonts w:hint="eastAsia"/>
        </w:rPr>
        <w:t>构建</w:t>
      </w:r>
      <w:r w:rsidR="003F29C3" w:rsidRPr="00A45500">
        <w:rPr>
          <w:rFonts w:hint="eastAsia"/>
        </w:rPr>
        <w:t>的</w:t>
      </w:r>
      <w:r w:rsidR="00227B6F" w:rsidRPr="00A45500">
        <w:rPr>
          <w:rFonts w:hint="eastAsia"/>
        </w:rPr>
        <w:t>目标</w:t>
      </w:r>
      <w:r w:rsidR="00F54674" w:rsidRPr="00A45500">
        <w:rPr>
          <w:rFonts w:hint="eastAsia"/>
        </w:rPr>
        <w:t>系统</w:t>
      </w:r>
      <w:r w:rsidR="00227B6F" w:rsidRPr="00A45500">
        <w:rPr>
          <w:rFonts w:hint="eastAsia"/>
        </w:rPr>
        <w:t>是一个可以</w:t>
      </w:r>
      <w:r w:rsidR="00920771" w:rsidRPr="00A45500">
        <w:rPr>
          <w:rFonts w:hint="eastAsia"/>
        </w:rPr>
        <w:t>进行虚拟化拓展</w:t>
      </w:r>
      <w:r w:rsidR="00E47FC8" w:rsidRPr="00A45500">
        <w:rPr>
          <w:rFonts w:hint="eastAsia"/>
        </w:rPr>
        <w:t>的基本</w:t>
      </w:r>
      <w:r w:rsidR="00227B6F" w:rsidRPr="00A45500">
        <w:rPr>
          <w:rFonts w:hint="eastAsia"/>
        </w:rPr>
        <w:t>RISC-V</w:t>
      </w:r>
      <w:r w:rsidR="001B6863" w:rsidRPr="00A45500">
        <w:rPr>
          <w:rFonts w:hint="eastAsia"/>
        </w:rPr>
        <w:t>架构</w:t>
      </w:r>
      <w:r w:rsidR="001B6863" w:rsidRPr="00A45500">
        <w:rPr>
          <w:rFonts w:hint="eastAsia"/>
        </w:rPr>
        <w:t>L</w:t>
      </w:r>
      <w:r w:rsidR="001B6863" w:rsidRPr="00A45500">
        <w:t>inux</w:t>
      </w:r>
      <w:r w:rsidR="00227B6F" w:rsidRPr="00A45500">
        <w:rPr>
          <w:rFonts w:hint="eastAsia"/>
        </w:rPr>
        <w:t>系统。此目标系统具有一组核心硬件源，能够</w:t>
      </w:r>
      <w:r w:rsidR="0081584E" w:rsidRPr="00A45500">
        <w:rPr>
          <w:rFonts w:hint="eastAsia"/>
        </w:rPr>
        <w:t>加载</w:t>
      </w:r>
      <w:r w:rsidR="00227B6F" w:rsidRPr="00A45500">
        <w:rPr>
          <w:rFonts w:hint="eastAsia"/>
        </w:rPr>
        <w:t>系统软件，例如带有引导加载程序和</w:t>
      </w:r>
      <w:r w:rsidR="00227B6F" w:rsidRPr="00A45500">
        <w:rPr>
          <w:rFonts w:hint="eastAsia"/>
        </w:rPr>
        <w:t>Linux</w:t>
      </w:r>
      <w:r w:rsidR="00227B6F" w:rsidRPr="00A45500">
        <w:rPr>
          <w:rFonts w:hint="eastAsia"/>
        </w:rPr>
        <w:t>内核的系统软件。</w:t>
      </w:r>
      <w:r w:rsidR="0045189B" w:rsidRPr="00A45500">
        <w:rPr>
          <w:rFonts w:hint="eastAsia"/>
        </w:rPr>
        <w:t>目标系统包含</w:t>
      </w:r>
      <w:r w:rsidR="00227B6F" w:rsidRPr="00A45500">
        <w:rPr>
          <w:rFonts w:hint="eastAsia"/>
        </w:rPr>
        <w:t>两个主要子系统：</w:t>
      </w:r>
      <w:r w:rsidR="00227B6F" w:rsidRPr="00A45500">
        <w:rPr>
          <w:rFonts w:hint="eastAsia"/>
        </w:rPr>
        <w:t>CPU</w:t>
      </w:r>
      <w:r w:rsidR="00227B6F" w:rsidRPr="00A45500">
        <w:rPr>
          <w:rFonts w:hint="eastAsia"/>
        </w:rPr>
        <w:t>和</w:t>
      </w:r>
      <w:proofErr w:type="spellStart"/>
      <w:r w:rsidR="00227B6F" w:rsidRPr="00A45500">
        <w:rPr>
          <w:rFonts w:hint="eastAsia"/>
        </w:rPr>
        <w:t>HiFive</w:t>
      </w:r>
      <w:proofErr w:type="spellEnd"/>
      <w:r w:rsidR="003B4D6A" w:rsidRPr="00A45500">
        <w:rPr>
          <w:rFonts w:hint="eastAsia"/>
        </w:rPr>
        <w:t>平台</w:t>
      </w:r>
      <w:r w:rsidR="00227B6F" w:rsidRPr="00A45500">
        <w:rPr>
          <w:rFonts w:hint="eastAsia"/>
        </w:rPr>
        <w:t>。在</w:t>
      </w:r>
      <w:r w:rsidR="00227B6F" w:rsidRPr="00A45500">
        <w:rPr>
          <w:rFonts w:hint="eastAsia"/>
        </w:rPr>
        <w:t xml:space="preserve"> CPU </w:t>
      </w:r>
      <w:r w:rsidR="00227B6F" w:rsidRPr="00A45500">
        <w:rPr>
          <w:rFonts w:hint="eastAsia"/>
        </w:rPr>
        <w:t>子系统中，</w:t>
      </w:r>
      <w:r w:rsidR="003F401B" w:rsidRPr="00A45500">
        <w:rPr>
          <w:rFonts w:hint="eastAsia"/>
        </w:rPr>
        <w:t>G</w:t>
      </w:r>
      <w:r w:rsidR="003F401B" w:rsidRPr="00A45500">
        <w:t>em5</w:t>
      </w:r>
      <w:r w:rsidR="00227B6F" w:rsidRPr="00A45500">
        <w:rPr>
          <w:rFonts w:hint="eastAsia"/>
        </w:rPr>
        <w:t>添加了一个额外的</w:t>
      </w:r>
      <w:r w:rsidR="00227B6F" w:rsidRPr="00A45500">
        <w:rPr>
          <w:rFonts w:hint="eastAsia"/>
        </w:rPr>
        <w:t xml:space="preserve">MMU </w:t>
      </w:r>
      <w:r w:rsidR="00227B6F" w:rsidRPr="00A45500">
        <w:rPr>
          <w:rFonts w:hint="eastAsia"/>
        </w:rPr>
        <w:t>组件</w:t>
      </w:r>
      <w:r w:rsidR="0092614A" w:rsidRPr="00A45500">
        <w:rPr>
          <w:rFonts w:hint="eastAsia"/>
        </w:rPr>
        <w:t>——</w:t>
      </w:r>
      <w:r w:rsidR="00227B6F" w:rsidRPr="00A45500">
        <w:rPr>
          <w:rFonts w:hint="eastAsia"/>
        </w:rPr>
        <w:t xml:space="preserve">PMA </w:t>
      </w:r>
      <w:r w:rsidR="00227B6F" w:rsidRPr="00A45500">
        <w:rPr>
          <w:rFonts w:hint="eastAsia"/>
        </w:rPr>
        <w:t>检查器。</w:t>
      </w:r>
      <w:proofErr w:type="spellStart"/>
      <w:r w:rsidR="00227B6F" w:rsidRPr="00A45500">
        <w:rPr>
          <w:rFonts w:hint="eastAsia"/>
        </w:rPr>
        <w:t>HiFive</w:t>
      </w:r>
      <w:proofErr w:type="spellEnd"/>
      <w:r w:rsidR="00227B6F" w:rsidRPr="00A45500">
        <w:rPr>
          <w:rFonts w:hint="eastAsia"/>
        </w:rPr>
        <w:t>平台基于</w:t>
      </w:r>
      <w:proofErr w:type="spellStart"/>
      <w:r w:rsidR="00227B6F" w:rsidRPr="00A45500">
        <w:rPr>
          <w:rFonts w:hint="eastAsia"/>
        </w:rPr>
        <w:t>SiFive</w:t>
      </w:r>
      <w:proofErr w:type="spellEnd"/>
      <w:r w:rsidR="00594F5D" w:rsidRPr="00A45500">
        <w:rPr>
          <w:rFonts w:hint="eastAsia"/>
        </w:rPr>
        <w:t>公司</w:t>
      </w:r>
      <w:r w:rsidR="00204EF3" w:rsidRPr="00A45500">
        <w:rPr>
          <w:rFonts w:hint="eastAsia"/>
        </w:rPr>
        <w:t>推出</w:t>
      </w:r>
      <w:r w:rsidR="00227B6F" w:rsidRPr="00A45500">
        <w:rPr>
          <w:rFonts w:hint="eastAsia"/>
        </w:rPr>
        <w:t>的</w:t>
      </w:r>
      <w:proofErr w:type="spellStart"/>
      <w:r w:rsidR="00227B6F" w:rsidRPr="00A45500">
        <w:rPr>
          <w:rFonts w:hint="eastAsia"/>
        </w:rPr>
        <w:t>HiFive</w:t>
      </w:r>
      <w:proofErr w:type="spellEnd"/>
      <w:r w:rsidR="00227B6F" w:rsidRPr="00A45500">
        <w:rPr>
          <w:rFonts w:hint="eastAsia"/>
        </w:rPr>
        <w:t>系列</w:t>
      </w:r>
      <w:r w:rsidR="001F489A" w:rsidRPr="00A45500">
        <w:rPr>
          <w:rFonts w:hint="eastAsia"/>
        </w:rPr>
        <w:t>开发</w:t>
      </w:r>
      <w:r w:rsidR="00227B6F" w:rsidRPr="00A45500">
        <w:rPr>
          <w:rFonts w:hint="eastAsia"/>
        </w:rPr>
        <w:t>板</w:t>
      </w:r>
      <w:r w:rsidR="00105DD9" w:rsidRPr="00A45500">
        <w:rPr>
          <w:rFonts w:hint="eastAsia"/>
        </w:rPr>
        <w:t>设计</w:t>
      </w:r>
      <w:r w:rsidR="00227B6F" w:rsidRPr="00A45500">
        <w:rPr>
          <w:rFonts w:hint="eastAsia"/>
        </w:rPr>
        <w:t>，包含最少的关键外围设备</w:t>
      </w:r>
      <w:r w:rsidR="0075648A" w:rsidRPr="00A45500">
        <w:rPr>
          <w:rFonts w:hint="eastAsia"/>
        </w:rPr>
        <w:t>集合</w:t>
      </w:r>
      <w:r w:rsidR="00227B6F" w:rsidRPr="00A45500">
        <w:rPr>
          <w:rFonts w:hint="eastAsia"/>
        </w:rPr>
        <w:t>。内核本地中断控制器</w:t>
      </w:r>
      <w:r w:rsidR="009A3EC2" w:rsidRPr="00A45500">
        <w:rPr>
          <w:rFonts w:hint="eastAsia"/>
        </w:rPr>
        <w:t>（</w:t>
      </w:r>
      <w:r w:rsidR="00227B6F" w:rsidRPr="00A45500">
        <w:rPr>
          <w:rFonts w:hint="eastAsia"/>
        </w:rPr>
        <w:t>CLINT</w:t>
      </w:r>
      <w:r w:rsidR="009A3EC2" w:rsidRPr="00A45500">
        <w:rPr>
          <w:rFonts w:hint="eastAsia"/>
        </w:rPr>
        <w:t>）</w:t>
      </w:r>
      <w:r w:rsidR="00873E90" w:rsidRPr="00A45500">
        <w:rPr>
          <w:rFonts w:hint="eastAsia"/>
        </w:rPr>
        <w:t>通过</w:t>
      </w:r>
      <w:r w:rsidR="00873E90" w:rsidRPr="00A45500">
        <w:rPr>
          <w:rFonts w:hint="eastAsia"/>
        </w:rPr>
        <w:t>MMIO</w:t>
      </w:r>
      <w:r w:rsidR="00873E90" w:rsidRPr="00A45500">
        <w:rPr>
          <w:rFonts w:hint="eastAsia"/>
        </w:rPr>
        <w:t>接口</w:t>
      </w:r>
      <w:r w:rsidR="00EF069C" w:rsidRPr="00A45500">
        <w:rPr>
          <w:rFonts w:hint="eastAsia"/>
        </w:rPr>
        <w:t>处理</w:t>
      </w:r>
      <w:r w:rsidR="00873E90" w:rsidRPr="00A45500">
        <w:rPr>
          <w:rFonts w:hint="eastAsia"/>
        </w:rPr>
        <w:t>中断</w:t>
      </w:r>
      <w:r w:rsidR="00227B6F" w:rsidRPr="00A45500">
        <w:rPr>
          <w:rFonts w:hint="eastAsia"/>
        </w:rPr>
        <w:t>和定时器</w:t>
      </w:r>
      <w:r w:rsidR="00B44C28" w:rsidRPr="00A45500">
        <w:rPr>
          <w:rFonts w:hint="eastAsia"/>
        </w:rPr>
        <w:t>信号</w:t>
      </w:r>
      <w:r w:rsidR="00227B6F" w:rsidRPr="00A45500">
        <w:rPr>
          <w:rFonts w:hint="eastAsia"/>
        </w:rPr>
        <w:t>。平台级中断控制器</w:t>
      </w:r>
      <w:r w:rsidR="007C3624" w:rsidRPr="00A45500">
        <w:rPr>
          <w:rFonts w:hint="eastAsia"/>
        </w:rPr>
        <w:t>（</w:t>
      </w:r>
      <w:r w:rsidR="00227B6F" w:rsidRPr="00A45500">
        <w:rPr>
          <w:rFonts w:hint="eastAsia"/>
        </w:rPr>
        <w:t>PLIC</w:t>
      </w:r>
      <w:r w:rsidR="007C3624" w:rsidRPr="00A45500">
        <w:rPr>
          <w:rFonts w:hint="eastAsia"/>
        </w:rPr>
        <w:t>）</w:t>
      </w:r>
      <w:r w:rsidR="00227B6F" w:rsidRPr="00A45500">
        <w:rPr>
          <w:rFonts w:hint="eastAsia"/>
        </w:rPr>
        <w:t>负责根据优先级方案将来自外部源和外围设备的中断</w:t>
      </w:r>
      <w:r w:rsidR="009F2EE9" w:rsidRPr="00A45500">
        <w:rPr>
          <w:rFonts w:hint="eastAsia"/>
        </w:rPr>
        <w:t>分发</w:t>
      </w:r>
      <w:r w:rsidR="00227B6F" w:rsidRPr="00A45500">
        <w:rPr>
          <w:rFonts w:hint="eastAsia"/>
        </w:rPr>
        <w:t>到硬件线程。</w:t>
      </w:r>
      <w:r w:rsidR="006A148A" w:rsidRPr="00A45500">
        <w:rPr>
          <w:rFonts w:hint="eastAsia"/>
        </w:rPr>
        <w:t>为了</w:t>
      </w:r>
      <w:r w:rsidR="007B5933" w:rsidRPr="00A45500">
        <w:rPr>
          <w:rFonts w:hint="eastAsia"/>
        </w:rPr>
        <w:t>启动内核并</w:t>
      </w:r>
      <w:r w:rsidR="006A148A" w:rsidRPr="00A45500">
        <w:rPr>
          <w:rFonts w:hint="eastAsia"/>
        </w:rPr>
        <w:t>实现</w:t>
      </w:r>
      <w:r w:rsidR="00767C91" w:rsidRPr="00A45500">
        <w:rPr>
          <w:rFonts w:hint="eastAsia"/>
        </w:rPr>
        <w:t>可用的操作系统</w:t>
      </w:r>
      <w:r w:rsidR="007B5933" w:rsidRPr="00A45500">
        <w:rPr>
          <w:rFonts w:hint="eastAsia"/>
        </w:rPr>
        <w:t>，</w:t>
      </w:r>
      <w:r w:rsidR="00362451" w:rsidRPr="00A45500">
        <w:rPr>
          <w:rFonts w:hint="eastAsia"/>
        </w:rPr>
        <w:t>必须包含</w:t>
      </w:r>
      <w:r w:rsidR="00227B6F" w:rsidRPr="00A45500">
        <w:rPr>
          <w:rFonts w:hint="eastAsia"/>
        </w:rPr>
        <w:t>UART</w:t>
      </w:r>
      <w:r w:rsidR="00227B6F" w:rsidRPr="00A45500">
        <w:rPr>
          <w:rFonts w:hint="eastAsia"/>
        </w:rPr>
        <w:t>和</w:t>
      </w:r>
      <w:proofErr w:type="spellStart"/>
      <w:r w:rsidR="00227B6F" w:rsidRPr="00A45500">
        <w:rPr>
          <w:rFonts w:hint="eastAsia"/>
        </w:rPr>
        <w:t>VirtIOMMIO</w:t>
      </w:r>
      <w:proofErr w:type="spellEnd"/>
      <w:r w:rsidR="004F0A3B" w:rsidRPr="00A45500">
        <w:rPr>
          <w:rFonts w:hint="eastAsia"/>
        </w:rPr>
        <w:t>组件</w:t>
      </w:r>
      <w:r w:rsidR="00227B6F" w:rsidRPr="00A45500">
        <w:rPr>
          <w:rFonts w:hint="eastAsia"/>
        </w:rPr>
        <w:t>。</w:t>
      </w:r>
      <w:r w:rsidR="00D2559E" w:rsidRPr="00A45500">
        <w:rPr>
          <w:rFonts w:hint="eastAsia"/>
        </w:rPr>
        <w:t>其中，</w:t>
      </w:r>
      <w:r w:rsidR="00227B6F" w:rsidRPr="00A45500">
        <w:rPr>
          <w:rFonts w:hint="eastAsia"/>
        </w:rPr>
        <w:t>UART</w:t>
      </w:r>
      <w:r w:rsidR="00227B6F" w:rsidRPr="00A45500">
        <w:rPr>
          <w:rFonts w:hint="eastAsia"/>
        </w:rPr>
        <w:t>提供交互式命令行终端，而</w:t>
      </w:r>
      <w:proofErr w:type="spellStart"/>
      <w:r w:rsidR="00227B6F" w:rsidRPr="00A45500">
        <w:rPr>
          <w:rFonts w:hint="eastAsia"/>
        </w:rPr>
        <w:t>VirtIOMMIO</w:t>
      </w:r>
      <w:proofErr w:type="spellEnd"/>
      <w:r w:rsidR="00227B6F" w:rsidRPr="00A45500">
        <w:rPr>
          <w:rFonts w:hint="eastAsia"/>
        </w:rPr>
        <w:t>提供包含工作负载脚本和操作系统二进制文件的根文件系统。</w:t>
      </w:r>
    </w:p>
    <w:p w14:paraId="3706157C" w14:textId="5E13B79B" w:rsidR="00AD590A" w:rsidRPr="00A45500" w:rsidRDefault="0090351F" w:rsidP="00227B6F">
      <w:pPr>
        <w:ind w:firstLine="480"/>
      </w:pPr>
      <w:r w:rsidRPr="00A45500">
        <w:rPr>
          <w:rFonts w:hint="eastAsia"/>
        </w:rPr>
        <w:t>G</w:t>
      </w:r>
      <w:r w:rsidR="00227B6F" w:rsidRPr="00A45500">
        <w:rPr>
          <w:rFonts w:hint="eastAsia"/>
        </w:rPr>
        <w:t>em5</w:t>
      </w:r>
      <w:r w:rsidR="00227B6F" w:rsidRPr="00A45500">
        <w:rPr>
          <w:rFonts w:hint="eastAsia"/>
        </w:rPr>
        <w:t>全系统仿真中由多个软件层组成堆栈。</w:t>
      </w:r>
      <w:r w:rsidR="00A53D2F" w:rsidRPr="00A45500">
        <w:rPr>
          <w:rFonts w:hint="eastAsia"/>
        </w:rPr>
        <w:t>G</w:t>
      </w:r>
      <w:r w:rsidR="00227B6F" w:rsidRPr="00A45500">
        <w:rPr>
          <w:rFonts w:hint="eastAsia"/>
        </w:rPr>
        <w:t>em5</w:t>
      </w:r>
      <w:r w:rsidR="00472852" w:rsidRPr="00A45500">
        <w:rPr>
          <w:rFonts w:hint="eastAsia"/>
        </w:rPr>
        <w:t>全系统</w:t>
      </w:r>
      <w:r w:rsidR="00AC2537" w:rsidRPr="00A45500">
        <w:rPr>
          <w:rFonts w:hint="eastAsia"/>
        </w:rPr>
        <w:t>模拟</w:t>
      </w:r>
      <w:r w:rsidR="001337FF" w:rsidRPr="00A45500">
        <w:rPr>
          <w:rFonts w:hint="eastAsia"/>
        </w:rPr>
        <w:t>模块</w:t>
      </w:r>
      <w:r w:rsidR="00227B6F" w:rsidRPr="00A45500">
        <w:rPr>
          <w:rFonts w:hint="eastAsia"/>
        </w:rPr>
        <w:t>包含具</w:t>
      </w:r>
      <w:r w:rsidR="00227B6F" w:rsidRPr="00A45500">
        <w:rPr>
          <w:rFonts w:hint="eastAsia"/>
        </w:rPr>
        <w:lastRenderedPageBreak/>
        <w:t>有所需配置的系统硬件模块。它还对硬件模块之间的交互进行建模。带有</w:t>
      </w:r>
      <w:r w:rsidR="00227B6F" w:rsidRPr="00A45500">
        <w:rPr>
          <w:rFonts w:hint="eastAsia"/>
        </w:rPr>
        <w:t xml:space="preserve"> RISC-V</w:t>
      </w:r>
      <w:r w:rsidR="00930675" w:rsidRPr="00A45500">
        <w:rPr>
          <w:rFonts w:hint="eastAsia"/>
        </w:rPr>
        <w:t>指令集</w:t>
      </w:r>
      <w:r w:rsidR="00B27CF5" w:rsidRPr="00A45500">
        <w:rPr>
          <w:rFonts w:hint="eastAsia"/>
        </w:rPr>
        <w:t>架构</w:t>
      </w:r>
      <w:r w:rsidR="00227B6F" w:rsidRPr="00A45500">
        <w:rPr>
          <w:rFonts w:hint="eastAsia"/>
        </w:rPr>
        <w:t>解码器的</w:t>
      </w:r>
      <w:r w:rsidR="00227B6F" w:rsidRPr="00A45500">
        <w:rPr>
          <w:rFonts w:hint="eastAsia"/>
        </w:rPr>
        <w:t>CPU</w:t>
      </w:r>
      <w:r w:rsidR="00227B6F" w:rsidRPr="00A45500">
        <w:rPr>
          <w:rFonts w:hint="eastAsia"/>
        </w:rPr>
        <w:t>模型处理来自操作系统层或用户应用程序的指令，这些指令可能处于不同的特权模式。</w:t>
      </w:r>
      <w:r w:rsidR="008E42E1" w:rsidRPr="00A45500">
        <w:rPr>
          <w:rFonts w:hint="eastAsia"/>
        </w:rPr>
        <w:t>G</w:t>
      </w:r>
      <w:r w:rsidR="00227B6F" w:rsidRPr="00A45500">
        <w:rPr>
          <w:rFonts w:hint="eastAsia"/>
        </w:rPr>
        <w:t>em5</w:t>
      </w:r>
      <w:r w:rsidR="003C1603" w:rsidRPr="00A45500">
        <w:rPr>
          <w:rFonts w:hint="eastAsia"/>
        </w:rPr>
        <w:t>全系统</w:t>
      </w:r>
      <w:r w:rsidR="00227B6F" w:rsidRPr="00A45500">
        <w:rPr>
          <w:rFonts w:hint="eastAsia"/>
        </w:rPr>
        <w:t>模拟从解析</w:t>
      </w:r>
      <w:r w:rsidR="00227B6F" w:rsidRPr="00A45500">
        <w:rPr>
          <w:rFonts w:hint="eastAsia"/>
        </w:rPr>
        <w:t>Python</w:t>
      </w:r>
      <w:r w:rsidR="00227B6F" w:rsidRPr="00A45500">
        <w:rPr>
          <w:rFonts w:hint="eastAsia"/>
        </w:rPr>
        <w:t>配置</w:t>
      </w:r>
      <w:r w:rsidR="00227B6F" w:rsidRPr="00A45500">
        <w:rPr>
          <w:rFonts w:hint="eastAsia"/>
        </w:rPr>
        <w:t xml:space="preserve"> </w:t>
      </w:r>
      <w:r w:rsidR="00227B6F" w:rsidRPr="00A45500">
        <w:rPr>
          <w:rFonts w:hint="eastAsia"/>
        </w:rPr>
        <w:t>脚本和基于配置构建模拟器可执行文件开始。然后，模拟器加载引导加载程序和</w:t>
      </w:r>
      <w:r w:rsidR="00227B6F" w:rsidRPr="00A45500">
        <w:rPr>
          <w:rFonts w:hint="eastAsia"/>
        </w:rPr>
        <w:t xml:space="preserve"> Linux</w:t>
      </w:r>
      <w:r w:rsidR="00227B6F" w:rsidRPr="00A45500">
        <w:rPr>
          <w:rFonts w:hint="eastAsia"/>
        </w:rPr>
        <w:t>内核来启动系统。当内核启动时，用户应用程序可以在后台或通过终端执行。</w:t>
      </w:r>
      <w:r w:rsidR="00354110" w:rsidRPr="00A45500">
        <w:rPr>
          <w:rFonts w:hint="eastAsia"/>
        </w:rPr>
        <w:t>基于</w:t>
      </w:r>
      <w:r w:rsidR="006F2D07" w:rsidRPr="00A45500">
        <w:rPr>
          <w:rFonts w:hint="eastAsia"/>
        </w:rPr>
        <w:t>G</w:t>
      </w:r>
      <w:r w:rsidR="00227B6F" w:rsidRPr="00A45500">
        <w:rPr>
          <w:rFonts w:hint="eastAsia"/>
        </w:rPr>
        <w:t>em5</w:t>
      </w:r>
      <w:r w:rsidR="00D7370B" w:rsidRPr="00A45500">
        <w:rPr>
          <w:rFonts w:hint="eastAsia"/>
        </w:rPr>
        <w:t>的</w:t>
      </w:r>
      <w:r w:rsidR="00227B6F" w:rsidRPr="00A45500">
        <w:rPr>
          <w:rFonts w:hint="eastAsia"/>
        </w:rPr>
        <w:t>RISC-V</w:t>
      </w:r>
      <w:r w:rsidR="000C7D8B" w:rsidRPr="00A45500">
        <w:rPr>
          <w:rFonts w:hint="eastAsia"/>
        </w:rPr>
        <w:t>全系统</w:t>
      </w:r>
      <w:r w:rsidR="00227B6F" w:rsidRPr="00A45500">
        <w:rPr>
          <w:rFonts w:hint="eastAsia"/>
        </w:rPr>
        <w:t>模拟还支持不需要硬件辅助虚拟化的</w:t>
      </w:r>
      <w:r w:rsidR="00227B6F" w:rsidRPr="00A45500">
        <w:rPr>
          <w:rFonts w:hint="eastAsia"/>
        </w:rPr>
        <w:t>RISC-V H</w:t>
      </w:r>
      <w:r w:rsidR="006540B4" w:rsidRPr="00A45500">
        <w:rPr>
          <w:rFonts w:hint="eastAsia"/>
        </w:rPr>
        <w:t>模式</w:t>
      </w:r>
      <w:r w:rsidR="00BC0787" w:rsidRPr="00A45500">
        <w:rPr>
          <w:rFonts w:hint="eastAsia"/>
        </w:rPr>
        <w:t>拓展</w:t>
      </w:r>
      <w:r w:rsidR="00227B6F" w:rsidRPr="00A45500">
        <w:rPr>
          <w:rFonts w:hint="eastAsia"/>
        </w:rPr>
        <w:t>。</w:t>
      </w:r>
    </w:p>
    <w:p w14:paraId="558D9E08" w14:textId="454EB0EA" w:rsidR="00227B6F" w:rsidRPr="00A45500" w:rsidRDefault="00002498" w:rsidP="00227B6F">
      <w:pPr>
        <w:pStyle w:val="22"/>
      </w:pPr>
      <w:bookmarkStart w:id="160" w:name="_Toc99905770"/>
      <w:r w:rsidRPr="00A45500">
        <w:t>4</w:t>
      </w:r>
      <w:r w:rsidR="00227B6F" w:rsidRPr="00A45500">
        <w:t>.</w:t>
      </w:r>
      <w:r w:rsidR="00F90E6C" w:rsidRPr="00A45500">
        <w:t>1</w:t>
      </w:r>
      <w:r w:rsidR="00227B6F" w:rsidRPr="00A45500">
        <w:t>.</w:t>
      </w:r>
      <w:r w:rsidR="00DE7E2A" w:rsidRPr="00A45500">
        <w:t>2</w:t>
      </w:r>
      <w:r w:rsidR="00227B6F" w:rsidRPr="00A45500">
        <w:t xml:space="preserve"> HiFive</w:t>
      </w:r>
      <w:r w:rsidR="00227B6F" w:rsidRPr="00A45500">
        <w:rPr>
          <w:rFonts w:hint="eastAsia"/>
        </w:rPr>
        <w:t>平台</w:t>
      </w:r>
      <w:bookmarkEnd w:id="160"/>
    </w:p>
    <w:p w14:paraId="5AA1B533" w14:textId="58B2DFE0" w:rsidR="00E04274" w:rsidRPr="00A45500" w:rsidRDefault="00227B6F" w:rsidP="00227B6F">
      <w:pPr>
        <w:ind w:firstLine="480"/>
      </w:pPr>
      <w:r w:rsidRPr="00A45500">
        <w:rPr>
          <w:rFonts w:hint="eastAsia"/>
        </w:rPr>
        <w:t>在</w:t>
      </w:r>
      <w:r w:rsidR="006B61FC" w:rsidRPr="00A45500">
        <w:rPr>
          <w:rFonts w:hint="eastAsia"/>
        </w:rPr>
        <w:t>G</w:t>
      </w:r>
      <w:r w:rsidRPr="00A45500">
        <w:rPr>
          <w:rFonts w:hint="eastAsia"/>
        </w:rPr>
        <w:t>em5</w:t>
      </w:r>
      <w:r w:rsidRPr="00A45500">
        <w:rPr>
          <w:rFonts w:hint="eastAsia"/>
        </w:rPr>
        <w:t>中，系统</w:t>
      </w:r>
      <w:r w:rsidR="00CC63AB" w:rsidRPr="00A45500">
        <w:rPr>
          <w:rFonts w:hint="eastAsia"/>
        </w:rPr>
        <w:t>硬件</w:t>
      </w:r>
      <w:r w:rsidRPr="00A45500">
        <w:rPr>
          <w:rFonts w:hint="eastAsia"/>
        </w:rPr>
        <w:t>配置被组织到称为平台</w:t>
      </w:r>
      <w:r w:rsidR="003D5F07" w:rsidRPr="00A45500">
        <w:rPr>
          <w:rFonts w:hint="eastAsia"/>
        </w:rPr>
        <w:t>（</w:t>
      </w:r>
      <w:r w:rsidR="003D5F07" w:rsidRPr="00A45500">
        <w:rPr>
          <w:rFonts w:hint="eastAsia"/>
        </w:rPr>
        <w:t>Platform</w:t>
      </w:r>
      <w:r w:rsidR="003D5F07" w:rsidRPr="00A45500">
        <w:rPr>
          <w:rFonts w:hint="eastAsia"/>
        </w:rPr>
        <w:t>）</w:t>
      </w:r>
      <w:r w:rsidRPr="00A45500">
        <w:rPr>
          <w:rFonts w:hint="eastAsia"/>
        </w:rPr>
        <w:t>的容器类中。</w:t>
      </w:r>
      <w:r w:rsidR="00CC42D7" w:rsidRPr="00A45500">
        <w:rPr>
          <w:rFonts w:hint="eastAsia"/>
        </w:rPr>
        <w:t>Platform</w:t>
      </w:r>
      <w:r w:rsidRPr="00A45500">
        <w:rPr>
          <w:rFonts w:hint="eastAsia"/>
        </w:rPr>
        <w:t>类是一个父类，</w:t>
      </w:r>
      <w:r w:rsidR="00E44706" w:rsidRPr="00A45500">
        <w:rPr>
          <w:rFonts w:hint="eastAsia"/>
        </w:rPr>
        <w:t>包含</w:t>
      </w:r>
      <w:r w:rsidRPr="00A45500">
        <w:rPr>
          <w:rFonts w:hint="eastAsia"/>
        </w:rPr>
        <w:t>一组标准化的外围设备和实用功能</w:t>
      </w:r>
      <w:r w:rsidR="00CC468B" w:rsidRPr="00A45500">
        <w:rPr>
          <w:rFonts w:hint="eastAsia"/>
        </w:rPr>
        <w:t>集合</w:t>
      </w:r>
      <w:r w:rsidRPr="00A45500">
        <w:rPr>
          <w:rFonts w:hint="eastAsia"/>
        </w:rPr>
        <w:t>，</w:t>
      </w:r>
      <w:r w:rsidR="00DF053A" w:rsidRPr="00A45500">
        <w:rPr>
          <w:rFonts w:hint="eastAsia"/>
        </w:rPr>
        <w:t>能够</w:t>
      </w:r>
      <w:r w:rsidRPr="00A45500">
        <w:rPr>
          <w:rFonts w:hint="eastAsia"/>
        </w:rPr>
        <w:t>以分层方式</w:t>
      </w:r>
      <w:r w:rsidR="00085A49" w:rsidRPr="00A45500">
        <w:rPr>
          <w:rFonts w:hint="eastAsia"/>
        </w:rPr>
        <w:t>，</w:t>
      </w:r>
      <w:r w:rsidRPr="00A45500">
        <w:rPr>
          <w:rFonts w:hint="eastAsia"/>
        </w:rPr>
        <w:t>扩展</w:t>
      </w:r>
      <w:r w:rsidR="009F07B9" w:rsidRPr="00A45500">
        <w:rPr>
          <w:rFonts w:hint="eastAsia"/>
        </w:rPr>
        <w:t>来</w:t>
      </w:r>
      <w:r w:rsidRPr="00A45500">
        <w:rPr>
          <w:rFonts w:hint="eastAsia"/>
        </w:rPr>
        <w:t>自定义特定</w:t>
      </w:r>
      <w:r w:rsidR="00124242" w:rsidRPr="00A45500">
        <w:rPr>
          <w:rFonts w:hint="eastAsia"/>
        </w:rPr>
        <w:t>开发</w:t>
      </w:r>
      <w:r w:rsidRPr="00A45500">
        <w:rPr>
          <w:rFonts w:hint="eastAsia"/>
        </w:rPr>
        <w:t>板的设置</w:t>
      </w:r>
      <w:r w:rsidR="00632693" w:rsidRPr="00A45500">
        <w:rPr>
          <w:rFonts w:hint="eastAsia"/>
        </w:rPr>
        <w:t>或</w:t>
      </w:r>
      <w:r w:rsidRPr="00A45500">
        <w:rPr>
          <w:rFonts w:hint="eastAsia"/>
        </w:rPr>
        <w:t>系统。</w:t>
      </w:r>
      <w:r w:rsidR="007C2CE3" w:rsidRPr="00A45500">
        <w:rPr>
          <w:rFonts w:hint="eastAsia"/>
        </w:rPr>
        <w:t>例如</w:t>
      </w:r>
      <w:r w:rsidR="002C32F3" w:rsidRPr="00A45500">
        <w:rPr>
          <w:rFonts w:hint="eastAsia"/>
        </w:rPr>
        <w:t>，</w:t>
      </w:r>
      <w:r w:rsidRPr="00A45500">
        <w:rPr>
          <w:rFonts w:hint="eastAsia"/>
        </w:rPr>
        <w:t>在</w:t>
      </w:r>
      <w:r w:rsidRPr="00A45500">
        <w:rPr>
          <w:rFonts w:hint="eastAsia"/>
        </w:rPr>
        <w:t>ARM</w:t>
      </w:r>
      <w:r w:rsidR="00616A30" w:rsidRPr="00A45500">
        <w:rPr>
          <w:rFonts w:hint="eastAsia"/>
        </w:rPr>
        <w:t>指令架构</w:t>
      </w:r>
      <w:r w:rsidR="00091A22" w:rsidRPr="00A45500">
        <w:rPr>
          <w:rFonts w:hint="eastAsia"/>
        </w:rPr>
        <w:t>下</w:t>
      </w:r>
      <w:r w:rsidRPr="00A45500">
        <w:rPr>
          <w:rFonts w:hint="eastAsia"/>
        </w:rPr>
        <w:t>，常见的</w:t>
      </w:r>
      <w:r w:rsidRPr="00A45500">
        <w:rPr>
          <w:rFonts w:hint="eastAsia"/>
        </w:rPr>
        <w:t>Platform</w:t>
      </w:r>
      <w:r w:rsidRPr="00A45500">
        <w:rPr>
          <w:rFonts w:hint="eastAsia"/>
        </w:rPr>
        <w:t>类是</w:t>
      </w:r>
      <w:proofErr w:type="spellStart"/>
      <w:r w:rsidRPr="00A45500">
        <w:rPr>
          <w:rFonts w:hint="eastAsia"/>
        </w:rPr>
        <w:t>RealView</w:t>
      </w:r>
      <w:proofErr w:type="spellEnd"/>
      <w:r w:rsidR="00AA4F2F" w:rsidRPr="00A45500">
        <w:rPr>
          <w:rFonts w:hint="eastAsia"/>
        </w:rPr>
        <w:t>；</w:t>
      </w:r>
      <w:r w:rsidRPr="00A45500">
        <w:rPr>
          <w:rFonts w:hint="eastAsia"/>
        </w:rPr>
        <w:t>而在</w:t>
      </w:r>
      <w:r w:rsidRPr="00A45500">
        <w:rPr>
          <w:rFonts w:hint="eastAsia"/>
        </w:rPr>
        <w:t>X86</w:t>
      </w:r>
      <w:r w:rsidR="00683C7F" w:rsidRPr="00A45500">
        <w:rPr>
          <w:rFonts w:hint="eastAsia"/>
        </w:rPr>
        <w:t>指令架构</w:t>
      </w:r>
      <w:r w:rsidR="005358E5" w:rsidRPr="00A45500">
        <w:rPr>
          <w:rFonts w:hint="eastAsia"/>
        </w:rPr>
        <w:t>下</w:t>
      </w:r>
      <w:r w:rsidRPr="00A45500">
        <w:rPr>
          <w:rFonts w:hint="eastAsia"/>
        </w:rPr>
        <w:t>，常见的</w:t>
      </w:r>
      <w:r w:rsidR="003E366D" w:rsidRPr="00A45500">
        <w:rPr>
          <w:rFonts w:hint="eastAsia"/>
        </w:rPr>
        <w:t>Platform</w:t>
      </w:r>
      <w:r w:rsidRPr="00A45500">
        <w:rPr>
          <w:rFonts w:hint="eastAsia"/>
        </w:rPr>
        <w:t>类是</w:t>
      </w:r>
      <w:r w:rsidRPr="00A45500">
        <w:rPr>
          <w:rFonts w:hint="eastAsia"/>
        </w:rPr>
        <w:t>PC</w:t>
      </w:r>
      <w:r w:rsidRPr="00A45500">
        <w:rPr>
          <w:rFonts w:hint="eastAsia"/>
        </w:rPr>
        <w:t>。在</w:t>
      </w:r>
      <w:r w:rsidRPr="00A45500">
        <w:rPr>
          <w:rFonts w:hint="eastAsia"/>
        </w:rPr>
        <w:t>RISC-V</w:t>
      </w:r>
      <w:r w:rsidRPr="00A45500">
        <w:rPr>
          <w:rFonts w:hint="eastAsia"/>
        </w:rPr>
        <w:t>中，平台</w:t>
      </w:r>
      <w:r w:rsidR="00912071" w:rsidRPr="00A45500">
        <w:rPr>
          <w:rFonts w:hint="eastAsia"/>
        </w:rPr>
        <w:t>类</w:t>
      </w:r>
      <w:r w:rsidR="00226ED9" w:rsidRPr="00A45500">
        <w:rPr>
          <w:rFonts w:hint="eastAsia"/>
        </w:rPr>
        <w:t>被</w:t>
      </w:r>
      <w:r w:rsidRPr="00A45500">
        <w:rPr>
          <w:rFonts w:hint="eastAsia"/>
        </w:rPr>
        <w:t>命名为</w:t>
      </w:r>
      <w:proofErr w:type="spellStart"/>
      <w:r w:rsidRPr="00A45500">
        <w:rPr>
          <w:rFonts w:hint="eastAsia"/>
        </w:rPr>
        <w:t>HiFive</w:t>
      </w:r>
      <w:proofErr w:type="spellEnd"/>
      <w:r w:rsidRPr="00A45500">
        <w:rPr>
          <w:rFonts w:hint="eastAsia"/>
        </w:rPr>
        <w:t>，对应</w:t>
      </w:r>
      <w:proofErr w:type="spellStart"/>
      <w:r w:rsidRPr="00A45500">
        <w:rPr>
          <w:rFonts w:hint="eastAsia"/>
        </w:rPr>
        <w:t>SiFive</w:t>
      </w:r>
      <w:proofErr w:type="spellEnd"/>
      <w:r w:rsidR="002160DA" w:rsidRPr="00A45500">
        <w:rPr>
          <w:rFonts w:hint="eastAsia"/>
        </w:rPr>
        <w:t>公司</w:t>
      </w:r>
      <w:r w:rsidRPr="00A45500">
        <w:rPr>
          <w:rFonts w:hint="eastAsia"/>
        </w:rPr>
        <w:t>的</w:t>
      </w:r>
      <w:proofErr w:type="spellStart"/>
      <w:r w:rsidRPr="00A45500">
        <w:rPr>
          <w:rFonts w:hint="eastAsia"/>
        </w:rPr>
        <w:t>HiFive</w:t>
      </w:r>
      <w:proofErr w:type="spellEnd"/>
      <w:r w:rsidRPr="00A45500">
        <w:rPr>
          <w:rFonts w:hint="eastAsia"/>
        </w:rPr>
        <w:t>系列板卡。</w:t>
      </w:r>
    </w:p>
    <w:p w14:paraId="6585D8BD" w14:textId="53FA1E48" w:rsidR="00227B6F" w:rsidRPr="00A45500" w:rsidRDefault="00E93FFE" w:rsidP="00227B6F">
      <w:pPr>
        <w:ind w:firstLine="480"/>
      </w:pPr>
      <w:proofErr w:type="spellStart"/>
      <w:r w:rsidRPr="00A45500">
        <w:rPr>
          <w:rFonts w:hint="eastAsia"/>
        </w:rPr>
        <w:t>H</w:t>
      </w:r>
      <w:r w:rsidRPr="00A45500">
        <w:t>i</w:t>
      </w:r>
      <w:r w:rsidR="00D469C4" w:rsidRPr="00A45500">
        <w:rPr>
          <w:rFonts w:hint="eastAsia"/>
        </w:rPr>
        <w:t>F</w:t>
      </w:r>
      <w:r w:rsidRPr="00A45500">
        <w:t>ive</w:t>
      </w:r>
      <w:proofErr w:type="spellEnd"/>
      <w:r w:rsidRPr="00A45500">
        <w:rPr>
          <w:rFonts w:hint="eastAsia"/>
        </w:rPr>
        <w:t>系列板卡的</w:t>
      </w:r>
      <w:r w:rsidR="00227B6F" w:rsidRPr="00A45500">
        <w:rPr>
          <w:rFonts w:hint="eastAsia"/>
        </w:rPr>
        <w:t>内存映射约定和外设地址是根据</w:t>
      </w:r>
      <w:proofErr w:type="spellStart"/>
      <w:r w:rsidR="00227B6F" w:rsidRPr="00A45500">
        <w:rPr>
          <w:rFonts w:hint="eastAsia"/>
        </w:rPr>
        <w:t>SiFive</w:t>
      </w:r>
      <w:proofErr w:type="spellEnd"/>
      <w:r w:rsidR="00227B6F" w:rsidRPr="00A45500">
        <w:rPr>
          <w:rFonts w:hint="eastAsia"/>
        </w:rPr>
        <w:t xml:space="preserve"> U54MC SoC</w:t>
      </w:r>
      <w:r w:rsidR="00227B6F" w:rsidRPr="00A45500">
        <w:rPr>
          <w:rFonts w:hint="eastAsia"/>
        </w:rPr>
        <w:t>数据表选择的。</w:t>
      </w:r>
      <w:proofErr w:type="spellStart"/>
      <w:r w:rsidR="00227B6F" w:rsidRPr="00A45500">
        <w:rPr>
          <w:rFonts w:hint="eastAsia"/>
        </w:rPr>
        <w:t>HiFiv</w:t>
      </w:r>
      <w:r w:rsidR="00E833C8" w:rsidRPr="00A45500">
        <w:t>e</w:t>
      </w:r>
      <w:proofErr w:type="spellEnd"/>
      <w:r w:rsidR="00227B6F" w:rsidRPr="00A45500">
        <w:rPr>
          <w:rFonts w:hint="eastAsia"/>
        </w:rPr>
        <w:t>平台包含可以添加其他非关键外围设备的最小外围设备集。这种基本配置不仅用于</w:t>
      </w:r>
      <w:proofErr w:type="spellStart"/>
      <w:r w:rsidR="00227B6F" w:rsidRPr="00A45500">
        <w:rPr>
          <w:rFonts w:hint="eastAsia"/>
        </w:rPr>
        <w:t>HiFive</w:t>
      </w:r>
      <w:proofErr w:type="spellEnd"/>
      <w:r w:rsidR="00227B6F" w:rsidRPr="00A45500">
        <w:rPr>
          <w:rFonts w:hint="eastAsia"/>
        </w:rPr>
        <w:t>主板，还用于其他</w:t>
      </w:r>
      <w:r w:rsidR="00227B6F" w:rsidRPr="00A45500">
        <w:rPr>
          <w:rFonts w:hint="eastAsia"/>
        </w:rPr>
        <w:t>SoC</w:t>
      </w:r>
      <w:r w:rsidR="00227B6F" w:rsidRPr="00A45500">
        <w:rPr>
          <w:rFonts w:hint="eastAsia"/>
        </w:rPr>
        <w:t>，例如</w:t>
      </w:r>
      <w:proofErr w:type="spellStart"/>
      <w:r w:rsidR="00227B6F" w:rsidRPr="00A45500">
        <w:rPr>
          <w:rFonts w:hint="eastAsia"/>
        </w:rPr>
        <w:t>Kendryte</w:t>
      </w:r>
      <w:proofErr w:type="spellEnd"/>
      <w:r w:rsidR="00227B6F" w:rsidRPr="00A45500">
        <w:rPr>
          <w:rFonts w:hint="eastAsia"/>
        </w:rPr>
        <w:t xml:space="preserve"> K210</w:t>
      </w:r>
      <w:r w:rsidR="00227B6F" w:rsidRPr="00A45500">
        <w:rPr>
          <w:rFonts w:hint="eastAsia"/>
        </w:rPr>
        <w:t>。</w:t>
      </w:r>
      <w:proofErr w:type="spellStart"/>
      <w:r w:rsidR="00227B6F" w:rsidRPr="00A45500">
        <w:rPr>
          <w:rFonts w:hint="eastAsia"/>
        </w:rPr>
        <w:t>HiFive</w:t>
      </w:r>
      <w:proofErr w:type="spellEnd"/>
      <w:r w:rsidR="00227B6F" w:rsidRPr="00A45500">
        <w:rPr>
          <w:rFonts w:hint="eastAsia"/>
        </w:rPr>
        <w:t xml:space="preserve"> </w:t>
      </w:r>
      <w:r w:rsidR="00227B6F" w:rsidRPr="00A45500">
        <w:rPr>
          <w:rFonts w:hint="eastAsia"/>
        </w:rPr>
        <w:t>平台</w:t>
      </w:r>
      <w:r w:rsidR="00621EED" w:rsidRPr="00A45500">
        <w:rPr>
          <w:rFonts w:hint="eastAsia"/>
        </w:rPr>
        <w:t>被设计</w:t>
      </w:r>
      <w:r w:rsidR="005C0CF6" w:rsidRPr="00A45500">
        <w:rPr>
          <w:rFonts w:hint="eastAsia"/>
        </w:rPr>
        <w:t>得</w:t>
      </w:r>
      <w:r w:rsidR="00227B6F" w:rsidRPr="00A45500">
        <w:rPr>
          <w:rFonts w:hint="eastAsia"/>
        </w:rPr>
        <w:t>易于扩展，只需对来自其他</w:t>
      </w:r>
      <w:r w:rsidR="00717F02" w:rsidRPr="00A45500">
        <w:rPr>
          <w:rFonts w:hint="eastAsia"/>
        </w:rPr>
        <w:t>指令架构</w:t>
      </w:r>
      <w:r w:rsidR="00227B6F" w:rsidRPr="00A45500">
        <w:rPr>
          <w:rFonts w:hint="eastAsia"/>
        </w:rPr>
        <w:t>的设备进行</w:t>
      </w:r>
      <w:r w:rsidR="00A4468A" w:rsidRPr="00A45500">
        <w:rPr>
          <w:rFonts w:hint="eastAsia"/>
        </w:rPr>
        <w:t>少量的</w:t>
      </w:r>
      <w:r w:rsidR="00227B6F" w:rsidRPr="00A45500">
        <w:rPr>
          <w:rFonts w:hint="eastAsia"/>
        </w:rPr>
        <w:t>更改。提供了一个</w:t>
      </w:r>
      <w:proofErr w:type="spellStart"/>
      <w:r w:rsidR="00227B6F" w:rsidRPr="00A45500">
        <w:rPr>
          <w:rFonts w:hint="eastAsia"/>
        </w:rPr>
        <w:t>PlicIntDevice</w:t>
      </w:r>
      <w:proofErr w:type="spellEnd"/>
      <w:r w:rsidR="00227B6F" w:rsidRPr="00A45500">
        <w:rPr>
          <w:rFonts w:hint="eastAsia"/>
        </w:rPr>
        <w:t>类以允许将外围设备轻松连接到</w:t>
      </w:r>
      <w:r w:rsidR="00227B6F" w:rsidRPr="00A45500">
        <w:rPr>
          <w:rFonts w:hint="eastAsia"/>
        </w:rPr>
        <w:t>PLIC</w:t>
      </w:r>
      <w:r w:rsidR="00227B6F" w:rsidRPr="00A45500">
        <w:rPr>
          <w:rFonts w:hint="eastAsia"/>
        </w:rPr>
        <w:t>中断控制器。</w:t>
      </w:r>
      <w:proofErr w:type="spellStart"/>
      <w:r w:rsidR="00227B6F" w:rsidRPr="00A45500">
        <w:rPr>
          <w:rFonts w:hint="eastAsia"/>
        </w:rPr>
        <w:t>HiFive</w:t>
      </w:r>
      <w:proofErr w:type="spellEnd"/>
      <w:r w:rsidR="00227B6F" w:rsidRPr="00A45500">
        <w:rPr>
          <w:rFonts w:hint="eastAsia"/>
        </w:rPr>
        <w:t>平台类中的一组实用程序功能还允许用户将新设备添加到列表中。</w:t>
      </w:r>
    </w:p>
    <w:p w14:paraId="474D9017" w14:textId="1EC52FB8" w:rsidR="00227B6F" w:rsidRPr="00A45500" w:rsidRDefault="00002498" w:rsidP="00227B6F">
      <w:pPr>
        <w:pStyle w:val="22"/>
      </w:pPr>
      <w:bookmarkStart w:id="161" w:name="_Toc99905771"/>
      <w:r w:rsidRPr="00A45500">
        <w:t>4</w:t>
      </w:r>
      <w:r w:rsidR="00227B6F" w:rsidRPr="00A45500">
        <w:t>.</w:t>
      </w:r>
      <w:r w:rsidR="008835E8" w:rsidRPr="00A45500">
        <w:t>1</w:t>
      </w:r>
      <w:r w:rsidR="00227B6F" w:rsidRPr="00A45500">
        <w:t>.</w:t>
      </w:r>
      <w:r w:rsidR="001258E0" w:rsidRPr="00A45500">
        <w:t>3</w:t>
      </w:r>
      <w:r w:rsidR="00227B6F" w:rsidRPr="00A45500">
        <w:t xml:space="preserve"> </w:t>
      </w:r>
      <w:r w:rsidR="00227B6F" w:rsidRPr="00A45500">
        <w:rPr>
          <w:rFonts w:hint="eastAsia"/>
        </w:rPr>
        <w:t>启动</w:t>
      </w:r>
      <w:r w:rsidR="00227B6F" w:rsidRPr="00A45500">
        <w:t>Linux</w:t>
      </w:r>
      <w:r w:rsidR="00227B6F" w:rsidRPr="00A45500">
        <w:rPr>
          <w:rFonts w:hint="eastAsia"/>
        </w:rPr>
        <w:t>系统</w:t>
      </w:r>
      <w:bookmarkEnd w:id="161"/>
    </w:p>
    <w:p w14:paraId="059D9CDF" w14:textId="73A9F5E6" w:rsidR="007A735A" w:rsidRPr="00A45500" w:rsidRDefault="00295386" w:rsidP="007A735A">
      <w:pPr>
        <w:ind w:firstLine="480"/>
      </w:pPr>
      <w:r w:rsidRPr="00A45500">
        <w:rPr>
          <w:rFonts w:hint="eastAsia"/>
        </w:rPr>
        <w:t>为了</w:t>
      </w:r>
      <w:r w:rsidR="00A02142" w:rsidRPr="00A45500">
        <w:rPr>
          <w:rFonts w:hint="eastAsia"/>
        </w:rPr>
        <w:t>启动</w:t>
      </w:r>
      <w:r w:rsidR="00A037ED" w:rsidRPr="00A45500">
        <w:rPr>
          <w:rFonts w:hint="eastAsia"/>
        </w:rPr>
        <w:t>R</w:t>
      </w:r>
      <w:r w:rsidR="00A037ED" w:rsidRPr="00A45500">
        <w:t>ISC-V</w:t>
      </w:r>
      <w:r w:rsidR="00A02B0A" w:rsidRPr="00A45500">
        <w:rPr>
          <w:rFonts w:hint="eastAsia"/>
        </w:rPr>
        <w:t>架构下的</w:t>
      </w:r>
      <w:r w:rsidR="00A02B0A" w:rsidRPr="00A45500">
        <w:t>Linux</w:t>
      </w:r>
      <w:r w:rsidR="00A037ED" w:rsidRPr="00A45500">
        <w:rPr>
          <w:rFonts w:hint="eastAsia"/>
        </w:rPr>
        <w:t>系统</w:t>
      </w:r>
      <w:r w:rsidR="00080C92" w:rsidRPr="00A45500">
        <w:rPr>
          <w:rFonts w:hint="eastAsia"/>
        </w:rPr>
        <w:t>，</w:t>
      </w:r>
      <w:r w:rsidR="00D9322C" w:rsidRPr="00A45500">
        <w:rPr>
          <w:rFonts w:hint="eastAsia"/>
        </w:rPr>
        <w:t>需要</w:t>
      </w:r>
      <w:r w:rsidR="00227B6F" w:rsidRPr="00A45500">
        <w:rPr>
          <w:rFonts w:hint="eastAsia"/>
        </w:rPr>
        <w:t>使用</w:t>
      </w:r>
      <w:r w:rsidR="00227B6F" w:rsidRPr="00A45500">
        <w:rPr>
          <w:rFonts w:hint="eastAsia"/>
        </w:rPr>
        <w:t>Berkeley</w:t>
      </w:r>
      <w:r w:rsidR="00227B6F" w:rsidRPr="00A45500">
        <w:rPr>
          <w:rFonts w:hint="eastAsia"/>
        </w:rPr>
        <w:t>引导加载程序</w:t>
      </w:r>
      <w:r w:rsidR="00F624CC" w:rsidRPr="00A45500">
        <w:rPr>
          <w:rFonts w:hint="eastAsia"/>
        </w:rPr>
        <w:t>（</w:t>
      </w:r>
      <w:r w:rsidR="00D83BBC" w:rsidRPr="00A45500">
        <w:rPr>
          <w:rFonts w:hint="eastAsia"/>
        </w:rPr>
        <w:t>B</w:t>
      </w:r>
      <w:r w:rsidR="00F624CC" w:rsidRPr="00A45500">
        <w:t xml:space="preserve">erkeley </w:t>
      </w:r>
      <w:r w:rsidR="00B5108D" w:rsidRPr="00A45500">
        <w:t>B</w:t>
      </w:r>
      <w:r w:rsidR="00F624CC" w:rsidRPr="00A45500">
        <w:t>ootloader</w:t>
      </w:r>
      <w:r w:rsidR="00B5108D" w:rsidRPr="00A45500">
        <w:rPr>
          <w:rFonts w:hint="eastAsia"/>
        </w:rPr>
        <w:t>，</w:t>
      </w:r>
      <w:proofErr w:type="spellStart"/>
      <w:r w:rsidR="00F624CC" w:rsidRPr="00A45500">
        <w:t>bbl</w:t>
      </w:r>
      <w:proofErr w:type="spellEnd"/>
      <w:r w:rsidR="00F624CC" w:rsidRPr="00A45500">
        <w:rPr>
          <w:rFonts w:hint="eastAsia"/>
        </w:rPr>
        <w:t>）</w:t>
      </w:r>
      <w:r w:rsidR="00227B6F" w:rsidRPr="00A45500">
        <w:rPr>
          <w:rFonts w:hint="eastAsia"/>
        </w:rPr>
        <w:t>和</w:t>
      </w:r>
      <w:r w:rsidR="00227B6F" w:rsidRPr="00A45500">
        <w:rPr>
          <w:rFonts w:hint="eastAsia"/>
        </w:rPr>
        <w:t>Linux</w:t>
      </w:r>
      <w:r w:rsidR="00227B6F" w:rsidRPr="00A45500">
        <w:rPr>
          <w:rFonts w:hint="eastAsia"/>
        </w:rPr>
        <w:t>内核</w:t>
      </w:r>
      <w:r w:rsidR="000F4E00" w:rsidRPr="00A45500">
        <w:rPr>
          <w:rFonts w:hint="eastAsia"/>
        </w:rPr>
        <w:t>启动</w:t>
      </w:r>
      <w:r w:rsidR="00460411" w:rsidRPr="00A45500">
        <w:rPr>
          <w:rFonts w:hint="eastAsia"/>
        </w:rPr>
        <w:t>目标系</w:t>
      </w:r>
      <w:r w:rsidR="00227B6F" w:rsidRPr="00A45500">
        <w:rPr>
          <w:rFonts w:hint="eastAsia"/>
        </w:rPr>
        <w:t>统。为简单起见，该系统由四个</w:t>
      </w:r>
      <w:r w:rsidR="00227B6F" w:rsidRPr="00A45500">
        <w:rPr>
          <w:rFonts w:hint="eastAsia"/>
        </w:rPr>
        <w:t>CPU</w:t>
      </w:r>
      <w:r w:rsidR="00227B6F" w:rsidRPr="00A45500">
        <w:rPr>
          <w:rFonts w:hint="eastAsia"/>
        </w:rPr>
        <w:t>内核组成。</w:t>
      </w:r>
      <w:r w:rsidR="005E7C52" w:rsidRPr="00A45500">
        <w:rPr>
          <w:rFonts w:hint="eastAsia"/>
        </w:rPr>
        <w:t>系统成功</w:t>
      </w:r>
      <w:r w:rsidR="00972923" w:rsidRPr="00A45500">
        <w:rPr>
          <w:rFonts w:hint="eastAsia"/>
        </w:rPr>
        <w:t>启动后</w:t>
      </w:r>
      <w:r w:rsidR="00F2170A" w:rsidRPr="00A45500">
        <w:rPr>
          <w:rFonts w:hint="eastAsia"/>
        </w:rPr>
        <w:t>，</w:t>
      </w:r>
      <w:r w:rsidR="00227B6F" w:rsidRPr="00A45500">
        <w:rPr>
          <w:rFonts w:hint="eastAsia"/>
        </w:rPr>
        <w:t>登录系统并使用终端执行命令。</w:t>
      </w:r>
      <w:r w:rsidR="00270A5A" w:rsidRPr="00A45500">
        <w:t>Debian</w:t>
      </w:r>
      <w:r w:rsidR="00270A5A" w:rsidRPr="00A45500">
        <w:rPr>
          <w:rFonts w:hint="eastAsia"/>
        </w:rPr>
        <w:t>系统</w:t>
      </w:r>
      <w:r w:rsidR="00227B6F" w:rsidRPr="00A45500">
        <w:rPr>
          <w:rFonts w:hint="eastAsia"/>
        </w:rPr>
        <w:t>中的命令可以正常运行。</w:t>
      </w:r>
      <w:r w:rsidR="00F2184F" w:rsidRPr="00A45500">
        <w:rPr>
          <w:rFonts w:hint="eastAsia"/>
        </w:rPr>
        <w:t>启动系统的</w:t>
      </w:r>
      <w:r w:rsidR="00DC2860" w:rsidRPr="00A45500">
        <w:rPr>
          <w:rFonts w:hint="eastAsia"/>
        </w:rPr>
        <w:t>步骤如下图</w:t>
      </w:r>
      <w:r w:rsidR="000833F8" w:rsidRPr="00A45500">
        <w:rPr>
          <w:rFonts w:hint="eastAsia"/>
        </w:rPr>
        <w:t>：</w:t>
      </w:r>
    </w:p>
    <w:p w14:paraId="764F751C" w14:textId="1768F16A" w:rsidR="00377EE6" w:rsidRPr="00A45500" w:rsidRDefault="0099535F" w:rsidP="00377EE6">
      <w:pPr>
        <w:keepNext/>
        <w:spacing w:line="240" w:lineRule="auto"/>
        <w:ind w:firstLineChars="0" w:firstLine="0"/>
        <w:jc w:val="center"/>
      </w:pPr>
      <w:r w:rsidRPr="00A45500">
        <w:rPr>
          <w:noProof/>
        </w:rPr>
        <w:lastRenderedPageBreak/>
        <w:drawing>
          <wp:inline distT="0" distB="0" distL="0" distR="0" wp14:anchorId="4B02B664" wp14:editId="208F03B0">
            <wp:extent cx="2053988" cy="112599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90344" cy="1145926"/>
                    </a:xfrm>
                    <a:prstGeom prst="rect">
                      <a:avLst/>
                    </a:prstGeom>
                  </pic:spPr>
                </pic:pic>
              </a:graphicData>
            </a:graphic>
          </wp:inline>
        </w:drawing>
      </w:r>
      <w:r w:rsidR="00377EE6" w:rsidRPr="00A45500">
        <w:rPr>
          <w:noProof/>
        </w:rPr>
        <w:drawing>
          <wp:inline distT="0" distB="0" distL="0" distR="0" wp14:anchorId="1C4D1892" wp14:editId="54B4592D">
            <wp:extent cx="2449773" cy="111450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58362" cy="1118408"/>
                    </a:xfrm>
                    <a:prstGeom prst="rect">
                      <a:avLst/>
                    </a:prstGeom>
                  </pic:spPr>
                </pic:pic>
              </a:graphicData>
            </a:graphic>
          </wp:inline>
        </w:drawing>
      </w:r>
    </w:p>
    <w:p w14:paraId="614CBC4A" w14:textId="13838D72" w:rsidR="00377EE6" w:rsidRPr="00A45500" w:rsidRDefault="00377EE6" w:rsidP="005F3303">
      <w:pPr>
        <w:pStyle w:val="afa"/>
      </w:pPr>
      <w:r w:rsidRPr="00A45500">
        <w:t>图</w:t>
      </w:r>
      <w:r w:rsidRPr="00A45500">
        <w:rPr>
          <w:rFonts w:hint="eastAsia"/>
        </w:rPr>
        <w:t>4</w:t>
      </w:r>
      <w:r w:rsidRPr="00A45500">
        <w:t xml:space="preserve">.2 </w:t>
      </w:r>
      <w:r w:rsidR="003B76A8" w:rsidRPr="00A45500">
        <w:rPr>
          <w:rFonts w:hint="eastAsia"/>
        </w:rPr>
        <w:t>L</w:t>
      </w:r>
      <w:r w:rsidR="003B76A8" w:rsidRPr="00A45500">
        <w:t>inux</w:t>
      </w:r>
      <w:r w:rsidR="00872FEC" w:rsidRPr="00A45500">
        <w:rPr>
          <w:rFonts w:hint="eastAsia"/>
        </w:rPr>
        <w:t>系统</w:t>
      </w:r>
      <w:r w:rsidR="00922358" w:rsidRPr="00A45500">
        <w:rPr>
          <w:rFonts w:hint="eastAsia"/>
        </w:rPr>
        <w:t>设置及启动</w:t>
      </w:r>
    </w:p>
    <w:p w14:paraId="6E35E1E3" w14:textId="494EEA31" w:rsidR="00C841C8" w:rsidRPr="00A45500" w:rsidRDefault="00C841C8" w:rsidP="0099535F">
      <w:pPr>
        <w:ind w:firstLine="480"/>
      </w:pPr>
      <w:r w:rsidRPr="00A45500">
        <w:rPr>
          <w:rFonts w:hint="eastAsia"/>
        </w:rPr>
        <w:t>在上述</w:t>
      </w:r>
      <w:r w:rsidRPr="00A45500">
        <w:rPr>
          <w:rFonts w:hint="eastAsia"/>
        </w:rPr>
        <w:t>R</w:t>
      </w:r>
      <w:r w:rsidRPr="00A45500">
        <w:t>ISC-V</w:t>
      </w:r>
      <w:r w:rsidRPr="00A45500">
        <w:rPr>
          <w:rFonts w:hint="eastAsia"/>
        </w:rPr>
        <w:t>硬件平台上，安装</w:t>
      </w:r>
      <w:r w:rsidRPr="00A45500">
        <w:rPr>
          <w:rFonts w:hint="eastAsia"/>
        </w:rPr>
        <w:t>D</w:t>
      </w:r>
      <w:r w:rsidRPr="00A45500">
        <w:t>ocker</w:t>
      </w:r>
      <w:r w:rsidRPr="00A45500">
        <w:rPr>
          <w:rFonts w:hint="eastAsia"/>
        </w:rPr>
        <w:t>、</w:t>
      </w:r>
      <w:r w:rsidRPr="00A45500">
        <w:rPr>
          <w:rFonts w:hint="eastAsia"/>
        </w:rPr>
        <w:t>Q</w:t>
      </w:r>
      <w:r w:rsidRPr="00A45500">
        <w:t>EMU</w:t>
      </w:r>
      <w:r w:rsidRPr="00A45500">
        <w:rPr>
          <w:rFonts w:hint="eastAsia"/>
        </w:rPr>
        <w:t>等依赖项</w:t>
      </w:r>
      <w:r w:rsidR="00245A62" w:rsidRPr="00A45500">
        <w:rPr>
          <w:rFonts w:hint="eastAsia"/>
        </w:rPr>
        <w:t>。</w:t>
      </w:r>
      <w:r w:rsidR="006F2307" w:rsidRPr="00A45500">
        <w:rPr>
          <w:rFonts w:hint="eastAsia"/>
        </w:rPr>
        <w:t>，并准备</w:t>
      </w:r>
      <w:r w:rsidR="00C74C62" w:rsidRPr="00A45500">
        <w:rPr>
          <w:rFonts w:hint="eastAsia"/>
        </w:rPr>
        <w:t>基准测试集</w:t>
      </w:r>
      <w:r w:rsidR="00F813BC" w:rsidRPr="00A45500">
        <w:rPr>
          <w:rFonts w:hint="eastAsia"/>
        </w:rPr>
        <w:t>，设计实验评估容器性能</w:t>
      </w:r>
      <w:r w:rsidR="00390C96" w:rsidRPr="00A45500">
        <w:rPr>
          <w:rFonts w:hint="eastAsia"/>
        </w:rPr>
        <w:t>。</w:t>
      </w:r>
    </w:p>
    <w:p w14:paraId="1D4C207C" w14:textId="5E4CE82D" w:rsidR="00D977E7" w:rsidRPr="00A45500" w:rsidRDefault="00002498" w:rsidP="005C5C0A">
      <w:pPr>
        <w:pStyle w:val="10"/>
      </w:pPr>
      <w:bookmarkStart w:id="162" w:name="_Toc99905772"/>
      <w:r w:rsidRPr="00A45500">
        <w:t>4</w:t>
      </w:r>
      <w:r w:rsidR="00D977E7" w:rsidRPr="00A45500">
        <w:t>.</w:t>
      </w:r>
      <w:r w:rsidR="006C07AD" w:rsidRPr="00A45500">
        <w:t>2</w:t>
      </w:r>
      <w:r w:rsidR="00D977E7" w:rsidRPr="00A45500">
        <w:t xml:space="preserve"> </w:t>
      </w:r>
      <w:r w:rsidR="00CE7522" w:rsidRPr="00A45500">
        <w:rPr>
          <w:rFonts w:hint="eastAsia"/>
        </w:rPr>
        <w:t>基准测试集</w:t>
      </w:r>
      <w:bookmarkEnd w:id="162"/>
    </w:p>
    <w:p w14:paraId="7FE67149" w14:textId="1963201B" w:rsidR="00793075" w:rsidRPr="00A45500" w:rsidRDefault="008C106C" w:rsidP="008C106C">
      <w:pPr>
        <w:ind w:firstLine="480"/>
      </w:pPr>
      <w:r w:rsidRPr="00A45500">
        <w:rPr>
          <w:rFonts w:hint="eastAsia"/>
        </w:rPr>
        <w:t>基准测试</w:t>
      </w:r>
      <w:r w:rsidR="001E363B" w:rsidRPr="00A45500">
        <w:rPr>
          <w:rFonts w:hint="eastAsia"/>
        </w:rPr>
        <w:t>是计算机体系结构研究的定量基础，</w:t>
      </w:r>
      <w:r w:rsidR="00254196" w:rsidRPr="00A45500">
        <w:rPr>
          <w:rFonts w:hint="eastAsia"/>
        </w:rPr>
        <w:t>分别</w:t>
      </w:r>
      <w:r w:rsidR="00BA5E4B" w:rsidRPr="00A45500">
        <w:rPr>
          <w:rFonts w:hint="eastAsia"/>
        </w:rPr>
        <w:t>使用</w:t>
      </w:r>
      <w:r w:rsidR="000C5F90" w:rsidRPr="00A45500">
        <w:rPr>
          <w:rFonts w:hint="eastAsia"/>
        </w:rPr>
        <w:t>2</w:t>
      </w:r>
      <w:r w:rsidR="000C5F90" w:rsidRPr="00A45500">
        <w:rPr>
          <w:rFonts w:hint="eastAsia"/>
        </w:rPr>
        <w:t>种测试集进行实验</w:t>
      </w:r>
      <w:r w:rsidR="00037AFF" w:rsidRPr="00A45500">
        <w:rPr>
          <w:rFonts w:hint="eastAsia"/>
        </w:rPr>
        <w:t>：</w:t>
      </w:r>
    </w:p>
    <w:p w14:paraId="0AD35A6B" w14:textId="4377EE74" w:rsidR="00037AFF" w:rsidRPr="00A45500" w:rsidRDefault="00037AFF" w:rsidP="008C106C">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t>Linux</w:t>
      </w:r>
      <w:r w:rsidRPr="00A45500">
        <w:rPr>
          <w:rFonts w:hint="eastAsia"/>
        </w:rPr>
        <w:t>系统下的常用命令</w:t>
      </w:r>
      <w:r w:rsidR="00832DC0" w:rsidRPr="00A45500">
        <w:rPr>
          <w:rFonts w:hint="eastAsia"/>
        </w:rPr>
        <w:t>；</w:t>
      </w:r>
    </w:p>
    <w:p w14:paraId="6B03B799" w14:textId="7ECF6389" w:rsidR="00832DC0" w:rsidRPr="00A45500" w:rsidRDefault="00832DC0" w:rsidP="008C106C">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P</w:t>
      </w:r>
      <w:r w:rsidRPr="00A45500">
        <w:t>ARSEC</w:t>
      </w:r>
      <w:r w:rsidRPr="00A45500">
        <w:rPr>
          <w:rFonts w:hint="eastAsia"/>
        </w:rPr>
        <w:t>基准测试集中的</w:t>
      </w:r>
      <w:r w:rsidR="000B1536" w:rsidRPr="00A45500">
        <w:rPr>
          <w:rFonts w:hint="eastAsia"/>
        </w:rPr>
        <w:t>数据</w:t>
      </w:r>
      <w:r w:rsidRPr="00A45500">
        <w:rPr>
          <w:rFonts w:hint="eastAsia"/>
        </w:rPr>
        <w:t>并行程序</w:t>
      </w:r>
      <w:r w:rsidR="009A5D2B" w:rsidRPr="00A45500">
        <w:rPr>
          <w:rFonts w:hint="eastAsia"/>
        </w:rPr>
        <w:t>。</w:t>
      </w:r>
    </w:p>
    <w:p w14:paraId="121018D0" w14:textId="37E21188" w:rsidR="008C106C" w:rsidRPr="00A45500" w:rsidRDefault="00E9411E" w:rsidP="008C106C">
      <w:pPr>
        <w:ind w:firstLine="480"/>
      </w:pPr>
      <w:r w:rsidRPr="00A45500">
        <w:rPr>
          <w:rFonts w:hint="eastAsia"/>
        </w:rPr>
        <w:t>设计实验，</w:t>
      </w:r>
      <w:r w:rsidR="003C6F6D" w:rsidRPr="00A45500">
        <w:rPr>
          <w:rFonts w:hint="eastAsia"/>
        </w:rPr>
        <w:t>对</w:t>
      </w:r>
      <w:r w:rsidR="00AE3627" w:rsidRPr="00A45500">
        <w:rPr>
          <w:rFonts w:hint="eastAsia"/>
        </w:rPr>
        <w:t>容器化可重现方法</w:t>
      </w:r>
      <w:r w:rsidR="00580E4C" w:rsidRPr="00A45500">
        <w:rPr>
          <w:rFonts w:hint="eastAsia"/>
        </w:rPr>
        <w:t>功能、性能进行测试</w:t>
      </w:r>
      <w:r w:rsidR="004C3B22" w:rsidRPr="00A45500">
        <w:rPr>
          <w:rFonts w:hint="eastAsia"/>
        </w:rPr>
        <w:t>。</w:t>
      </w:r>
      <w:r w:rsidR="00174BCB" w:rsidRPr="00A45500">
        <w:rPr>
          <w:rFonts w:hint="eastAsia"/>
        </w:rPr>
        <w:t>下边对这两个测试集进行</w:t>
      </w:r>
      <w:r w:rsidR="0065575A" w:rsidRPr="00A45500">
        <w:rPr>
          <w:rFonts w:hint="eastAsia"/>
        </w:rPr>
        <w:t>介绍。</w:t>
      </w:r>
    </w:p>
    <w:p w14:paraId="6746364F" w14:textId="2A8DE13F" w:rsidR="00174BCB" w:rsidRPr="00A45500" w:rsidRDefault="00551FC8" w:rsidP="008C106C">
      <w:pPr>
        <w:ind w:firstLine="480"/>
      </w:pPr>
      <w:r w:rsidRPr="00A45500">
        <w:rPr>
          <w:rFonts w:hint="eastAsia"/>
        </w:rPr>
        <w:t>其次</w:t>
      </w:r>
      <w:r w:rsidR="00874744" w:rsidRPr="00A45500">
        <w:rPr>
          <w:rFonts w:hint="eastAsia"/>
        </w:rPr>
        <w:t>，实验使用</w:t>
      </w:r>
      <w:r w:rsidR="007D3D81" w:rsidRPr="00A45500">
        <w:rPr>
          <w:rFonts w:hint="eastAsia"/>
        </w:rPr>
        <w:t>前人工作中</w:t>
      </w:r>
      <w:r w:rsidR="007D3D81" w:rsidRPr="00A45500">
        <w:rPr>
          <w:rFonts w:hint="eastAsia"/>
        </w:rPr>
        <w:t>2</w:t>
      </w:r>
      <w:r w:rsidR="007D3D81" w:rsidRPr="00A45500">
        <w:rPr>
          <w:rFonts w:hint="eastAsia"/>
        </w:rPr>
        <w:t>种</w:t>
      </w:r>
      <w:r w:rsidR="00195B08" w:rsidRPr="00A45500">
        <w:rPr>
          <w:rFonts w:hint="eastAsia"/>
        </w:rPr>
        <w:t>经典的记录重放工具</w:t>
      </w:r>
      <w:r w:rsidR="00810432" w:rsidRPr="00A45500">
        <w:rPr>
          <w:rFonts w:hint="eastAsia"/>
        </w:rPr>
        <w:t>R</w:t>
      </w:r>
      <w:r w:rsidR="00810432" w:rsidRPr="00A45500">
        <w:t>R</w:t>
      </w:r>
      <w:r w:rsidR="009A728A" w:rsidRPr="00A45500">
        <w:rPr>
          <w:vertAlign w:val="superscript"/>
        </w:rPr>
        <w:fldChar w:fldCharType="begin"/>
      </w:r>
      <w:r w:rsidR="009A728A" w:rsidRPr="00A45500">
        <w:rPr>
          <w:vertAlign w:val="superscript"/>
        </w:rPr>
        <w:instrText xml:space="preserve"> REF _Ref99208082 \r \h  \* MERGEFORMAT </w:instrText>
      </w:r>
      <w:r w:rsidR="009A728A" w:rsidRPr="00A45500">
        <w:rPr>
          <w:vertAlign w:val="superscript"/>
        </w:rPr>
      </w:r>
      <w:r w:rsidR="009A728A" w:rsidRPr="00A45500">
        <w:rPr>
          <w:vertAlign w:val="superscript"/>
        </w:rPr>
        <w:fldChar w:fldCharType="separate"/>
      </w:r>
      <w:r w:rsidR="009A728A" w:rsidRPr="00A45500">
        <w:rPr>
          <w:vertAlign w:val="superscript"/>
        </w:rPr>
        <w:t>[7]</w:t>
      </w:r>
      <w:r w:rsidR="009A728A" w:rsidRPr="00A45500">
        <w:rPr>
          <w:vertAlign w:val="superscript"/>
        </w:rPr>
        <w:fldChar w:fldCharType="end"/>
      </w:r>
      <w:r w:rsidR="001E0E99" w:rsidRPr="00A45500">
        <w:rPr>
          <w:rFonts w:hint="eastAsia"/>
        </w:rPr>
        <w:t>，作为</w:t>
      </w:r>
      <w:r w:rsidR="00C974F2" w:rsidRPr="00A45500">
        <w:rPr>
          <w:rFonts w:hint="eastAsia"/>
        </w:rPr>
        <w:t>对照试验</w:t>
      </w:r>
      <w:r w:rsidR="00065E67" w:rsidRPr="00A45500">
        <w:rPr>
          <w:rFonts w:hint="eastAsia"/>
        </w:rPr>
        <w:t>，分析性能的额外开销。</w:t>
      </w:r>
      <w:r w:rsidR="00AF7113" w:rsidRPr="00A45500">
        <w:rPr>
          <w:rFonts w:hint="eastAsia"/>
        </w:rPr>
        <w:t>R</w:t>
      </w:r>
      <w:r w:rsidR="00AF7113" w:rsidRPr="00A45500">
        <w:t>R</w:t>
      </w:r>
      <w:r w:rsidR="00AF7113" w:rsidRPr="00A45500">
        <w:rPr>
          <w:rFonts w:hint="eastAsia"/>
        </w:rPr>
        <w:t>作为记录重放工具，执行程序分为记录和重放</w:t>
      </w:r>
      <w:r w:rsidR="00AF7113" w:rsidRPr="00A45500">
        <w:rPr>
          <w:rFonts w:hint="eastAsia"/>
        </w:rPr>
        <w:t>2</w:t>
      </w:r>
      <w:r w:rsidR="00AF7113" w:rsidRPr="00A45500">
        <w:rPr>
          <w:rFonts w:hint="eastAsia"/>
        </w:rPr>
        <w:t>个阶段</w:t>
      </w:r>
      <w:r w:rsidR="004E108C" w:rsidRPr="00A45500">
        <w:rPr>
          <w:rFonts w:hint="eastAsia"/>
        </w:rPr>
        <w:t>。</w:t>
      </w:r>
    </w:p>
    <w:p w14:paraId="1D4035A2" w14:textId="0B080CA7" w:rsidR="007367FE" w:rsidRPr="00A45500" w:rsidRDefault="007367FE" w:rsidP="007367FE">
      <w:pPr>
        <w:pStyle w:val="22"/>
      </w:pPr>
      <w:bookmarkStart w:id="163" w:name="_Toc99905773"/>
      <w:r w:rsidRPr="00A45500">
        <w:rPr>
          <w:rFonts w:hint="eastAsia"/>
        </w:rPr>
        <w:t>4</w:t>
      </w:r>
      <w:r w:rsidRPr="00A45500">
        <w:t>.2.</w:t>
      </w:r>
      <w:r w:rsidR="00201B68" w:rsidRPr="00A45500">
        <w:t>1</w:t>
      </w:r>
      <w:r w:rsidRPr="00A45500">
        <w:t xml:space="preserve"> </w:t>
      </w:r>
      <w:r w:rsidRPr="00A45500">
        <w:rPr>
          <w:rFonts w:hint="eastAsia"/>
        </w:rPr>
        <w:t>系统命令</w:t>
      </w:r>
      <w:bookmarkEnd w:id="163"/>
    </w:p>
    <w:p w14:paraId="43563EB3" w14:textId="2724A1CB" w:rsidR="007367FE" w:rsidRPr="00A45500" w:rsidRDefault="007367FE" w:rsidP="007367FE">
      <w:pPr>
        <w:ind w:firstLine="480"/>
      </w:pPr>
      <w:r w:rsidRPr="00A45500">
        <w:rPr>
          <w:rFonts w:hint="eastAsia"/>
        </w:rPr>
        <w:t>此外，为模拟实际使用场景，本文在容器中运行常用的</w:t>
      </w:r>
      <w:r w:rsidRPr="00A45500">
        <w:rPr>
          <w:rFonts w:hint="eastAsia"/>
        </w:rPr>
        <w:t>L</w:t>
      </w:r>
      <w:r w:rsidRPr="00A45500">
        <w:t>inux Shel</w:t>
      </w:r>
      <w:r w:rsidRPr="00A45500">
        <w:rPr>
          <w:rFonts w:hint="eastAsia"/>
        </w:rPr>
        <w:t>l</w:t>
      </w:r>
      <w:r w:rsidRPr="00A45500">
        <w:rPr>
          <w:rFonts w:hint="eastAsia"/>
        </w:rPr>
        <w:t>命令来测试方案的性能。使用的操作如表</w:t>
      </w:r>
      <w:r w:rsidR="004E2ADA" w:rsidRPr="00A45500">
        <w:rPr>
          <w:rFonts w:hint="eastAsia"/>
        </w:rPr>
        <w:t>4</w:t>
      </w:r>
      <w:r w:rsidR="004E2ADA" w:rsidRPr="00A45500">
        <w:t>.1</w:t>
      </w:r>
      <w:r w:rsidRPr="00A45500">
        <w:rPr>
          <w:rFonts w:hint="eastAsia"/>
        </w:rPr>
        <w:t>：</w:t>
      </w:r>
    </w:p>
    <w:p w14:paraId="5EB0315E" w14:textId="25B9F418" w:rsidR="007367FE" w:rsidRPr="00A45500" w:rsidRDefault="007367FE" w:rsidP="007367FE">
      <w:pPr>
        <w:pStyle w:val="afff"/>
      </w:pPr>
      <w:r w:rsidRPr="00A45500">
        <w:rPr>
          <w:rFonts w:hint="eastAsia"/>
        </w:rPr>
        <w:t>表</w:t>
      </w:r>
      <w:r w:rsidR="004E2ADA" w:rsidRPr="00A45500">
        <w:rPr>
          <w:rFonts w:hint="eastAsia"/>
        </w:rPr>
        <w:t>4</w:t>
      </w:r>
      <w:r w:rsidR="004E2ADA" w:rsidRPr="00A45500">
        <w:t>.1</w:t>
      </w:r>
      <w:r w:rsidRPr="00A45500">
        <w:rPr>
          <w:rFonts w:hint="eastAsia"/>
        </w:rPr>
        <w:t xml:space="preserve"> </w:t>
      </w:r>
      <w:r w:rsidRPr="00A45500">
        <w:rPr>
          <w:rFonts w:hint="eastAsia"/>
        </w:rPr>
        <w:t>测试程序及相应的测试参数</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160"/>
        <w:gridCol w:w="5462"/>
        <w:gridCol w:w="1656"/>
      </w:tblGrid>
      <w:tr w:rsidR="00A45500" w:rsidRPr="00A45500" w14:paraId="68D4548F" w14:textId="77777777" w:rsidTr="00127F00">
        <w:tc>
          <w:tcPr>
            <w:tcW w:w="701" w:type="pct"/>
            <w:tcBorders>
              <w:top w:val="single" w:sz="12" w:space="0" w:color="000000"/>
              <w:bottom w:val="single" w:sz="12" w:space="0" w:color="000000"/>
              <w:right w:val="single" w:sz="6" w:space="0" w:color="000000"/>
            </w:tcBorders>
            <w:vAlign w:val="center"/>
          </w:tcPr>
          <w:p w14:paraId="2862C2E9" w14:textId="77777777" w:rsidR="007367FE" w:rsidRPr="00A45500" w:rsidRDefault="007367FE" w:rsidP="00127F00">
            <w:pPr>
              <w:pStyle w:val="afff"/>
            </w:pPr>
            <w:r w:rsidRPr="00A45500">
              <w:rPr>
                <w:rFonts w:hint="eastAsia"/>
              </w:rPr>
              <w:t>命令</w:t>
            </w:r>
          </w:p>
        </w:tc>
        <w:tc>
          <w:tcPr>
            <w:tcW w:w="3298" w:type="pct"/>
            <w:tcBorders>
              <w:top w:val="single" w:sz="12" w:space="0" w:color="000000"/>
              <w:left w:val="single" w:sz="6" w:space="0" w:color="000000"/>
              <w:bottom w:val="single" w:sz="12" w:space="0" w:color="000000"/>
              <w:right w:val="single" w:sz="6" w:space="0" w:color="000000"/>
            </w:tcBorders>
            <w:vAlign w:val="center"/>
          </w:tcPr>
          <w:p w14:paraId="6FDC1D5D" w14:textId="77777777" w:rsidR="007367FE" w:rsidRPr="00A45500" w:rsidRDefault="007367FE" w:rsidP="00127F00">
            <w:pPr>
              <w:pStyle w:val="afff"/>
            </w:pPr>
            <w:r w:rsidRPr="00A45500">
              <w:rPr>
                <w:rFonts w:hint="eastAsia"/>
              </w:rPr>
              <w:t>描述</w:t>
            </w:r>
          </w:p>
        </w:tc>
        <w:tc>
          <w:tcPr>
            <w:tcW w:w="1000" w:type="pct"/>
            <w:tcBorders>
              <w:top w:val="single" w:sz="12" w:space="0" w:color="000000"/>
              <w:left w:val="single" w:sz="6" w:space="0" w:color="000000"/>
              <w:bottom w:val="single" w:sz="12" w:space="0" w:color="000000"/>
            </w:tcBorders>
            <w:vAlign w:val="center"/>
          </w:tcPr>
          <w:p w14:paraId="6A5F65E1" w14:textId="77777777" w:rsidR="007367FE" w:rsidRPr="00A45500" w:rsidRDefault="007367FE" w:rsidP="00127F00">
            <w:pPr>
              <w:pStyle w:val="afff"/>
            </w:pPr>
            <w:r w:rsidRPr="00A45500">
              <w:rPr>
                <w:rFonts w:hint="eastAsia"/>
              </w:rPr>
              <w:t>测试参数</w:t>
            </w:r>
          </w:p>
        </w:tc>
      </w:tr>
      <w:tr w:rsidR="00A45500" w:rsidRPr="00A45500" w14:paraId="4FB21E16" w14:textId="77777777" w:rsidTr="00127F00">
        <w:tc>
          <w:tcPr>
            <w:tcW w:w="701" w:type="pct"/>
            <w:tcBorders>
              <w:top w:val="single" w:sz="12" w:space="0" w:color="000000"/>
              <w:right w:val="single" w:sz="6" w:space="0" w:color="000000"/>
            </w:tcBorders>
            <w:vAlign w:val="center"/>
          </w:tcPr>
          <w:p w14:paraId="34BCDA66" w14:textId="77777777" w:rsidR="007367FE" w:rsidRPr="00A45500" w:rsidRDefault="007367FE" w:rsidP="00127F00">
            <w:pPr>
              <w:pStyle w:val="afff"/>
            </w:pPr>
            <m:oMathPara>
              <m:oMath>
                <m:r>
                  <w:rPr>
                    <w:rFonts w:ascii="Cambria Math" w:hAnsi="Cambria Math" w:hint="eastAsia"/>
                  </w:rPr>
                  <m:t>d</m:t>
                </m:r>
                <m:r>
                  <w:rPr>
                    <w:rFonts w:ascii="Cambria Math" w:hAnsi="Cambria Math"/>
                  </w:rPr>
                  <m:t>ate</m:t>
                </m:r>
              </m:oMath>
            </m:oMathPara>
          </w:p>
        </w:tc>
        <w:tc>
          <w:tcPr>
            <w:tcW w:w="3298" w:type="pct"/>
            <w:tcBorders>
              <w:top w:val="single" w:sz="12" w:space="0" w:color="000000"/>
              <w:left w:val="single" w:sz="6" w:space="0" w:color="000000"/>
              <w:right w:val="single" w:sz="6" w:space="0" w:color="000000"/>
            </w:tcBorders>
            <w:vAlign w:val="center"/>
          </w:tcPr>
          <w:p w14:paraId="4C135CD6" w14:textId="77777777" w:rsidR="007367FE" w:rsidRPr="00A45500" w:rsidRDefault="007367FE" w:rsidP="00127F00">
            <w:pPr>
              <w:pStyle w:val="afff"/>
            </w:pPr>
            <w:r w:rsidRPr="00A45500">
              <w:rPr>
                <w:rFonts w:hint="eastAsia"/>
              </w:rPr>
              <w:t>多次运行查看容器内的时间信息</w:t>
            </w:r>
          </w:p>
        </w:tc>
        <w:tc>
          <w:tcPr>
            <w:tcW w:w="1000" w:type="pct"/>
            <w:tcBorders>
              <w:top w:val="single" w:sz="12" w:space="0" w:color="000000"/>
              <w:left w:val="single" w:sz="6" w:space="0" w:color="000000"/>
            </w:tcBorders>
            <w:vAlign w:val="center"/>
          </w:tcPr>
          <w:p w14:paraId="1DDD5928" w14:textId="77777777" w:rsidR="007367FE" w:rsidRPr="00A45500" w:rsidRDefault="007367FE" w:rsidP="00127F00">
            <w:pPr>
              <w:pStyle w:val="afff"/>
            </w:pPr>
            <w:r w:rsidRPr="00A45500">
              <w:rPr>
                <w:rFonts w:hint="eastAsia"/>
              </w:rPr>
              <w:t>无</w:t>
            </w:r>
          </w:p>
        </w:tc>
      </w:tr>
      <w:tr w:rsidR="00A45500" w:rsidRPr="00A45500" w14:paraId="5C43D2DA" w14:textId="77777777" w:rsidTr="00127F00">
        <w:tc>
          <w:tcPr>
            <w:tcW w:w="701" w:type="pct"/>
            <w:tcBorders>
              <w:bottom w:val="nil"/>
              <w:right w:val="single" w:sz="6" w:space="0" w:color="000000"/>
            </w:tcBorders>
            <w:vAlign w:val="center"/>
          </w:tcPr>
          <w:p w14:paraId="7F390190" w14:textId="77777777" w:rsidR="007367FE" w:rsidRPr="00A45500" w:rsidRDefault="007367FE" w:rsidP="00127F00">
            <w:pPr>
              <w:pStyle w:val="afff"/>
            </w:pPr>
            <m:oMathPara>
              <m:oMath>
                <m:r>
                  <w:rPr>
                    <w:rFonts w:ascii="Cambria Math" w:hAnsi="Cambria Math" w:hint="eastAsia"/>
                  </w:rPr>
                  <m:t>c</m:t>
                </m:r>
                <m:r>
                  <w:rPr>
                    <w:rFonts w:ascii="Cambria Math" w:hAnsi="Cambria Math"/>
                  </w:rPr>
                  <m:t>p</m:t>
                </m:r>
              </m:oMath>
            </m:oMathPara>
          </w:p>
        </w:tc>
        <w:tc>
          <w:tcPr>
            <w:tcW w:w="3298" w:type="pct"/>
            <w:tcBorders>
              <w:left w:val="single" w:sz="6" w:space="0" w:color="000000"/>
              <w:bottom w:val="nil"/>
              <w:right w:val="single" w:sz="6" w:space="0" w:color="000000"/>
            </w:tcBorders>
            <w:vAlign w:val="center"/>
          </w:tcPr>
          <w:p w14:paraId="48FDEDC5" w14:textId="77777777" w:rsidR="007367FE" w:rsidRPr="00A45500" w:rsidRDefault="007367FE" w:rsidP="00127F00">
            <w:pPr>
              <w:pStyle w:val="afff"/>
            </w:pPr>
            <w:r w:rsidRPr="00A45500">
              <w:rPr>
                <w:rFonts w:hint="eastAsia"/>
              </w:rPr>
              <w:t>复制</w:t>
            </w:r>
            <w:proofErr w:type="spellStart"/>
            <w:r w:rsidRPr="00A45500">
              <w:rPr>
                <w:rFonts w:hint="eastAsia"/>
              </w:rPr>
              <w:t>g</w:t>
            </w:r>
            <w:r w:rsidRPr="00A45500">
              <w:t>libc</w:t>
            </w:r>
            <w:proofErr w:type="spellEnd"/>
            <w:r w:rsidRPr="00A45500">
              <w:rPr>
                <w:rFonts w:hint="eastAsia"/>
              </w:rPr>
              <w:t>库中的数据</w:t>
            </w:r>
          </w:p>
        </w:tc>
        <w:tc>
          <w:tcPr>
            <w:tcW w:w="1000" w:type="pct"/>
            <w:tcBorders>
              <w:left w:val="single" w:sz="6" w:space="0" w:color="000000"/>
              <w:bottom w:val="nil"/>
            </w:tcBorders>
            <w:vAlign w:val="center"/>
          </w:tcPr>
          <w:p w14:paraId="50976D2A" w14:textId="77777777" w:rsidR="007367FE" w:rsidRPr="00A45500" w:rsidRDefault="007367FE" w:rsidP="00127F00">
            <w:pPr>
              <w:pStyle w:val="afff"/>
            </w:pPr>
            <w:r w:rsidRPr="00A45500">
              <w:rPr>
                <w:rFonts w:hint="eastAsia"/>
              </w:rPr>
              <w:t>c</w:t>
            </w:r>
            <w:r w:rsidRPr="00A45500">
              <w:t>p -a</w:t>
            </w:r>
          </w:p>
        </w:tc>
      </w:tr>
      <w:tr w:rsidR="00A45500" w:rsidRPr="00A45500" w14:paraId="08C79966" w14:textId="77777777" w:rsidTr="00127F00">
        <w:tc>
          <w:tcPr>
            <w:tcW w:w="701" w:type="pct"/>
            <w:tcBorders>
              <w:top w:val="nil"/>
              <w:bottom w:val="single" w:sz="12" w:space="0" w:color="000000"/>
              <w:right w:val="single" w:sz="6" w:space="0" w:color="000000"/>
            </w:tcBorders>
            <w:vAlign w:val="center"/>
          </w:tcPr>
          <w:p w14:paraId="30FCD2EF" w14:textId="77777777" w:rsidR="007367FE" w:rsidRPr="00A45500" w:rsidRDefault="007367FE" w:rsidP="00127F00">
            <w:pPr>
              <w:pStyle w:val="afff"/>
            </w:pPr>
            <m:oMathPara>
              <m:oMath>
                <m:r>
                  <w:rPr>
                    <w:rFonts w:ascii="Cambria Math" w:hAnsi="Cambria Math" w:hint="eastAsia"/>
                  </w:rPr>
                  <m:t>m</m:t>
                </m:r>
                <m:r>
                  <w:rPr>
                    <w:rFonts w:ascii="Cambria Math" w:hAnsi="Cambria Math"/>
                  </w:rPr>
                  <m:t>ake</m:t>
                </m:r>
              </m:oMath>
            </m:oMathPara>
          </w:p>
        </w:tc>
        <w:tc>
          <w:tcPr>
            <w:tcW w:w="3298" w:type="pct"/>
            <w:tcBorders>
              <w:top w:val="nil"/>
              <w:left w:val="single" w:sz="6" w:space="0" w:color="000000"/>
              <w:bottom w:val="single" w:sz="12" w:space="0" w:color="000000"/>
              <w:right w:val="single" w:sz="6" w:space="0" w:color="000000"/>
            </w:tcBorders>
            <w:vAlign w:val="center"/>
          </w:tcPr>
          <w:p w14:paraId="6E34D737" w14:textId="77777777" w:rsidR="007367FE" w:rsidRPr="00A45500" w:rsidRDefault="007367FE" w:rsidP="00127F00">
            <w:pPr>
              <w:pStyle w:val="afff"/>
            </w:pPr>
            <w:r w:rsidRPr="00A45500">
              <w:rPr>
                <w:rFonts w:hint="eastAsia"/>
              </w:rPr>
              <w:t>构建</w:t>
            </w:r>
            <w:proofErr w:type="spellStart"/>
            <w:r w:rsidRPr="00A45500">
              <w:rPr>
                <w:rFonts w:hint="eastAsia"/>
              </w:rPr>
              <w:t>D</w:t>
            </w:r>
            <w:r w:rsidRPr="00A45500">
              <w:t>ynamoRio</w:t>
            </w:r>
            <w:proofErr w:type="spellEnd"/>
            <w:r w:rsidRPr="00A45500">
              <w:rPr>
                <w:rFonts w:hint="eastAsia"/>
              </w:rPr>
              <w:t>程序</w:t>
            </w:r>
          </w:p>
        </w:tc>
        <w:tc>
          <w:tcPr>
            <w:tcW w:w="1000" w:type="pct"/>
            <w:tcBorders>
              <w:top w:val="nil"/>
              <w:left w:val="single" w:sz="6" w:space="0" w:color="000000"/>
              <w:bottom w:val="single" w:sz="12" w:space="0" w:color="000000"/>
            </w:tcBorders>
            <w:vAlign w:val="center"/>
          </w:tcPr>
          <w:p w14:paraId="7C314240" w14:textId="77777777" w:rsidR="007367FE" w:rsidRPr="00A45500" w:rsidRDefault="007367FE" w:rsidP="00127F00">
            <w:pPr>
              <w:pStyle w:val="afff"/>
            </w:pPr>
            <w:r w:rsidRPr="00A45500">
              <w:rPr>
                <w:rFonts w:hint="eastAsia"/>
              </w:rPr>
              <w:t>m</w:t>
            </w:r>
            <w:r w:rsidRPr="00A45500">
              <w:t>ake -j4</w:t>
            </w:r>
          </w:p>
        </w:tc>
      </w:tr>
    </w:tbl>
    <w:p w14:paraId="6C54932D" w14:textId="77777777" w:rsidR="007367FE" w:rsidRPr="00A45500" w:rsidRDefault="007367FE" w:rsidP="007367FE">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m:oMath>
        <m:r>
          <w:rPr>
            <w:rFonts w:ascii="Cambria Math" w:hAnsi="Cambria Math" w:hint="eastAsia"/>
          </w:rPr>
          <m:t>dat</m:t>
        </m:r>
        <m:r>
          <w:rPr>
            <w:rFonts w:ascii="Cambria Math" w:hAnsi="Cambria Math"/>
          </w:rPr>
          <m:t>e</m:t>
        </m:r>
      </m:oMath>
      <w:r w:rsidRPr="00A45500">
        <w:t xml:space="preserve"> </w:t>
      </w:r>
      <w:r w:rsidRPr="00A45500">
        <w:rPr>
          <w:rFonts w:hint="eastAsia"/>
        </w:rPr>
        <w:t>查看容器内的时间信息。由于该命令执行时间很短，将其作为一个简单的功能测试模型。实际每次调用</w:t>
      </w:r>
      <m:oMath>
        <m:r>
          <w:rPr>
            <w:rFonts w:ascii="Cambria Math" w:hAnsi="Cambria Math" w:hint="eastAsia"/>
          </w:rPr>
          <m:t>d</m:t>
        </m:r>
        <m:r>
          <w:rPr>
            <w:rFonts w:ascii="Cambria Math" w:hAnsi="Cambria Math"/>
          </w:rPr>
          <m:t>ate</m:t>
        </m:r>
      </m:oMath>
      <w:r w:rsidRPr="00A45500">
        <w:rPr>
          <w:rFonts w:hint="eastAsia"/>
        </w:rPr>
        <w:t xml:space="preserve"> </w:t>
      </w:r>
      <w:r w:rsidRPr="00A45500">
        <w:rPr>
          <w:rFonts w:hint="eastAsia"/>
        </w:rPr>
        <w:t>命令获取的时间信息应当实时变化的，但是由于容器内的所有程序都具有可重现性，多次执行</w:t>
      </w:r>
      <m:oMath>
        <m:r>
          <w:rPr>
            <w:rFonts w:ascii="Cambria Math" w:hAnsi="Cambria Math" w:hint="eastAsia"/>
          </w:rPr>
          <m:t>d</m:t>
        </m:r>
        <m:r>
          <w:rPr>
            <w:rFonts w:ascii="Cambria Math" w:hAnsi="Cambria Math"/>
          </w:rPr>
          <m:t xml:space="preserve">ate </m:t>
        </m:r>
      </m:oMath>
      <w:r w:rsidRPr="00A45500">
        <w:rPr>
          <w:rFonts w:hint="eastAsia"/>
        </w:rPr>
        <w:t>可以得到确</w:t>
      </w:r>
      <w:r w:rsidRPr="00A45500">
        <w:rPr>
          <w:rFonts w:hint="eastAsia"/>
        </w:rPr>
        <w:lastRenderedPageBreak/>
        <w:t>定的输出。</w:t>
      </w:r>
    </w:p>
    <w:p w14:paraId="039F1D3D" w14:textId="77777777" w:rsidR="007367FE" w:rsidRPr="00A45500" w:rsidRDefault="007367FE" w:rsidP="007367FE">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m:oMath>
        <m:r>
          <w:rPr>
            <w:rFonts w:ascii="Cambria Math" w:hAnsi="Cambria Math" w:hint="eastAsia"/>
          </w:rPr>
          <m:t>cp</m:t>
        </m:r>
        <m:r>
          <w:rPr>
            <w:rFonts w:ascii="Cambria Math" w:hAnsi="Cambria Math"/>
          </w:rPr>
          <m:t xml:space="preserve"> </m:t>
        </m:r>
      </m:oMath>
      <w:r w:rsidRPr="00A45500">
        <w:rPr>
          <w:rFonts w:hint="eastAsia"/>
        </w:rPr>
        <w:t>使用</w:t>
      </w:r>
      <m:oMath>
        <m:r>
          <w:rPr>
            <w:rFonts w:ascii="Cambria Math" w:hAnsi="Cambria Math" w:hint="eastAsia"/>
          </w:rPr>
          <m:t xml:space="preserve">cp </m:t>
        </m:r>
        <m:r>
          <w:rPr>
            <w:rFonts w:ascii="Cambria Math" w:eastAsia="Microsoft YaHei" w:hAnsi="Cambria Math" w:cs="Microsoft YaHei" w:hint="eastAsia"/>
          </w:rPr>
          <m:t>-</m:t>
        </m:r>
        <m:r>
          <w:rPr>
            <w:rFonts w:ascii="Cambria Math" w:hAnsi="Cambria Math" w:hint="eastAsia"/>
          </w:rPr>
          <m:t xml:space="preserve">a </m:t>
        </m:r>
      </m:oMath>
      <w:r w:rsidRPr="00A45500">
        <w:rPr>
          <w:rFonts w:hint="eastAsia"/>
        </w:rPr>
        <w:t>复制</w:t>
      </w:r>
      <w:proofErr w:type="spellStart"/>
      <w:r w:rsidRPr="00A45500">
        <w:rPr>
          <w:rFonts w:hint="eastAsia"/>
        </w:rPr>
        <w:t>glibc</w:t>
      </w:r>
      <w:proofErr w:type="spellEnd"/>
      <w:r w:rsidRPr="00A45500">
        <w:t xml:space="preserve"> 2.31</w:t>
      </w:r>
      <w:r w:rsidRPr="00A45500">
        <w:rPr>
          <w:rFonts w:hint="eastAsia"/>
        </w:rPr>
        <w:t>标准库函数中的数据。</w:t>
      </w:r>
      <w:proofErr w:type="spellStart"/>
      <w:r w:rsidRPr="00A45500">
        <w:rPr>
          <w:rFonts w:hint="eastAsia"/>
        </w:rPr>
        <w:t>glibc</w:t>
      </w:r>
      <w:proofErr w:type="spellEnd"/>
      <w:r w:rsidRPr="00A45500">
        <w:rPr>
          <w:rFonts w:hint="eastAsia"/>
        </w:rPr>
        <w:t>所占磁盘空间大小为</w:t>
      </w:r>
      <w:r w:rsidRPr="00A45500">
        <w:rPr>
          <w:rFonts w:hint="eastAsia"/>
        </w:rPr>
        <w:t>7</w:t>
      </w:r>
      <w:r w:rsidRPr="00A45500">
        <w:t>32MB</w:t>
      </w:r>
      <w:r w:rsidRPr="00A45500">
        <w:rPr>
          <w:rFonts w:hint="eastAsia"/>
        </w:rPr>
        <w:t>，共</w:t>
      </w:r>
      <w:r w:rsidRPr="00A45500">
        <w:rPr>
          <w:rFonts w:hint="eastAsia"/>
        </w:rPr>
        <w:t>1</w:t>
      </w:r>
      <w:r w:rsidRPr="00A45500">
        <w:t>5200</w:t>
      </w:r>
      <w:r w:rsidRPr="00A45500">
        <w:rPr>
          <w:rFonts w:hint="eastAsia"/>
        </w:rPr>
        <w:t>个文件。</w:t>
      </w:r>
      <m:oMath>
        <m:r>
          <w:rPr>
            <w:rFonts w:ascii="Cambria Math" w:hAnsi="Cambria Math" w:hint="eastAsia"/>
          </w:rPr>
          <m:t>c</m:t>
        </m:r>
        <m:r>
          <w:rPr>
            <w:rFonts w:ascii="Cambria Math" w:hAnsi="Cambria Math"/>
          </w:rPr>
          <m:t>p</m:t>
        </m:r>
      </m:oMath>
      <w:r w:rsidRPr="00A45500">
        <w:rPr>
          <w:rFonts w:hint="eastAsia"/>
        </w:rPr>
        <w:t xml:space="preserve"> </w:t>
      </w:r>
      <w:r w:rsidRPr="00A45500">
        <w:rPr>
          <w:rFonts w:hint="eastAsia"/>
        </w:rPr>
        <w:t>是单线程程序，执行过程中需要大量请求读取等与文件系统相关的系统调用。</w:t>
      </w:r>
      <w:r w:rsidRPr="00A45500">
        <w:rPr>
          <w:rFonts w:hint="eastAsia"/>
        </w:rPr>
        <w:t xml:space="preserve"> </w:t>
      </w:r>
    </w:p>
    <w:p w14:paraId="0A315241" w14:textId="77777777" w:rsidR="007367FE" w:rsidRPr="00A45500" w:rsidRDefault="007367FE" w:rsidP="007367FE">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hint="eastAsia"/>
          </w:rPr>
          <m:t>make</m:t>
        </m:r>
      </m:oMath>
      <w:r w:rsidRPr="00A45500">
        <w:rPr>
          <w:rFonts w:hint="eastAsia"/>
        </w:rPr>
        <w:t xml:space="preserve"> </w:t>
      </w:r>
      <w:r w:rsidRPr="00A45500">
        <w:rPr>
          <w:rFonts w:hint="eastAsia"/>
        </w:rPr>
        <w:t>命令用来编译和构建各种程序，测试软件构建中的可重现性。实验使用</w:t>
      </w:r>
      <m:oMath>
        <m:r>
          <w:rPr>
            <w:rFonts w:ascii="Cambria Math" w:hAnsi="Cambria Math" w:hint="eastAsia"/>
          </w:rPr>
          <m:t>m</m:t>
        </m:r>
        <m:r>
          <w:rPr>
            <w:rFonts w:ascii="Cambria Math" w:hAnsi="Cambria Math"/>
          </w:rPr>
          <m:t>ake -j4</m:t>
        </m:r>
      </m:oMath>
      <w:r w:rsidRPr="00A45500">
        <w:rPr>
          <w:rFonts w:hint="eastAsia"/>
        </w:rPr>
        <w:t xml:space="preserve"> </w:t>
      </w:r>
      <w:r w:rsidRPr="00A45500">
        <w:rPr>
          <w:rFonts w:hint="eastAsia"/>
        </w:rPr>
        <w:t>命令（</w:t>
      </w:r>
      <w:r w:rsidRPr="00A45500">
        <w:rPr>
          <w:rFonts w:hint="eastAsia"/>
        </w:rPr>
        <w:t>4</w:t>
      </w:r>
      <w:r w:rsidRPr="00A45500">
        <w:rPr>
          <w:rFonts w:hint="eastAsia"/>
        </w:rPr>
        <w:t>核）编译应用程序二进制翻译工具</w:t>
      </w:r>
      <w:proofErr w:type="spellStart"/>
      <w:r w:rsidRPr="00A45500">
        <w:rPr>
          <w:rFonts w:hint="eastAsia"/>
        </w:rPr>
        <w:t>D</w:t>
      </w:r>
      <w:r w:rsidRPr="00A45500">
        <w:t>ynamoRio</w:t>
      </w:r>
      <w:proofErr w:type="spellEnd"/>
      <w:r w:rsidRPr="00A45500">
        <w:t xml:space="preserve"> v6.1.0</w:t>
      </w:r>
      <w:r w:rsidRPr="00A45500">
        <w:rPr>
          <w:rFonts w:hint="eastAsia"/>
        </w:rPr>
        <w:t>。同时，</w:t>
      </w:r>
      <w:proofErr w:type="spellStart"/>
      <w:r w:rsidRPr="00A45500">
        <w:rPr>
          <w:rFonts w:hint="eastAsia"/>
        </w:rPr>
        <w:t>D</w:t>
      </w:r>
      <w:r w:rsidRPr="00A45500">
        <w:t>ynamoRio</w:t>
      </w:r>
      <w:proofErr w:type="spellEnd"/>
      <w:r w:rsidRPr="00A45500">
        <w:rPr>
          <w:vertAlign w:val="superscript"/>
        </w:rPr>
        <w:fldChar w:fldCharType="begin"/>
      </w:r>
      <w:r w:rsidRPr="00A45500">
        <w:rPr>
          <w:vertAlign w:val="superscript"/>
        </w:rPr>
        <w:instrText xml:space="preserve"> REF _Ref99651215 \r \h  \* MERGEFORMAT </w:instrText>
      </w:r>
      <w:r w:rsidRPr="00A45500">
        <w:rPr>
          <w:vertAlign w:val="superscript"/>
        </w:rPr>
      </w:r>
      <w:r w:rsidRPr="00A45500">
        <w:rPr>
          <w:vertAlign w:val="superscript"/>
        </w:rPr>
        <w:fldChar w:fldCharType="separate"/>
      </w:r>
      <w:r w:rsidRPr="00A45500">
        <w:rPr>
          <w:vertAlign w:val="superscript"/>
        </w:rPr>
        <w:t>[68]</w:t>
      </w:r>
      <w:r w:rsidRPr="00A45500">
        <w:rPr>
          <w:vertAlign w:val="superscript"/>
        </w:rPr>
        <w:fldChar w:fldCharType="end"/>
      </w:r>
      <w:r w:rsidRPr="00A45500">
        <w:rPr>
          <w:rFonts w:hint="eastAsia"/>
        </w:rPr>
        <w:t>被设计用来修改程序运行时的执行指令。编译过程测试进程并行执行的性能。</w:t>
      </w:r>
    </w:p>
    <w:p w14:paraId="3E2F8C41" w14:textId="2142A522" w:rsidR="0023691E" w:rsidRPr="00A45500" w:rsidRDefault="00755910" w:rsidP="00755910">
      <w:pPr>
        <w:pStyle w:val="22"/>
      </w:pPr>
      <w:bookmarkStart w:id="164" w:name="_Toc99905774"/>
      <w:r w:rsidRPr="00A45500">
        <w:rPr>
          <w:rFonts w:hint="eastAsia"/>
        </w:rPr>
        <w:t>4</w:t>
      </w:r>
      <w:r w:rsidRPr="00A45500">
        <w:t>.2.</w:t>
      </w:r>
      <w:r w:rsidR="0012468D" w:rsidRPr="00A45500">
        <w:t>2</w:t>
      </w:r>
      <w:r w:rsidR="00AE271F" w:rsidRPr="00A45500">
        <w:t xml:space="preserve"> </w:t>
      </w:r>
      <w:bookmarkStart w:id="165" w:name="_Hlk99809250"/>
      <w:r w:rsidR="00AE271F" w:rsidRPr="00A45500">
        <w:t>PARSEC</w:t>
      </w:r>
      <w:r w:rsidR="008D5248" w:rsidRPr="00A45500">
        <w:rPr>
          <w:rFonts w:hint="eastAsia"/>
        </w:rPr>
        <w:t>基准测试集</w:t>
      </w:r>
      <w:bookmarkEnd w:id="164"/>
      <w:bookmarkEnd w:id="165"/>
    </w:p>
    <w:p w14:paraId="453CE066" w14:textId="3144C977" w:rsidR="00A1526A" w:rsidRPr="00A45500" w:rsidRDefault="002137C9" w:rsidP="00A1526A">
      <w:pPr>
        <w:ind w:firstLine="480"/>
      </w:pPr>
      <w:r w:rsidRPr="00A45500">
        <w:rPr>
          <w:rFonts w:hint="eastAsia"/>
        </w:rPr>
        <w:t>P</w:t>
      </w:r>
      <w:r w:rsidRPr="00A45500">
        <w:t>ARSEC</w:t>
      </w:r>
      <w:r w:rsidRPr="00A45500">
        <w:rPr>
          <w:rFonts w:hint="eastAsia"/>
        </w:rPr>
        <w:t>基准测试集</w:t>
      </w:r>
      <w:r w:rsidR="00F400E4" w:rsidRPr="00A45500">
        <w:rPr>
          <w:rFonts w:hint="eastAsia"/>
        </w:rPr>
        <w:t>（</w:t>
      </w:r>
      <w:r w:rsidR="00F400E4" w:rsidRPr="00A45500">
        <w:t>The Princeton Application Repository for Shared-Memory Computers</w:t>
      </w:r>
      <w:r w:rsidR="00A97336" w:rsidRPr="00A45500">
        <w:t xml:space="preserve"> Benchmark</w:t>
      </w:r>
      <w:r w:rsidR="00F400E4" w:rsidRPr="00A45500">
        <w:rPr>
          <w:rFonts w:hint="eastAsia"/>
        </w:rPr>
        <w:t>）</w:t>
      </w:r>
      <w:r w:rsidR="00480AC6" w:rsidRPr="00A45500">
        <w:rPr>
          <w:rFonts w:hint="eastAsia"/>
        </w:rPr>
        <w:t>是一个由</w:t>
      </w:r>
      <w:r w:rsidR="00981B55" w:rsidRPr="00A45500">
        <w:rPr>
          <w:rFonts w:hint="eastAsia"/>
        </w:rPr>
        <w:t>共享内存</w:t>
      </w:r>
      <w:r w:rsidR="00480AC6" w:rsidRPr="00A45500">
        <w:rPr>
          <w:rFonts w:hint="eastAsia"/>
        </w:rPr>
        <w:t>程序</w:t>
      </w:r>
      <w:r w:rsidR="007E72A7" w:rsidRPr="00A45500">
        <w:rPr>
          <w:rFonts w:hint="eastAsia"/>
        </w:rPr>
        <w:t>组成的基准测试套件</w:t>
      </w:r>
      <w:r w:rsidR="006B4894" w:rsidRPr="00A45500">
        <w:rPr>
          <w:vertAlign w:val="superscript"/>
        </w:rPr>
        <w:fldChar w:fldCharType="begin"/>
      </w:r>
      <w:r w:rsidR="006B4894" w:rsidRPr="00A45500">
        <w:rPr>
          <w:vertAlign w:val="superscript"/>
        </w:rPr>
        <w:instrText xml:space="preserve"> </w:instrText>
      </w:r>
      <w:r w:rsidR="006B4894" w:rsidRPr="00A45500">
        <w:rPr>
          <w:rFonts w:hint="eastAsia"/>
          <w:vertAlign w:val="superscript"/>
        </w:rPr>
        <w:instrText>REF _Ref99478842 \r \h</w:instrText>
      </w:r>
      <w:r w:rsidR="006B4894" w:rsidRPr="00A45500">
        <w:rPr>
          <w:vertAlign w:val="superscript"/>
        </w:rPr>
        <w:instrText xml:space="preserve">  \* MERGEFORMAT </w:instrText>
      </w:r>
      <w:r w:rsidR="006B4894" w:rsidRPr="00A45500">
        <w:rPr>
          <w:vertAlign w:val="superscript"/>
        </w:rPr>
      </w:r>
      <w:r w:rsidR="006B4894" w:rsidRPr="00A45500">
        <w:rPr>
          <w:vertAlign w:val="superscript"/>
        </w:rPr>
        <w:fldChar w:fldCharType="separate"/>
      </w:r>
      <w:r w:rsidR="006B4894" w:rsidRPr="00A45500">
        <w:rPr>
          <w:vertAlign w:val="superscript"/>
        </w:rPr>
        <w:t>[67]</w:t>
      </w:r>
      <w:r w:rsidR="006B4894" w:rsidRPr="00A45500">
        <w:rPr>
          <w:vertAlign w:val="superscript"/>
        </w:rPr>
        <w:fldChar w:fldCharType="end"/>
      </w:r>
      <w:r w:rsidR="007E72A7" w:rsidRPr="00A45500">
        <w:rPr>
          <w:rFonts w:hint="eastAsia"/>
        </w:rPr>
        <w:t>，</w:t>
      </w:r>
      <w:r w:rsidR="00FA048E" w:rsidRPr="00A45500">
        <w:rPr>
          <w:rFonts w:hint="eastAsia"/>
        </w:rPr>
        <w:t>收录</w:t>
      </w:r>
      <w:r w:rsidR="00561437" w:rsidRPr="00A45500">
        <w:rPr>
          <w:rFonts w:hint="eastAsia"/>
        </w:rPr>
        <w:t>了</w:t>
      </w:r>
      <w:r w:rsidR="00EE4D8C" w:rsidRPr="00A45500">
        <w:rPr>
          <w:rFonts w:hint="eastAsia"/>
        </w:rPr>
        <w:t>模式</w:t>
      </w:r>
      <w:r w:rsidR="004F46D3" w:rsidRPr="00A45500">
        <w:rPr>
          <w:rFonts w:hint="eastAsia"/>
        </w:rPr>
        <w:t>识别、数据挖掘等</w:t>
      </w:r>
      <w:r w:rsidR="00244170" w:rsidRPr="00A45500">
        <w:rPr>
          <w:rFonts w:hint="eastAsia"/>
        </w:rPr>
        <w:t>各个领域</w:t>
      </w:r>
      <w:r w:rsidR="00BF009C" w:rsidRPr="00A45500">
        <w:rPr>
          <w:rFonts w:hint="eastAsia"/>
        </w:rPr>
        <w:t>先进的</w:t>
      </w:r>
      <w:r w:rsidR="00745655" w:rsidRPr="00A45500">
        <w:rPr>
          <w:rFonts w:hint="eastAsia"/>
        </w:rPr>
        <w:t>多线程应用程序。</w:t>
      </w:r>
      <w:r w:rsidR="007C51E1" w:rsidRPr="00A45500">
        <w:rPr>
          <w:rFonts w:hint="eastAsia"/>
        </w:rPr>
        <w:t>P</w:t>
      </w:r>
      <w:r w:rsidR="007C51E1" w:rsidRPr="00A45500">
        <w:t>ARSEC</w:t>
      </w:r>
      <w:r w:rsidR="007C51E1" w:rsidRPr="00A45500">
        <w:rPr>
          <w:rFonts w:hint="eastAsia"/>
        </w:rPr>
        <w:t>内的</w:t>
      </w:r>
      <w:r w:rsidR="00250A32" w:rsidRPr="00A45500">
        <w:rPr>
          <w:rFonts w:hint="eastAsia"/>
        </w:rPr>
        <w:t>每个应用程序都代表了其所在领域的最先进技术</w:t>
      </w:r>
      <w:r w:rsidR="0025312D" w:rsidRPr="00A45500">
        <w:rPr>
          <w:rFonts w:hint="eastAsia"/>
        </w:rPr>
        <w:t>，并且为每个</w:t>
      </w:r>
      <w:r w:rsidR="003D2883" w:rsidRPr="00A45500">
        <w:rPr>
          <w:rFonts w:hint="eastAsia"/>
        </w:rPr>
        <w:t>工作负载定义了</w:t>
      </w:r>
      <w:r w:rsidR="003D2883" w:rsidRPr="00A45500">
        <w:rPr>
          <w:rFonts w:hint="eastAsia"/>
        </w:rPr>
        <w:t>6</w:t>
      </w:r>
      <w:r w:rsidR="003D2883" w:rsidRPr="00A45500">
        <w:rPr>
          <w:rFonts w:hint="eastAsia"/>
        </w:rPr>
        <w:t>个不同规模的输入</w:t>
      </w:r>
      <w:r w:rsidR="00A1526A" w:rsidRPr="00A45500">
        <w:rPr>
          <w:rFonts w:hint="eastAsia"/>
        </w:rPr>
        <w:t>：</w:t>
      </w:r>
    </w:p>
    <w:p w14:paraId="0FEFD93F" w14:textId="402D3400" w:rsidR="00A1526A" w:rsidRPr="00A45500" w:rsidRDefault="0085493D" w:rsidP="0085493D">
      <w:pPr>
        <w:ind w:firstLineChars="0" w:firstLine="480"/>
      </w:pPr>
      <w:r w:rsidRPr="00A45500">
        <w:rPr>
          <w:rFonts w:hint="eastAsia"/>
        </w:rPr>
        <w:t>（</w:t>
      </w:r>
      <w:r w:rsidRPr="00A45500">
        <w:rPr>
          <w:rFonts w:hint="eastAsia"/>
        </w:rPr>
        <w:t>1</w:t>
      </w:r>
      <w:r w:rsidRPr="00A45500">
        <w:t>）</w:t>
      </w:r>
      <m:oMath>
        <m:r>
          <w:rPr>
            <w:rFonts w:ascii="Cambria Math" w:hAnsi="Cambria Math"/>
          </w:rPr>
          <m:t xml:space="preserve"> test</m:t>
        </m:r>
      </m:oMath>
      <w:r w:rsidR="002119D6" w:rsidRPr="00A45500">
        <w:rPr>
          <w:rFonts w:hint="eastAsia"/>
        </w:rPr>
        <w:t>：</w:t>
      </w:r>
      <w:r w:rsidRPr="00A45500">
        <w:rPr>
          <w:rFonts w:hint="eastAsia"/>
        </w:rPr>
        <w:t>一个很小的输入集，用于测试程序的基本功能；</w:t>
      </w:r>
    </w:p>
    <w:p w14:paraId="1C50FD9D" w14:textId="539C41D4" w:rsidR="0085493D" w:rsidRPr="00A45500" w:rsidRDefault="00C242CC" w:rsidP="0085493D">
      <w:pPr>
        <w:ind w:firstLineChars="0" w:firstLine="480"/>
      </w:pPr>
      <w:r w:rsidRPr="00A45500">
        <w:rPr>
          <w:rFonts w:hint="eastAsia"/>
        </w:rPr>
        <w:t>（</w:t>
      </w:r>
      <w:r w:rsidRPr="00A45500">
        <w:rPr>
          <w:rFonts w:hint="eastAsia"/>
        </w:rPr>
        <w:t>2</w:t>
      </w:r>
      <w:r w:rsidRPr="00A45500">
        <w:rPr>
          <w:rFonts w:hint="eastAsia"/>
        </w:rPr>
        <w:t>）</w:t>
      </w:r>
      <m:oMath>
        <m:r>
          <w:rPr>
            <w:rFonts w:ascii="Cambria Math" w:hAnsi="Cambria Math" w:hint="eastAsia"/>
          </w:rPr>
          <m:t>s</m:t>
        </m:r>
        <m:r>
          <w:rPr>
            <w:rFonts w:ascii="Cambria Math" w:hAnsi="Cambria Math"/>
          </w:rPr>
          <m:t>imdiv</m:t>
        </m:r>
      </m:oMath>
      <w:r w:rsidR="00BD0DB6" w:rsidRPr="00A45500">
        <w:rPr>
          <w:rFonts w:hint="eastAsia"/>
        </w:rPr>
        <w:t>：一个非常小的</w:t>
      </w:r>
      <w:r w:rsidR="002D7A16" w:rsidRPr="00A45500">
        <w:rPr>
          <w:rFonts w:hint="eastAsia"/>
        </w:rPr>
        <w:t>输入集，</w:t>
      </w:r>
      <w:r w:rsidR="007138B1" w:rsidRPr="00A45500">
        <w:rPr>
          <w:rFonts w:hint="eastAsia"/>
        </w:rPr>
        <w:t>但</w:t>
      </w:r>
      <w:r w:rsidR="002D7A16" w:rsidRPr="00A45500">
        <w:rPr>
          <w:rFonts w:hint="eastAsia"/>
        </w:rPr>
        <w:t>保证</w:t>
      </w:r>
      <w:r w:rsidR="00AF6FA0" w:rsidRPr="00A45500">
        <w:rPr>
          <w:rFonts w:hint="eastAsia"/>
        </w:rPr>
        <w:t>了</w:t>
      </w:r>
      <w:r w:rsidR="002D7A16" w:rsidRPr="00A45500">
        <w:rPr>
          <w:rFonts w:hint="eastAsia"/>
        </w:rPr>
        <w:t>与真实行为相似的基本程序行为，用于模拟器测试和开发</w:t>
      </w:r>
      <w:r w:rsidR="007138B1" w:rsidRPr="00A45500">
        <w:rPr>
          <w:rFonts w:hint="eastAsia"/>
        </w:rPr>
        <w:t>；</w:t>
      </w:r>
    </w:p>
    <w:p w14:paraId="771374F6" w14:textId="7274B423" w:rsidR="007138B1" w:rsidRPr="00A45500" w:rsidRDefault="007138B1" w:rsidP="0085493D">
      <w:pPr>
        <w:ind w:firstLineChars="0" w:firstLine="480"/>
      </w:pPr>
      <w:r w:rsidRPr="00A45500">
        <w:rPr>
          <w:rFonts w:hint="eastAsia"/>
        </w:rPr>
        <w:t>（</w:t>
      </w:r>
      <w:r w:rsidRPr="00A45500">
        <w:rPr>
          <w:rFonts w:hint="eastAsia"/>
        </w:rPr>
        <w:t>3</w:t>
      </w:r>
      <w:r w:rsidRPr="00A45500">
        <w:rPr>
          <w:rFonts w:hint="eastAsia"/>
        </w:rPr>
        <w:t>）</w:t>
      </w:r>
      <m:oMath>
        <m:r>
          <w:rPr>
            <w:rFonts w:ascii="Cambria Math" w:hAnsi="Cambria Math" w:hint="eastAsia"/>
          </w:rPr>
          <m:t>s</m:t>
        </m:r>
        <m:r>
          <w:rPr>
            <w:rFonts w:ascii="Cambria Math" w:hAnsi="Cambria Math"/>
          </w:rPr>
          <m:t>imsmall</m:t>
        </m:r>
      </m:oMath>
      <w:r w:rsidR="008C1B44" w:rsidRPr="00A45500">
        <w:rPr>
          <w:rFonts w:hint="eastAsia"/>
        </w:rPr>
        <w:t>、</w:t>
      </w:r>
      <m:oMath>
        <m:r>
          <w:rPr>
            <w:rFonts w:ascii="Cambria Math" w:hAnsi="Cambria Math" w:hint="eastAsia"/>
          </w:rPr>
          <m:t>s</m:t>
        </m:r>
        <m:r>
          <w:rPr>
            <w:rFonts w:ascii="Cambria Math" w:hAnsi="Cambria Math"/>
          </w:rPr>
          <m:t>immedium</m:t>
        </m:r>
      </m:oMath>
      <w:r w:rsidR="008C1B44" w:rsidRPr="00A45500">
        <w:rPr>
          <w:rFonts w:hint="eastAsia"/>
        </w:rPr>
        <w:t>和</w:t>
      </w:r>
      <m:oMath>
        <m:r>
          <w:rPr>
            <w:rFonts w:ascii="Cambria Math" w:hAnsi="Cambria Math" w:hint="eastAsia"/>
          </w:rPr>
          <m:t>s</m:t>
        </m:r>
        <m:r>
          <w:rPr>
            <w:rFonts w:ascii="Cambria Math" w:hAnsi="Cambria Math"/>
          </w:rPr>
          <m:t>imlarge</m:t>
        </m:r>
      </m:oMath>
      <w:r w:rsidR="003522DD" w:rsidRPr="00A45500">
        <w:rPr>
          <w:rFonts w:hint="eastAsia"/>
        </w:rPr>
        <w:t>：</w:t>
      </w:r>
      <w:r w:rsidR="00B23A97" w:rsidRPr="00A45500">
        <w:rPr>
          <w:rFonts w:hint="eastAsia"/>
        </w:rPr>
        <w:t>规模不同的</w:t>
      </w:r>
      <w:r w:rsidR="00B23A97" w:rsidRPr="00A45500">
        <w:rPr>
          <w:rFonts w:hint="eastAsia"/>
        </w:rPr>
        <w:t>3</w:t>
      </w:r>
      <w:r w:rsidR="00B23A97" w:rsidRPr="00A45500">
        <w:rPr>
          <w:rFonts w:hint="eastAsia"/>
        </w:rPr>
        <w:t>个输入集，</w:t>
      </w:r>
      <w:r w:rsidR="004C39A1" w:rsidRPr="00A45500">
        <w:rPr>
          <w:rFonts w:hint="eastAsia"/>
        </w:rPr>
        <w:t>适用于使用模拟器进行微架构研究</w:t>
      </w:r>
      <w:r w:rsidR="009503F8" w:rsidRPr="00A45500">
        <w:rPr>
          <w:rFonts w:hint="eastAsia"/>
        </w:rPr>
        <w:t>；</w:t>
      </w:r>
    </w:p>
    <w:p w14:paraId="022F8F71" w14:textId="16C78D51" w:rsidR="009503F8" w:rsidRPr="00A45500" w:rsidRDefault="009503F8" w:rsidP="0085493D">
      <w:pPr>
        <w:ind w:firstLineChars="0" w:firstLine="480"/>
      </w:pPr>
      <w:r w:rsidRPr="00A45500">
        <w:rPr>
          <w:rFonts w:hint="eastAsia"/>
        </w:rPr>
        <w:t>（</w:t>
      </w:r>
      <w:r w:rsidRPr="00A45500">
        <w:rPr>
          <w:rFonts w:hint="eastAsia"/>
        </w:rPr>
        <w:t>4</w:t>
      </w:r>
      <w:r w:rsidRPr="00A45500">
        <w:rPr>
          <w:rFonts w:hint="eastAsia"/>
        </w:rPr>
        <w:t>）</w:t>
      </w:r>
      <m:oMath>
        <m:r>
          <w:rPr>
            <w:rFonts w:ascii="Cambria Math" w:hAnsi="Cambria Math" w:hint="eastAsia"/>
          </w:rPr>
          <m:t>n</m:t>
        </m:r>
        <m:r>
          <w:rPr>
            <w:rFonts w:ascii="Cambria Math" w:hAnsi="Cambria Math"/>
          </w:rPr>
          <m:t>ative</m:t>
        </m:r>
      </m:oMath>
      <w:r w:rsidRPr="00A45500">
        <w:rPr>
          <w:rFonts w:hint="eastAsia"/>
        </w:rPr>
        <w:t>：</w:t>
      </w:r>
      <w:r w:rsidR="00B9186E" w:rsidRPr="00A45500">
        <w:rPr>
          <w:rFonts w:hint="eastAsia"/>
        </w:rPr>
        <w:t>用于本机执行的大型输入集合。</w:t>
      </w:r>
    </w:p>
    <w:p w14:paraId="2D430844" w14:textId="452B019B" w:rsidR="0023691E" w:rsidRPr="00A45500" w:rsidRDefault="0080687F" w:rsidP="00A97336">
      <w:pPr>
        <w:ind w:firstLine="480"/>
      </w:pPr>
      <m:oMath>
        <m:r>
          <w:rPr>
            <w:rFonts w:ascii="Cambria Math" w:hAnsi="Cambria Math" w:hint="eastAsia"/>
          </w:rPr>
          <m:t xml:space="preserve">test </m:t>
        </m:r>
      </m:oMath>
      <w:r w:rsidR="0067148C" w:rsidRPr="00A45500">
        <w:rPr>
          <w:rFonts w:hint="eastAsia"/>
        </w:rPr>
        <w:t>和</w:t>
      </w:r>
      <m:oMath>
        <m:r>
          <w:rPr>
            <w:rFonts w:ascii="Cambria Math" w:hAnsi="Cambria Math" w:hint="eastAsia"/>
          </w:rPr>
          <m:t xml:space="preserve">simdev </m:t>
        </m:r>
      </m:oMath>
      <w:r w:rsidR="0067148C" w:rsidRPr="00A45500">
        <w:rPr>
          <w:rFonts w:hint="eastAsia"/>
        </w:rPr>
        <w:t>仅用于测试和开发，用于研究的三个模拟器输入的</w:t>
      </w:r>
      <w:r w:rsidR="008859F9" w:rsidRPr="00A45500">
        <w:rPr>
          <w:rFonts w:hint="eastAsia"/>
        </w:rPr>
        <w:t>规模</w:t>
      </w:r>
      <w:r w:rsidR="0067148C" w:rsidRPr="00A45500">
        <w:rPr>
          <w:rFonts w:hint="eastAsia"/>
        </w:rPr>
        <w:t>各不相同，但更大的输入集包含更大的工作集和更多的并行性</w:t>
      </w:r>
      <w:r w:rsidR="00C32131" w:rsidRPr="00A45500">
        <w:rPr>
          <w:rFonts w:hint="eastAsia"/>
        </w:rPr>
        <w:t>，</w:t>
      </w:r>
      <w:r w:rsidR="0073675E" w:rsidRPr="00A45500">
        <w:rPr>
          <w:rFonts w:hint="eastAsia"/>
        </w:rPr>
        <w:t>并行程序</w:t>
      </w:r>
      <w:r w:rsidR="008F68C3" w:rsidRPr="00A45500">
        <w:rPr>
          <w:rFonts w:hint="eastAsia"/>
        </w:rPr>
        <w:t>中频繁地</w:t>
      </w:r>
      <w:r w:rsidR="00146CC2" w:rsidRPr="00A45500">
        <w:rPr>
          <w:rFonts w:hint="eastAsia"/>
        </w:rPr>
        <w:t>访存竞争</w:t>
      </w:r>
      <w:r w:rsidR="00B7666B" w:rsidRPr="00A45500">
        <w:rPr>
          <w:rFonts w:hint="eastAsia"/>
        </w:rPr>
        <w:t>带来了</w:t>
      </w:r>
      <w:r w:rsidR="00146CC2" w:rsidRPr="00A45500">
        <w:rPr>
          <w:rFonts w:hint="eastAsia"/>
        </w:rPr>
        <w:t>程序执行中的不确定性</w:t>
      </w:r>
      <w:r w:rsidR="00275FAD" w:rsidRPr="00A45500">
        <w:rPr>
          <w:rFonts w:hint="eastAsia"/>
        </w:rPr>
        <w:t>，</w:t>
      </w:r>
      <w:r w:rsidR="00233495" w:rsidRPr="00A45500">
        <w:rPr>
          <w:rFonts w:hint="eastAsia"/>
        </w:rPr>
        <w:t>适合</w:t>
      </w:r>
      <w:r w:rsidR="00982DD8" w:rsidRPr="00A45500">
        <w:rPr>
          <w:rFonts w:hint="eastAsia"/>
        </w:rPr>
        <w:t>测试</w:t>
      </w:r>
      <w:r w:rsidR="00195AD4" w:rsidRPr="00A45500">
        <w:rPr>
          <w:rFonts w:hint="eastAsia"/>
        </w:rPr>
        <w:t>容器</w:t>
      </w:r>
      <w:r w:rsidR="007A4B31" w:rsidRPr="00A45500">
        <w:rPr>
          <w:rFonts w:hint="eastAsia"/>
        </w:rPr>
        <w:t>的</w:t>
      </w:r>
      <w:r w:rsidR="00665F3B" w:rsidRPr="00A45500">
        <w:rPr>
          <w:rFonts w:hint="eastAsia"/>
        </w:rPr>
        <w:t>性能。</w:t>
      </w:r>
    </w:p>
    <w:p w14:paraId="57B187C7" w14:textId="62437369" w:rsidR="0023691E" w:rsidRPr="00A45500" w:rsidRDefault="00037A11" w:rsidP="00FF3D35">
      <w:pPr>
        <w:ind w:firstLine="480"/>
      </w:pPr>
      <w:r w:rsidRPr="00A45500">
        <w:rPr>
          <w:rFonts w:hint="eastAsia"/>
        </w:rPr>
        <w:t>实验中使用的</w:t>
      </w:r>
      <w:r w:rsidRPr="00A45500">
        <w:rPr>
          <w:rFonts w:hint="eastAsia"/>
        </w:rPr>
        <w:t>P</w:t>
      </w:r>
      <w:r w:rsidRPr="00A45500">
        <w:t>ARSEC</w:t>
      </w:r>
      <w:r w:rsidRPr="00A45500">
        <w:rPr>
          <w:rFonts w:hint="eastAsia"/>
        </w:rPr>
        <w:t>版本为</w:t>
      </w:r>
      <w:r w:rsidR="00041437" w:rsidRPr="00A45500">
        <w:t>3</w:t>
      </w:r>
      <w:r w:rsidRPr="00A45500">
        <w:t>.</w:t>
      </w:r>
      <w:r w:rsidR="00041437" w:rsidRPr="00A45500">
        <w:t>0</w:t>
      </w:r>
      <w:r w:rsidR="00AF3B0B" w:rsidRPr="00A45500">
        <w:rPr>
          <w:rFonts w:hint="eastAsia"/>
        </w:rPr>
        <w:t>，</w:t>
      </w:r>
      <w:r w:rsidR="00F72455" w:rsidRPr="00A45500">
        <w:rPr>
          <w:rFonts w:hint="eastAsia"/>
        </w:rPr>
        <w:t>选择其中</w:t>
      </w:r>
      <w:r w:rsidR="00F72455" w:rsidRPr="00A45500">
        <w:rPr>
          <w:rFonts w:hint="eastAsia"/>
        </w:rPr>
        <w:t>5</w:t>
      </w:r>
      <w:r w:rsidR="00F72455" w:rsidRPr="00A45500">
        <w:rPr>
          <w:rFonts w:hint="eastAsia"/>
        </w:rPr>
        <w:t>个具有不同特性的</w:t>
      </w:r>
      <w:r w:rsidR="00613AAC" w:rsidRPr="00A45500">
        <w:rPr>
          <w:rFonts w:hint="eastAsia"/>
        </w:rPr>
        <w:t>数据并行</w:t>
      </w:r>
      <w:r w:rsidR="00F72455" w:rsidRPr="00A45500">
        <w:rPr>
          <w:rFonts w:hint="eastAsia"/>
        </w:rPr>
        <w:t>程序来评测容器的性能，</w:t>
      </w:r>
      <w:r w:rsidR="00AF3B0B" w:rsidRPr="00A45500">
        <w:rPr>
          <w:rFonts w:hint="eastAsia"/>
        </w:rPr>
        <w:t>所有测试</w:t>
      </w:r>
      <w:r w:rsidR="00F25D15" w:rsidRPr="00A45500">
        <w:rPr>
          <w:rFonts w:hint="eastAsia"/>
        </w:rPr>
        <w:t>案例</w:t>
      </w:r>
      <w:r w:rsidR="00AF3B0B" w:rsidRPr="00A45500">
        <w:rPr>
          <w:rFonts w:hint="eastAsia"/>
        </w:rPr>
        <w:t>均使用</w:t>
      </w:r>
      <m:oMath>
        <m:r>
          <w:rPr>
            <w:rFonts w:ascii="Cambria Math" w:hAnsi="Cambria Math" w:hint="eastAsia"/>
          </w:rPr>
          <m:t>s</m:t>
        </m:r>
        <m:r>
          <w:rPr>
            <w:rFonts w:ascii="Cambria Math" w:hAnsi="Cambria Math"/>
          </w:rPr>
          <m:t>imlarge</m:t>
        </m:r>
      </m:oMath>
      <w:r w:rsidR="00F72455" w:rsidRPr="00A45500">
        <w:rPr>
          <w:rFonts w:hint="eastAsia"/>
        </w:rPr>
        <w:t>脚本</w:t>
      </w:r>
      <w:r w:rsidR="00CA2001" w:rsidRPr="00A45500">
        <w:rPr>
          <w:rFonts w:hint="eastAsia"/>
        </w:rPr>
        <w:t>运行</w:t>
      </w:r>
      <w:r w:rsidR="001F1544" w:rsidRPr="00A45500">
        <w:rPr>
          <w:rFonts w:hint="eastAsia"/>
        </w:rPr>
        <w:t>。</w:t>
      </w:r>
      <w:r w:rsidR="00E84E60" w:rsidRPr="00A45500">
        <w:rPr>
          <w:rFonts w:hint="eastAsia"/>
        </w:rPr>
        <w:t>选用的</w:t>
      </w:r>
      <w:r w:rsidR="00C000BC" w:rsidRPr="00A45500">
        <w:rPr>
          <w:rFonts w:hint="eastAsia"/>
        </w:rPr>
        <w:t>程序</w:t>
      </w:r>
      <w:r w:rsidR="00080D09" w:rsidRPr="00A45500">
        <w:rPr>
          <w:rFonts w:hint="eastAsia"/>
        </w:rPr>
        <w:t>如下</w:t>
      </w:r>
      <w:r w:rsidR="00975D97" w:rsidRPr="00A45500">
        <w:rPr>
          <w:rFonts w:hint="eastAsia"/>
        </w:rPr>
        <w:t>：</w:t>
      </w:r>
    </w:p>
    <w:p w14:paraId="787A78B4" w14:textId="37BCA915" w:rsidR="00975D97" w:rsidRPr="00A45500" w:rsidRDefault="00975D97" w:rsidP="00FF3D35">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m:oMath>
        <m:r>
          <w:rPr>
            <w:rFonts w:ascii="Cambria Math" w:hAnsi="Cambria Math"/>
          </w:rPr>
          <m:t>blackscholes</m:t>
        </m:r>
      </m:oMath>
      <w:r w:rsidRPr="00A45500">
        <w:rPr>
          <w:rFonts w:hint="eastAsia"/>
        </w:rPr>
        <w:t>：</w:t>
      </w:r>
      <w:r w:rsidR="002A48C1" w:rsidRPr="00A45500">
        <w:rPr>
          <w:rFonts w:hint="eastAsia"/>
        </w:rPr>
        <w:t>使用</w:t>
      </w:r>
      <w:r w:rsidR="000B441E" w:rsidRPr="00A45500">
        <w:rPr>
          <w:rFonts w:hint="eastAsia"/>
        </w:rPr>
        <w:t>布</w:t>
      </w:r>
      <w:proofErr w:type="gramStart"/>
      <w:r w:rsidR="000B441E" w:rsidRPr="00A45500">
        <w:rPr>
          <w:rFonts w:hint="eastAsia"/>
        </w:rPr>
        <w:t>莱</w:t>
      </w:r>
      <w:proofErr w:type="gramEnd"/>
      <w:r w:rsidR="000B441E" w:rsidRPr="00A45500">
        <w:rPr>
          <w:rFonts w:hint="eastAsia"/>
        </w:rPr>
        <w:t>克</w:t>
      </w:r>
      <w:r w:rsidR="000B441E" w:rsidRPr="00A45500">
        <w:rPr>
          <w:rFonts w:hint="eastAsia"/>
        </w:rPr>
        <w:t>-</w:t>
      </w:r>
      <w:r w:rsidR="000B441E" w:rsidRPr="00A45500">
        <w:rPr>
          <w:rFonts w:hint="eastAsia"/>
        </w:rPr>
        <w:t>舒尔斯模型（</w:t>
      </w:r>
      <w:r w:rsidR="005917BE" w:rsidRPr="00A45500">
        <w:rPr>
          <w:rFonts w:hint="eastAsia"/>
        </w:rPr>
        <w:t>B</w:t>
      </w:r>
      <w:r w:rsidR="005917BE" w:rsidRPr="00A45500">
        <w:t>lack-Scholes</w:t>
      </w:r>
      <w:r w:rsidR="000B441E" w:rsidRPr="00A45500">
        <w:t xml:space="preserve"> Models</w:t>
      </w:r>
      <w:r w:rsidR="000B441E" w:rsidRPr="00A45500">
        <w:rPr>
          <w:rFonts w:hint="eastAsia"/>
        </w:rPr>
        <w:t>）</w:t>
      </w:r>
      <w:r w:rsidR="00B949CC" w:rsidRPr="00A45500">
        <w:rPr>
          <w:rFonts w:hint="eastAsia"/>
        </w:rPr>
        <w:t>偏微分方程</w:t>
      </w:r>
      <w:r w:rsidR="005917BE" w:rsidRPr="00A45500">
        <w:rPr>
          <w:rFonts w:hint="eastAsia"/>
        </w:rPr>
        <w:t>计算</w:t>
      </w:r>
      <w:r w:rsidR="006643BB" w:rsidRPr="00A45500">
        <w:rPr>
          <w:rFonts w:hint="eastAsia"/>
        </w:rPr>
        <w:t>欧式</w:t>
      </w:r>
      <w:r w:rsidR="005917BE" w:rsidRPr="00A45500">
        <w:rPr>
          <w:rFonts w:hint="eastAsia"/>
        </w:rPr>
        <w:t>期权</w:t>
      </w:r>
      <w:r w:rsidR="006643BB" w:rsidRPr="00A45500">
        <w:rPr>
          <w:rFonts w:hint="eastAsia"/>
        </w:rPr>
        <w:t>组合</w:t>
      </w:r>
      <w:r w:rsidR="005917BE" w:rsidRPr="00A45500">
        <w:rPr>
          <w:rFonts w:hint="eastAsia"/>
        </w:rPr>
        <w:t>的</w:t>
      </w:r>
      <w:r w:rsidR="000B441E" w:rsidRPr="00A45500">
        <w:rPr>
          <w:rFonts w:hint="eastAsia"/>
        </w:rPr>
        <w:t>价格；</w:t>
      </w:r>
    </w:p>
    <w:p w14:paraId="11CAC5A7" w14:textId="311358C4" w:rsidR="00D126D2" w:rsidRPr="00A45500" w:rsidRDefault="008B2D94" w:rsidP="00FF3D35">
      <w:pPr>
        <w:ind w:firstLine="480"/>
      </w:pPr>
      <w:r w:rsidRPr="00A45500">
        <w:rPr>
          <w:rFonts w:hint="eastAsia"/>
        </w:rPr>
        <w:t>（</w:t>
      </w:r>
      <w:r w:rsidRPr="00A45500">
        <w:rPr>
          <w:rFonts w:hint="eastAsia"/>
        </w:rPr>
        <w:t>2</w:t>
      </w:r>
      <w:r w:rsidRPr="00A45500">
        <w:rPr>
          <w:rFonts w:hint="eastAsia"/>
        </w:rPr>
        <w:t>）</w:t>
      </w:r>
      <w:r w:rsidR="00311BFD" w:rsidRPr="00A45500">
        <w:rPr>
          <w:rFonts w:hint="eastAsia"/>
        </w:rPr>
        <w:t xml:space="preserve"> </w:t>
      </w:r>
      <m:oMath>
        <m:r>
          <w:rPr>
            <w:rFonts w:ascii="Cambria Math" w:hAnsi="Cambria Math"/>
          </w:rPr>
          <m:t>bodytrack</m:t>
        </m:r>
      </m:oMath>
      <w:r w:rsidR="006418D4" w:rsidRPr="00A45500">
        <w:rPr>
          <w:rFonts w:hint="eastAsia"/>
        </w:rPr>
        <w:t>：</w:t>
      </w:r>
      <w:r w:rsidR="00BE1CE3" w:rsidRPr="00A45500">
        <w:rPr>
          <w:rFonts w:hint="eastAsia"/>
        </w:rPr>
        <w:t>使用粒子滤波</w:t>
      </w:r>
      <w:r w:rsidR="009F067E" w:rsidRPr="00A45500">
        <w:rPr>
          <w:rFonts w:hint="eastAsia"/>
        </w:rPr>
        <w:t>（</w:t>
      </w:r>
      <w:r w:rsidR="00BE1CE3" w:rsidRPr="00A45500">
        <w:rPr>
          <w:rFonts w:hint="eastAsia"/>
        </w:rPr>
        <w:t>P</w:t>
      </w:r>
      <w:r w:rsidR="00BE1CE3" w:rsidRPr="00A45500">
        <w:t>article Filter</w:t>
      </w:r>
      <w:r w:rsidR="009F067E" w:rsidRPr="00A45500">
        <w:rPr>
          <w:rFonts w:hint="eastAsia"/>
        </w:rPr>
        <w:t>）</w:t>
      </w:r>
      <w:r w:rsidR="001125D8" w:rsidRPr="00A45500">
        <w:rPr>
          <w:rFonts w:hint="eastAsia"/>
        </w:rPr>
        <w:t>追踪</w:t>
      </w:r>
      <w:r w:rsidR="00BB0F8D" w:rsidRPr="00A45500">
        <w:rPr>
          <w:rFonts w:hint="eastAsia"/>
        </w:rPr>
        <w:t>图像序列</w:t>
      </w:r>
      <w:r w:rsidR="001125D8" w:rsidRPr="00A45500">
        <w:rPr>
          <w:rFonts w:hint="eastAsia"/>
        </w:rPr>
        <w:t>中</w:t>
      </w:r>
      <w:r w:rsidR="00C44270" w:rsidRPr="00A45500">
        <w:rPr>
          <w:rFonts w:hint="eastAsia"/>
        </w:rPr>
        <w:t>无标记</w:t>
      </w:r>
      <w:r w:rsidR="001125D8" w:rsidRPr="00A45500">
        <w:rPr>
          <w:rFonts w:hint="eastAsia"/>
        </w:rPr>
        <w:t>的</w:t>
      </w:r>
      <w:r w:rsidR="001125D8" w:rsidRPr="00A45500">
        <w:rPr>
          <w:rFonts w:hint="eastAsia"/>
        </w:rPr>
        <w:lastRenderedPageBreak/>
        <w:t>人体</w:t>
      </w:r>
      <w:r w:rsidR="00C44270" w:rsidRPr="00A45500">
        <w:rPr>
          <w:rFonts w:hint="eastAsia"/>
        </w:rPr>
        <w:t>3</w:t>
      </w:r>
      <w:r w:rsidR="00C44270" w:rsidRPr="00A45500">
        <w:t>D</w:t>
      </w:r>
      <w:r w:rsidR="00C44270" w:rsidRPr="00A45500">
        <w:rPr>
          <w:rFonts w:hint="eastAsia"/>
        </w:rPr>
        <w:t>姿势</w:t>
      </w:r>
      <w:r w:rsidR="00411207" w:rsidRPr="00A45500">
        <w:rPr>
          <w:rFonts w:hint="eastAsia"/>
        </w:rPr>
        <w:t>；</w:t>
      </w:r>
    </w:p>
    <w:p w14:paraId="0D9EE772" w14:textId="42D1A0BD" w:rsidR="00411207" w:rsidRPr="00A45500" w:rsidRDefault="00411207" w:rsidP="00FF3D35">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rPr>
          <m:t>canneal</m:t>
        </m:r>
      </m:oMath>
      <w:r w:rsidRPr="00A45500">
        <w:rPr>
          <w:rFonts w:hint="eastAsia"/>
        </w:rPr>
        <w:t>：使用</w:t>
      </w:r>
      <w:r w:rsidR="00915D60" w:rsidRPr="00A45500">
        <w:rPr>
          <w:rFonts w:hint="eastAsia"/>
        </w:rPr>
        <w:t>缓存感知</w:t>
      </w:r>
      <w:r w:rsidR="004A2D43" w:rsidRPr="00A45500">
        <w:rPr>
          <w:rFonts w:hint="eastAsia"/>
        </w:rPr>
        <w:t>和</w:t>
      </w:r>
      <w:r w:rsidR="003C44E3" w:rsidRPr="00A45500">
        <w:rPr>
          <w:rFonts w:hint="eastAsia"/>
        </w:rPr>
        <w:t>模拟退火来最小化芯片设计时的布线</w:t>
      </w:r>
      <w:r w:rsidR="00E9108F" w:rsidRPr="00A45500">
        <w:rPr>
          <w:rFonts w:hint="eastAsia"/>
        </w:rPr>
        <w:t>成本</w:t>
      </w:r>
      <w:r w:rsidR="003C44E3" w:rsidRPr="00A45500">
        <w:rPr>
          <w:rFonts w:hint="eastAsia"/>
        </w:rPr>
        <w:t>；</w:t>
      </w:r>
    </w:p>
    <w:p w14:paraId="187750A0" w14:textId="55B40471" w:rsidR="003C44E3" w:rsidRPr="00A45500" w:rsidRDefault="00C9000D" w:rsidP="00FF3D35">
      <w:pPr>
        <w:ind w:firstLine="480"/>
      </w:pPr>
      <w:r w:rsidRPr="00A45500">
        <w:rPr>
          <w:rFonts w:hint="eastAsia"/>
        </w:rPr>
        <w:t>（</w:t>
      </w:r>
      <w:r w:rsidRPr="00A45500">
        <w:rPr>
          <w:rFonts w:hint="eastAsia"/>
        </w:rPr>
        <w:t>4</w:t>
      </w:r>
      <w:r w:rsidRPr="00A45500">
        <w:rPr>
          <w:rFonts w:hint="eastAsia"/>
        </w:rPr>
        <w:t>）</w:t>
      </w:r>
      <w:r w:rsidRPr="00A45500">
        <w:rPr>
          <w:rFonts w:hint="eastAsia"/>
        </w:rPr>
        <w:t xml:space="preserve"> </w:t>
      </w:r>
      <m:oMath>
        <m:r>
          <w:rPr>
            <w:rFonts w:ascii="Cambria Math" w:hAnsi="Cambria Math"/>
          </w:rPr>
          <m:t>fluidanimate</m:t>
        </m:r>
      </m:oMath>
      <w:r w:rsidR="006B1FA6" w:rsidRPr="00A45500">
        <w:rPr>
          <w:rFonts w:hint="eastAsia"/>
        </w:rPr>
        <w:t>：</w:t>
      </w:r>
      <w:r w:rsidR="00AC21D5" w:rsidRPr="00A45500">
        <w:rPr>
          <w:rFonts w:hint="eastAsia"/>
        </w:rPr>
        <w:t>模拟可压缩流体并用于交互式动画；</w:t>
      </w:r>
    </w:p>
    <w:p w14:paraId="06FA71C3" w14:textId="56E259DA" w:rsidR="00877507" w:rsidRPr="00A45500" w:rsidRDefault="00877507" w:rsidP="00FF3D35">
      <w:pPr>
        <w:ind w:firstLine="480"/>
      </w:pPr>
      <w:r w:rsidRPr="00A45500">
        <w:rPr>
          <w:rFonts w:hint="eastAsia"/>
        </w:rPr>
        <w:t>（</w:t>
      </w:r>
      <w:r w:rsidRPr="00A45500">
        <w:rPr>
          <w:rFonts w:hint="eastAsia"/>
        </w:rPr>
        <w:t>5</w:t>
      </w:r>
      <w:r w:rsidRPr="00A45500">
        <w:rPr>
          <w:rFonts w:hint="eastAsia"/>
        </w:rPr>
        <w:t>）</w:t>
      </w:r>
      <w:r w:rsidRPr="00A45500">
        <w:rPr>
          <w:rFonts w:hint="eastAsia"/>
        </w:rPr>
        <w:t xml:space="preserve"> </w:t>
      </w:r>
      <m:oMath>
        <m:r>
          <w:rPr>
            <w:rFonts w:ascii="Cambria Math" w:hAnsi="Cambria Math"/>
          </w:rPr>
          <m:t>swaptions</m:t>
        </m:r>
      </m:oMath>
      <w:r w:rsidRPr="00A45500">
        <w:rPr>
          <w:rFonts w:hint="eastAsia"/>
        </w:rPr>
        <w:t>：</w:t>
      </w:r>
      <w:r w:rsidR="00AC21D5" w:rsidRPr="00A45500">
        <w:rPr>
          <w:rFonts w:hint="eastAsia"/>
        </w:rPr>
        <w:t>采用蒙特卡洛模拟（</w:t>
      </w:r>
      <w:r w:rsidR="00AC21D5" w:rsidRPr="00A45500">
        <w:t>Monte Carlo</w:t>
      </w:r>
      <w:r w:rsidR="00F23D2D" w:rsidRPr="00A45500">
        <w:t xml:space="preserve"> </w:t>
      </w:r>
      <w:r w:rsidR="00F23D2D" w:rsidRPr="00A45500">
        <w:rPr>
          <w:rFonts w:hint="eastAsia"/>
        </w:rPr>
        <w:t>Simulation</w:t>
      </w:r>
      <w:r w:rsidR="00AC21D5" w:rsidRPr="00A45500">
        <w:rPr>
          <w:rFonts w:hint="eastAsia"/>
        </w:rPr>
        <w:t>）</w:t>
      </w:r>
      <w:r w:rsidR="00202841" w:rsidRPr="00A45500">
        <w:rPr>
          <w:rFonts w:hint="eastAsia"/>
        </w:rPr>
        <w:t>计算交换期权的价格。</w:t>
      </w:r>
    </w:p>
    <w:p w14:paraId="449DD6F6" w14:textId="5A7385BD" w:rsidR="0034659C" w:rsidRPr="00A45500" w:rsidRDefault="00894863" w:rsidP="00FF3D35">
      <w:pPr>
        <w:ind w:firstLine="480"/>
      </w:pPr>
      <w:r w:rsidRPr="00A45500">
        <w:rPr>
          <w:rFonts w:hint="eastAsia"/>
        </w:rPr>
        <w:t>所有基准测试程序的对比如下表</w:t>
      </w:r>
      <w:r w:rsidR="00AB269B" w:rsidRPr="00A45500">
        <w:rPr>
          <w:rFonts w:hint="eastAsia"/>
        </w:rPr>
        <w:t>4</w:t>
      </w:r>
      <w:r w:rsidR="00AB269B" w:rsidRPr="00A45500">
        <w:t>.2</w:t>
      </w:r>
      <w:r w:rsidRPr="00A45500">
        <w:rPr>
          <w:rFonts w:hint="eastAsia"/>
        </w:rPr>
        <w:t>：</w:t>
      </w:r>
    </w:p>
    <w:p w14:paraId="00D12797" w14:textId="502831E5" w:rsidR="00894863" w:rsidRPr="00A45500" w:rsidRDefault="00894863" w:rsidP="00777F11">
      <w:pPr>
        <w:pStyle w:val="af8"/>
        <w:rPr>
          <w:color w:val="auto"/>
        </w:rPr>
      </w:pPr>
      <w:r w:rsidRPr="00A45500">
        <w:rPr>
          <w:rFonts w:hint="eastAsia"/>
          <w:color w:val="auto"/>
        </w:rPr>
        <w:t>表</w:t>
      </w:r>
      <w:r w:rsidR="00AB269B" w:rsidRPr="00A45500">
        <w:rPr>
          <w:rFonts w:hint="eastAsia"/>
          <w:color w:val="auto"/>
        </w:rPr>
        <w:t>4</w:t>
      </w:r>
      <w:r w:rsidR="00AB269B" w:rsidRPr="00A45500">
        <w:rPr>
          <w:color w:val="auto"/>
        </w:rPr>
        <w:t>.2</w:t>
      </w:r>
      <w:r w:rsidRPr="00A45500">
        <w:rPr>
          <w:color w:val="auto"/>
        </w:rPr>
        <w:t xml:space="preserve"> </w:t>
      </w:r>
      <w:r w:rsidRPr="00A45500">
        <w:rPr>
          <w:rFonts w:hint="eastAsia"/>
          <w:color w:val="auto"/>
        </w:rPr>
        <w:t>基准测试程序性能比较</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723"/>
        <w:gridCol w:w="2669"/>
        <w:gridCol w:w="1457"/>
        <w:gridCol w:w="1215"/>
        <w:gridCol w:w="1214"/>
      </w:tblGrid>
      <w:tr w:rsidR="00A45500" w:rsidRPr="00A45500" w14:paraId="061F0923" w14:textId="77777777" w:rsidTr="00777F11">
        <w:tc>
          <w:tcPr>
            <w:tcW w:w="1041" w:type="pct"/>
            <w:tcBorders>
              <w:top w:val="single" w:sz="12" w:space="0" w:color="000000"/>
              <w:bottom w:val="single" w:sz="12" w:space="0" w:color="000000"/>
              <w:right w:val="single" w:sz="6" w:space="0" w:color="000000"/>
            </w:tcBorders>
            <w:vAlign w:val="center"/>
          </w:tcPr>
          <w:p w14:paraId="5806A08C" w14:textId="18228241" w:rsidR="00A712F4" w:rsidRPr="00A45500" w:rsidRDefault="00A712F4" w:rsidP="00D530BE">
            <w:pPr>
              <w:pStyle w:val="afff"/>
            </w:pPr>
            <w:r w:rsidRPr="00A45500">
              <w:rPr>
                <w:rFonts w:hint="eastAsia"/>
              </w:rPr>
              <w:t>基准程序</w:t>
            </w:r>
          </w:p>
        </w:tc>
        <w:tc>
          <w:tcPr>
            <w:tcW w:w="1612" w:type="pct"/>
            <w:tcBorders>
              <w:top w:val="single" w:sz="12" w:space="0" w:color="000000"/>
              <w:left w:val="single" w:sz="6" w:space="0" w:color="000000"/>
              <w:bottom w:val="single" w:sz="12" w:space="0" w:color="000000"/>
              <w:right w:val="single" w:sz="6" w:space="0" w:color="000000"/>
            </w:tcBorders>
            <w:vAlign w:val="center"/>
          </w:tcPr>
          <w:p w14:paraId="114A0FD4" w14:textId="1C7B9834" w:rsidR="00A712F4" w:rsidRPr="00A45500" w:rsidRDefault="00A712F4" w:rsidP="00D530BE">
            <w:pPr>
              <w:pStyle w:val="afff"/>
            </w:pPr>
            <w:r w:rsidRPr="00A45500">
              <w:rPr>
                <w:rFonts w:hint="eastAsia"/>
              </w:rPr>
              <w:t>问题规模</w:t>
            </w:r>
          </w:p>
        </w:tc>
        <w:tc>
          <w:tcPr>
            <w:tcW w:w="880" w:type="pct"/>
            <w:tcBorders>
              <w:top w:val="single" w:sz="12" w:space="0" w:color="000000"/>
              <w:left w:val="single" w:sz="6" w:space="0" w:color="000000"/>
              <w:bottom w:val="single" w:sz="12" w:space="0" w:color="000000"/>
              <w:right w:val="single" w:sz="6" w:space="0" w:color="000000"/>
            </w:tcBorders>
          </w:tcPr>
          <w:p w14:paraId="5A11A4A8" w14:textId="5DABC26E" w:rsidR="00A712F4" w:rsidRPr="00A45500" w:rsidRDefault="00A712F4" w:rsidP="00D530BE">
            <w:pPr>
              <w:pStyle w:val="afff"/>
            </w:pPr>
            <w:r w:rsidRPr="00A45500">
              <w:rPr>
                <w:rFonts w:hint="eastAsia"/>
              </w:rPr>
              <w:t>应用领域</w:t>
            </w:r>
          </w:p>
        </w:tc>
        <w:tc>
          <w:tcPr>
            <w:tcW w:w="734" w:type="pct"/>
            <w:tcBorders>
              <w:top w:val="single" w:sz="12" w:space="0" w:color="000000"/>
              <w:left w:val="single" w:sz="6" w:space="0" w:color="000000"/>
              <w:bottom w:val="single" w:sz="12" w:space="0" w:color="000000"/>
              <w:right w:val="single" w:sz="6" w:space="0" w:color="000000"/>
            </w:tcBorders>
          </w:tcPr>
          <w:p w14:paraId="6964B791" w14:textId="6C44069E" w:rsidR="00A712F4" w:rsidRPr="00A45500" w:rsidRDefault="00A712F4" w:rsidP="00D530BE">
            <w:pPr>
              <w:pStyle w:val="afff"/>
            </w:pPr>
            <w:r w:rsidRPr="00A45500">
              <w:rPr>
                <w:rFonts w:hint="eastAsia"/>
              </w:rPr>
              <w:t>共享</w:t>
            </w:r>
            <w:r w:rsidR="00B23BB1" w:rsidRPr="00A45500">
              <w:rPr>
                <w:rFonts w:hint="eastAsia"/>
              </w:rPr>
              <w:t>访存</w:t>
            </w:r>
          </w:p>
        </w:tc>
        <w:tc>
          <w:tcPr>
            <w:tcW w:w="734" w:type="pct"/>
            <w:tcBorders>
              <w:top w:val="single" w:sz="12" w:space="0" w:color="000000"/>
              <w:left w:val="single" w:sz="6" w:space="0" w:color="000000"/>
              <w:bottom w:val="single" w:sz="12" w:space="0" w:color="000000"/>
            </w:tcBorders>
            <w:vAlign w:val="center"/>
          </w:tcPr>
          <w:p w14:paraId="614DF0E2" w14:textId="1A7D5168" w:rsidR="00A712F4" w:rsidRPr="00A45500" w:rsidRDefault="00F52E73" w:rsidP="00D530BE">
            <w:pPr>
              <w:pStyle w:val="afff"/>
            </w:pPr>
            <w:r w:rsidRPr="00A45500">
              <w:rPr>
                <w:rFonts w:hint="eastAsia"/>
              </w:rPr>
              <w:t>同步操作</w:t>
            </w:r>
          </w:p>
        </w:tc>
      </w:tr>
      <w:tr w:rsidR="00A45500" w:rsidRPr="00A45500" w14:paraId="15D651EB" w14:textId="77777777" w:rsidTr="00777F11">
        <w:tc>
          <w:tcPr>
            <w:tcW w:w="1041" w:type="pct"/>
            <w:tcBorders>
              <w:top w:val="single" w:sz="12" w:space="0" w:color="000000"/>
              <w:right w:val="single" w:sz="6" w:space="0" w:color="000000"/>
            </w:tcBorders>
            <w:vAlign w:val="center"/>
          </w:tcPr>
          <w:p w14:paraId="6FAE40EE" w14:textId="3AF6FA2D" w:rsidR="00A712F4" w:rsidRPr="00A45500" w:rsidRDefault="00907F7A" w:rsidP="00D530BE">
            <w:pPr>
              <w:pStyle w:val="afff"/>
            </w:pPr>
            <m:oMathPara>
              <m:oMath>
                <m:r>
                  <w:rPr>
                    <w:rFonts w:ascii="Cambria Math" w:hAnsi="Cambria Math"/>
                  </w:rPr>
                  <m:t>blackscholes</m:t>
                </m:r>
              </m:oMath>
            </m:oMathPara>
          </w:p>
        </w:tc>
        <w:tc>
          <w:tcPr>
            <w:tcW w:w="1612" w:type="pct"/>
            <w:tcBorders>
              <w:top w:val="single" w:sz="12" w:space="0" w:color="000000"/>
              <w:left w:val="single" w:sz="6" w:space="0" w:color="000000"/>
              <w:right w:val="single" w:sz="6" w:space="0" w:color="000000"/>
            </w:tcBorders>
            <w:vAlign w:val="center"/>
          </w:tcPr>
          <w:p w14:paraId="0AFDD3AA" w14:textId="72C6C074" w:rsidR="00A712F4" w:rsidRPr="00A45500" w:rsidRDefault="0037026B" w:rsidP="00D530BE">
            <w:pPr>
              <w:pStyle w:val="afff"/>
            </w:pPr>
            <w:r w:rsidRPr="00A45500">
              <w:rPr>
                <w:rFonts w:hint="eastAsia"/>
              </w:rPr>
              <w:t>6</w:t>
            </w:r>
            <w:r w:rsidRPr="00A45500">
              <w:t>5536</w:t>
            </w:r>
            <w:r w:rsidRPr="00A45500">
              <w:rPr>
                <w:rFonts w:hint="eastAsia"/>
              </w:rPr>
              <w:t>个</w:t>
            </w:r>
            <w:r w:rsidR="00837FEC" w:rsidRPr="00A45500">
              <w:rPr>
                <w:rFonts w:hint="eastAsia"/>
              </w:rPr>
              <w:t>期权</w:t>
            </w:r>
            <w:r w:rsidR="00837FEC" w:rsidRPr="00A45500">
              <w:t xml:space="preserve">               </w:t>
            </w:r>
          </w:p>
        </w:tc>
        <w:tc>
          <w:tcPr>
            <w:tcW w:w="880" w:type="pct"/>
            <w:tcBorders>
              <w:top w:val="single" w:sz="12" w:space="0" w:color="000000"/>
              <w:left w:val="single" w:sz="6" w:space="0" w:color="000000"/>
              <w:right w:val="single" w:sz="6" w:space="0" w:color="000000"/>
            </w:tcBorders>
          </w:tcPr>
          <w:p w14:paraId="38B5F8D4" w14:textId="37CA050F" w:rsidR="00A712F4" w:rsidRPr="00A45500" w:rsidRDefault="00197738" w:rsidP="00D530BE">
            <w:pPr>
              <w:pStyle w:val="afff"/>
            </w:pPr>
            <w:r w:rsidRPr="00A45500">
              <w:rPr>
                <w:rFonts w:hint="eastAsia"/>
              </w:rPr>
              <w:t>金融分析</w:t>
            </w:r>
          </w:p>
        </w:tc>
        <w:tc>
          <w:tcPr>
            <w:tcW w:w="734" w:type="pct"/>
            <w:tcBorders>
              <w:top w:val="single" w:sz="12" w:space="0" w:color="000000"/>
              <w:left w:val="single" w:sz="6" w:space="0" w:color="000000"/>
              <w:right w:val="single" w:sz="6" w:space="0" w:color="000000"/>
            </w:tcBorders>
          </w:tcPr>
          <w:p w14:paraId="40048807" w14:textId="73AD81DE" w:rsidR="00A712F4" w:rsidRPr="00A45500" w:rsidRDefault="0020260B" w:rsidP="00D530BE">
            <w:pPr>
              <w:pStyle w:val="afff"/>
            </w:pPr>
            <w:r w:rsidRPr="00A45500">
              <w:rPr>
                <w:rFonts w:hint="eastAsia"/>
              </w:rPr>
              <w:t>少</w:t>
            </w:r>
          </w:p>
        </w:tc>
        <w:tc>
          <w:tcPr>
            <w:tcW w:w="734" w:type="pct"/>
            <w:tcBorders>
              <w:top w:val="single" w:sz="12" w:space="0" w:color="000000"/>
              <w:left w:val="single" w:sz="6" w:space="0" w:color="000000"/>
            </w:tcBorders>
            <w:vAlign w:val="center"/>
          </w:tcPr>
          <w:p w14:paraId="46ADD522" w14:textId="609FD140" w:rsidR="00A712F4" w:rsidRPr="00A45500" w:rsidRDefault="0020260B" w:rsidP="00D530BE">
            <w:pPr>
              <w:pStyle w:val="afff"/>
            </w:pPr>
            <w:r w:rsidRPr="00A45500">
              <w:rPr>
                <w:rFonts w:hint="eastAsia"/>
              </w:rPr>
              <w:t>很少</w:t>
            </w:r>
          </w:p>
        </w:tc>
      </w:tr>
      <w:tr w:rsidR="00A45500" w:rsidRPr="00A45500" w14:paraId="55B8A36E" w14:textId="77777777" w:rsidTr="00777F11">
        <w:tc>
          <w:tcPr>
            <w:tcW w:w="1041" w:type="pct"/>
            <w:tcBorders>
              <w:bottom w:val="nil"/>
              <w:right w:val="single" w:sz="6" w:space="0" w:color="000000"/>
            </w:tcBorders>
            <w:vAlign w:val="center"/>
          </w:tcPr>
          <w:p w14:paraId="5A1172AB" w14:textId="16DA8E5D" w:rsidR="00A712F4" w:rsidRPr="00A45500" w:rsidRDefault="00657B63" w:rsidP="00D530BE">
            <w:pPr>
              <w:pStyle w:val="afff"/>
            </w:pPr>
            <m:oMathPara>
              <m:oMath>
                <m:r>
                  <w:rPr>
                    <w:rFonts w:ascii="Cambria Math" w:hAnsi="Cambria Math"/>
                  </w:rPr>
                  <m:t>bodytrack</m:t>
                </m:r>
              </m:oMath>
            </m:oMathPara>
          </w:p>
        </w:tc>
        <w:tc>
          <w:tcPr>
            <w:tcW w:w="1612" w:type="pct"/>
            <w:tcBorders>
              <w:left w:val="single" w:sz="6" w:space="0" w:color="000000"/>
              <w:bottom w:val="nil"/>
              <w:right w:val="single" w:sz="6" w:space="0" w:color="000000"/>
            </w:tcBorders>
            <w:vAlign w:val="center"/>
          </w:tcPr>
          <w:p w14:paraId="6A690334" w14:textId="677A16FD" w:rsidR="00A712F4" w:rsidRPr="00A45500" w:rsidRDefault="000301FD" w:rsidP="00D530BE">
            <w:pPr>
              <w:pStyle w:val="afff"/>
            </w:pPr>
            <w:r w:rsidRPr="00A45500">
              <w:rPr>
                <w:rFonts w:hint="eastAsia"/>
              </w:rPr>
              <w:t>4</w:t>
            </w:r>
            <w:r w:rsidRPr="00A45500">
              <w:rPr>
                <w:rFonts w:hint="eastAsia"/>
              </w:rPr>
              <w:t>帧</w:t>
            </w:r>
            <w:r w:rsidR="00837FEC" w:rsidRPr="00A45500">
              <w:rPr>
                <w:rFonts w:hint="eastAsia"/>
              </w:rPr>
              <w:t>，</w:t>
            </w:r>
            <w:r w:rsidR="00ED0F0C" w:rsidRPr="00A45500">
              <w:rPr>
                <w:rFonts w:hint="eastAsia"/>
              </w:rPr>
              <w:t>4</w:t>
            </w:r>
            <w:r w:rsidR="00ED0F0C" w:rsidRPr="00A45500">
              <w:t>000</w:t>
            </w:r>
            <w:r w:rsidR="00ED0F0C" w:rsidRPr="00A45500">
              <w:rPr>
                <w:rFonts w:hint="eastAsia"/>
              </w:rPr>
              <w:t>个粒子</w:t>
            </w:r>
          </w:p>
        </w:tc>
        <w:tc>
          <w:tcPr>
            <w:tcW w:w="880" w:type="pct"/>
            <w:tcBorders>
              <w:left w:val="single" w:sz="6" w:space="0" w:color="000000"/>
              <w:bottom w:val="nil"/>
              <w:right w:val="single" w:sz="6" w:space="0" w:color="000000"/>
            </w:tcBorders>
          </w:tcPr>
          <w:p w14:paraId="7FDD4C17" w14:textId="3BDE5D9D" w:rsidR="00A712F4" w:rsidRPr="00A45500" w:rsidRDefault="00954203" w:rsidP="00D530BE">
            <w:pPr>
              <w:pStyle w:val="afff"/>
            </w:pPr>
            <w:r w:rsidRPr="00A45500">
              <w:rPr>
                <w:rFonts w:hint="eastAsia"/>
              </w:rPr>
              <w:t>计算机视觉</w:t>
            </w:r>
          </w:p>
        </w:tc>
        <w:tc>
          <w:tcPr>
            <w:tcW w:w="734" w:type="pct"/>
            <w:tcBorders>
              <w:left w:val="single" w:sz="6" w:space="0" w:color="000000"/>
              <w:bottom w:val="nil"/>
              <w:right w:val="single" w:sz="6" w:space="0" w:color="000000"/>
            </w:tcBorders>
          </w:tcPr>
          <w:p w14:paraId="10E45290" w14:textId="0B64A461" w:rsidR="00A712F4" w:rsidRPr="00A45500" w:rsidRDefault="0020260B" w:rsidP="00D530BE">
            <w:pPr>
              <w:pStyle w:val="afff"/>
            </w:pPr>
            <w:r w:rsidRPr="00A45500">
              <w:rPr>
                <w:rFonts w:hint="eastAsia"/>
              </w:rPr>
              <w:t>多</w:t>
            </w:r>
          </w:p>
        </w:tc>
        <w:tc>
          <w:tcPr>
            <w:tcW w:w="734" w:type="pct"/>
            <w:tcBorders>
              <w:left w:val="single" w:sz="6" w:space="0" w:color="000000"/>
              <w:bottom w:val="nil"/>
            </w:tcBorders>
            <w:vAlign w:val="center"/>
          </w:tcPr>
          <w:p w14:paraId="59ACD01C" w14:textId="5CDCBD3C" w:rsidR="00A712F4" w:rsidRPr="00A45500" w:rsidRDefault="0020260B" w:rsidP="00D530BE">
            <w:pPr>
              <w:pStyle w:val="afff"/>
            </w:pPr>
            <w:r w:rsidRPr="00A45500">
              <w:rPr>
                <w:rFonts w:hint="eastAsia"/>
              </w:rPr>
              <w:t>中</w:t>
            </w:r>
          </w:p>
        </w:tc>
      </w:tr>
      <w:tr w:rsidR="00A45500" w:rsidRPr="00A45500" w14:paraId="4A3B788E" w14:textId="77777777" w:rsidTr="00777F11">
        <w:tc>
          <w:tcPr>
            <w:tcW w:w="1041" w:type="pct"/>
            <w:tcBorders>
              <w:bottom w:val="nil"/>
              <w:right w:val="single" w:sz="6" w:space="0" w:color="000000"/>
            </w:tcBorders>
            <w:vAlign w:val="center"/>
          </w:tcPr>
          <w:p w14:paraId="1092BA1A" w14:textId="6F7F25BD" w:rsidR="004451F7" w:rsidRPr="00A45500" w:rsidRDefault="004451F7" w:rsidP="00D530BE">
            <w:pPr>
              <w:pStyle w:val="afff"/>
            </w:pPr>
            <m:oMathPara>
              <m:oMath>
                <m:r>
                  <w:rPr>
                    <w:rFonts w:ascii="Cambria Math" w:hAnsi="Cambria Math"/>
                  </w:rPr>
                  <m:t>canneal</m:t>
                </m:r>
              </m:oMath>
            </m:oMathPara>
          </w:p>
        </w:tc>
        <w:tc>
          <w:tcPr>
            <w:tcW w:w="1612" w:type="pct"/>
            <w:tcBorders>
              <w:left w:val="single" w:sz="6" w:space="0" w:color="000000"/>
              <w:bottom w:val="nil"/>
              <w:right w:val="single" w:sz="6" w:space="0" w:color="000000"/>
            </w:tcBorders>
            <w:vAlign w:val="center"/>
          </w:tcPr>
          <w:p w14:paraId="67FA2885" w14:textId="6786A385" w:rsidR="004451F7" w:rsidRPr="00A45500" w:rsidRDefault="00ED1204" w:rsidP="00D530BE">
            <w:pPr>
              <w:pStyle w:val="afff"/>
            </w:pPr>
            <w:r w:rsidRPr="00A45500">
              <w:rPr>
                <w:rFonts w:hint="eastAsia"/>
              </w:rPr>
              <w:t>4</w:t>
            </w:r>
            <w:r w:rsidRPr="00A45500">
              <w:t>0</w:t>
            </w:r>
            <w:r w:rsidRPr="00A45500">
              <w:rPr>
                <w:rFonts w:hint="eastAsia"/>
              </w:rPr>
              <w:t>万</w:t>
            </w:r>
            <w:r w:rsidR="009C4C59" w:rsidRPr="00A45500">
              <w:rPr>
                <w:rFonts w:hint="eastAsia"/>
              </w:rPr>
              <w:t>个</w:t>
            </w:r>
            <w:r w:rsidR="00ED0F0C" w:rsidRPr="00A45500">
              <w:rPr>
                <w:rFonts w:hint="eastAsia"/>
              </w:rPr>
              <w:t>元件</w:t>
            </w:r>
          </w:p>
        </w:tc>
        <w:tc>
          <w:tcPr>
            <w:tcW w:w="880" w:type="pct"/>
            <w:tcBorders>
              <w:left w:val="single" w:sz="6" w:space="0" w:color="000000"/>
              <w:bottom w:val="nil"/>
              <w:right w:val="single" w:sz="6" w:space="0" w:color="000000"/>
            </w:tcBorders>
          </w:tcPr>
          <w:p w14:paraId="02F1758C" w14:textId="614FF7E2" w:rsidR="004451F7" w:rsidRPr="00A45500" w:rsidRDefault="00A91BEB" w:rsidP="00D530BE">
            <w:pPr>
              <w:pStyle w:val="afff"/>
            </w:pPr>
            <w:r w:rsidRPr="00A45500">
              <w:rPr>
                <w:rFonts w:hint="eastAsia"/>
              </w:rPr>
              <w:t>电子工程</w:t>
            </w:r>
          </w:p>
        </w:tc>
        <w:tc>
          <w:tcPr>
            <w:tcW w:w="734" w:type="pct"/>
            <w:tcBorders>
              <w:left w:val="single" w:sz="6" w:space="0" w:color="000000"/>
              <w:bottom w:val="nil"/>
              <w:right w:val="single" w:sz="6" w:space="0" w:color="000000"/>
            </w:tcBorders>
          </w:tcPr>
          <w:p w14:paraId="04373FAC" w14:textId="702577F9" w:rsidR="004451F7" w:rsidRPr="00A45500" w:rsidRDefault="0020260B" w:rsidP="00D530BE">
            <w:pPr>
              <w:pStyle w:val="afff"/>
            </w:pPr>
            <w:r w:rsidRPr="00A45500">
              <w:rPr>
                <w:rFonts w:hint="eastAsia"/>
              </w:rPr>
              <w:t>少</w:t>
            </w:r>
          </w:p>
        </w:tc>
        <w:tc>
          <w:tcPr>
            <w:tcW w:w="734" w:type="pct"/>
            <w:tcBorders>
              <w:left w:val="single" w:sz="6" w:space="0" w:color="000000"/>
              <w:bottom w:val="nil"/>
            </w:tcBorders>
            <w:vAlign w:val="center"/>
          </w:tcPr>
          <w:p w14:paraId="56926BB9" w14:textId="4A69EE03" w:rsidR="004451F7" w:rsidRPr="00A45500" w:rsidRDefault="0020260B" w:rsidP="00D530BE">
            <w:pPr>
              <w:pStyle w:val="afff"/>
            </w:pPr>
            <w:r w:rsidRPr="00A45500">
              <w:rPr>
                <w:rFonts w:hint="eastAsia"/>
              </w:rPr>
              <w:t>少</w:t>
            </w:r>
          </w:p>
        </w:tc>
      </w:tr>
      <w:tr w:rsidR="00A45500" w:rsidRPr="00A45500" w14:paraId="6828FFD0" w14:textId="77777777" w:rsidTr="00777F11">
        <w:tc>
          <w:tcPr>
            <w:tcW w:w="1041" w:type="pct"/>
            <w:tcBorders>
              <w:bottom w:val="nil"/>
              <w:right w:val="single" w:sz="6" w:space="0" w:color="000000"/>
            </w:tcBorders>
            <w:vAlign w:val="center"/>
          </w:tcPr>
          <w:p w14:paraId="324BAC6B" w14:textId="12110791" w:rsidR="004451F7" w:rsidRPr="00A45500" w:rsidRDefault="004451F7" w:rsidP="00D530BE">
            <w:pPr>
              <w:pStyle w:val="afff"/>
            </w:pPr>
            <m:oMathPara>
              <m:oMath>
                <m:r>
                  <w:rPr>
                    <w:rFonts w:ascii="Cambria Math" w:hAnsi="Cambria Math"/>
                  </w:rPr>
                  <m:t>fluidanimate</m:t>
                </m:r>
              </m:oMath>
            </m:oMathPara>
          </w:p>
        </w:tc>
        <w:tc>
          <w:tcPr>
            <w:tcW w:w="1612" w:type="pct"/>
            <w:tcBorders>
              <w:left w:val="single" w:sz="6" w:space="0" w:color="000000"/>
              <w:bottom w:val="nil"/>
              <w:right w:val="single" w:sz="6" w:space="0" w:color="000000"/>
            </w:tcBorders>
            <w:vAlign w:val="center"/>
          </w:tcPr>
          <w:p w14:paraId="1C224E01" w14:textId="7FC9E44F" w:rsidR="004451F7" w:rsidRPr="00A45500" w:rsidRDefault="00ED0F0C" w:rsidP="00D530BE">
            <w:pPr>
              <w:pStyle w:val="afff"/>
            </w:pPr>
            <w:r w:rsidRPr="00A45500">
              <w:rPr>
                <w:rFonts w:hint="eastAsia"/>
              </w:rPr>
              <w:t>5</w:t>
            </w:r>
            <w:r w:rsidR="00F46A3F" w:rsidRPr="00A45500">
              <w:rPr>
                <w:rFonts w:hint="eastAsia"/>
              </w:rPr>
              <w:t>帧</w:t>
            </w:r>
            <w:r w:rsidRPr="00A45500">
              <w:rPr>
                <w:rFonts w:hint="eastAsia"/>
              </w:rPr>
              <w:t>，</w:t>
            </w:r>
            <w:r w:rsidR="00095910" w:rsidRPr="00A45500">
              <w:rPr>
                <w:rFonts w:hint="eastAsia"/>
              </w:rPr>
              <w:t>3</w:t>
            </w:r>
            <w:r w:rsidR="00095910" w:rsidRPr="00A45500">
              <w:t>0</w:t>
            </w:r>
            <w:r w:rsidR="00095910" w:rsidRPr="00A45500">
              <w:rPr>
                <w:rFonts w:hint="eastAsia"/>
              </w:rPr>
              <w:t>万个粒子</w:t>
            </w:r>
          </w:p>
        </w:tc>
        <w:tc>
          <w:tcPr>
            <w:tcW w:w="880" w:type="pct"/>
            <w:tcBorders>
              <w:left w:val="single" w:sz="6" w:space="0" w:color="000000"/>
              <w:bottom w:val="nil"/>
              <w:right w:val="single" w:sz="6" w:space="0" w:color="000000"/>
            </w:tcBorders>
          </w:tcPr>
          <w:p w14:paraId="6B173AA0" w14:textId="4AE9604B" w:rsidR="004451F7" w:rsidRPr="00A45500" w:rsidRDefault="00987F04" w:rsidP="00D530BE">
            <w:pPr>
              <w:pStyle w:val="afff"/>
            </w:pPr>
            <w:r w:rsidRPr="00A45500">
              <w:rPr>
                <w:rFonts w:hint="eastAsia"/>
              </w:rPr>
              <w:t>动画制作</w:t>
            </w:r>
          </w:p>
        </w:tc>
        <w:tc>
          <w:tcPr>
            <w:tcW w:w="734" w:type="pct"/>
            <w:tcBorders>
              <w:left w:val="single" w:sz="6" w:space="0" w:color="000000"/>
              <w:bottom w:val="nil"/>
              <w:right w:val="single" w:sz="6" w:space="0" w:color="000000"/>
            </w:tcBorders>
          </w:tcPr>
          <w:p w14:paraId="75310A27" w14:textId="4125F32D" w:rsidR="004451F7" w:rsidRPr="00A45500" w:rsidRDefault="0020260B" w:rsidP="00D530BE">
            <w:pPr>
              <w:pStyle w:val="afff"/>
            </w:pPr>
            <w:r w:rsidRPr="00A45500">
              <w:rPr>
                <w:rFonts w:hint="eastAsia"/>
              </w:rPr>
              <w:t>很少</w:t>
            </w:r>
          </w:p>
        </w:tc>
        <w:tc>
          <w:tcPr>
            <w:tcW w:w="734" w:type="pct"/>
            <w:tcBorders>
              <w:left w:val="single" w:sz="6" w:space="0" w:color="000000"/>
              <w:bottom w:val="nil"/>
            </w:tcBorders>
            <w:vAlign w:val="center"/>
          </w:tcPr>
          <w:p w14:paraId="755F6816" w14:textId="52FD6125" w:rsidR="004451F7" w:rsidRPr="00A45500" w:rsidRDefault="008C4703" w:rsidP="00D530BE">
            <w:pPr>
              <w:pStyle w:val="afff"/>
            </w:pPr>
            <w:r w:rsidRPr="00A45500">
              <w:rPr>
                <w:rFonts w:hint="eastAsia"/>
              </w:rPr>
              <w:t>多</w:t>
            </w:r>
          </w:p>
        </w:tc>
      </w:tr>
      <w:tr w:rsidR="00A45500" w:rsidRPr="00A45500" w14:paraId="3CE42BAE" w14:textId="77777777" w:rsidTr="00777F11">
        <w:tc>
          <w:tcPr>
            <w:tcW w:w="1041" w:type="pct"/>
            <w:tcBorders>
              <w:top w:val="nil"/>
              <w:bottom w:val="single" w:sz="12" w:space="0" w:color="000000"/>
              <w:right w:val="single" w:sz="6" w:space="0" w:color="000000"/>
            </w:tcBorders>
            <w:vAlign w:val="center"/>
          </w:tcPr>
          <w:p w14:paraId="276283F6" w14:textId="5BC907C3" w:rsidR="00A712F4" w:rsidRPr="00A45500" w:rsidRDefault="006374DE" w:rsidP="00D530BE">
            <w:pPr>
              <w:pStyle w:val="afff"/>
            </w:pPr>
            <w:bookmarkStart w:id="166" w:name="OLE_LINK1"/>
            <m:oMathPara>
              <m:oMath>
                <m:r>
                  <w:rPr>
                    <w:rFonts w:ascii="Cambria Math" w:hAnsi="Cambria Math"/>
                  </w:rPr>
                  <m:t>swaptions</m:t>
                </m:r>
              </m:oMath>
            </m:oMathPara>
            <w:bookmarkEnd w:id="166"/>
          </w:p>
        </w:tc>
        <w:tc>
          <w:tcPr>
            <w:tcW w:w="1612" w:type="pct"/>
            <w:tcBorders>
              <w:top w:val="nil"/>
              <w:left w:val="single" w:sz="6" w:space="0" w:color="000000"/>
              <w:bottom w:val="single" w:sz="12" w:space="0" w:color="000000"/>
              <w:right w:val="single" w:sz="6" w:space="0" w:color="000000"/>
            </w:tcBorders>
            <w:vAlign w:val="center"/>
          </w:tcPr>
          <w:p w14:paraId="096D3569" w14:textId="34C85E02" w:rsidR="00A712F4" w:rsidRPr="00A45500" w:rsidRDefault="00BF5ADD" w:rsidP="00D530BE">
            <w:pPr>
              <w:pStyle w:val="afff"/>
            </w:pPr>
            <w:r w:rsidRPr="00A45500">
              <w:rPr>
                <w:rFonts w:hint="eastAsia"/>
              </w:rPr>
              <w:t>6</w:t>
            </w:r>
            <w:r w:rsidRPr="00A45500">
              <w:t>4</w:t>
            </w:r>
            <w:r w:rsidRPr="00A45500">
              <w:rPr>
                <w:rFonts w:hint="eastAsia"/>
              </w:rPr>
              <w:t>个期权</w:t>
            </w:r>
            <w:r w:rsidR="00E32BA5" w:rsidRPr="00A45500">
              <w:rPr>
                <w:rFonts w:hint="eastAsia"/>
              </w:rPr>
              <w:t>，</w:t>
            </w:r>
            <w:r w:rsidR="00E32BA5" w:rsidRPr="00A45500">
              <w:t>2</w:t>
            </w:r>
            <w:r w:rsidR="006B6D3D" w:rsidRPr="00A45500">
              <w:rPr>
                <w:rFonts w:hint="eastAsia"/>
              </w:rPr>
              <w:t>万</w:t>
            </w:r>
            <w:r w:rsidR="00E32BA5" w:rsidRPr="00A45500">
              <w:rPr>
                <w:rFonts w:hint="eastAsia"/>
              </w:rPr>
              <w:t>次模拟</w:t>
            </w:r>
          </w:p>
        </w:tc>
        <w:tc>
          <w:tcPr>
            <w:tcW w:w="880" w:type="pct"/>
            <w:tcBorders>
              <w:top w:val="nil"/>
              <w:left w:val="single" w:sz="6" w:space="0" w:color="000000"/>
              <w:bottom w:val="single" w:sz="12" w:space="0" w:color="000000"/>
              <w:right w:val="single" w:sz="6" w:space="0" w:color="000000"/>
            </w:tcBorders>
          </w:tcPr>
          <w:p w14:paraId="5AF594EB" w14:textId="37B09973" w:rsidR="00A712F4" w:rsidRPr="00A45500" w:rsidRDefault="0040376F" w:rsidP="00D530BE">
            <w:pPr>
              <w:pStyle w:val="afff"/>
            </w:pPr>
            <w:r w:rsidRPr="00A45500">
              <w:rPr>
                <w:rFonts w:hint="eastAsia"/>
              </w:rPr>
              <w:t>金融分析</w:t>
            </w:r>
          </w:p>
        </w:tc>
        <w:tc>
          <w:tcPr>
            <w:tcW w:w="734" w:type="pct"/>
            <w:tcBorders>
              <w:top w:val="nil"/>
              <w:left w:val="single" w:sz="6" w:space="0" w:color="000000"/>
              <w:bottom w:val="single" w:sz="12" w:space="0" w:color="000000"/>
              <w:right w:val="single" w:sz="6" w:space="0" w:color="000000"/>
            </w:tcBorders>
          </w:tcPr>
          <w:p w14:paraId="12BA38BC" w14:textId="602FCDC1" w:rsidR="00A712F4" w:rsidRPr="00A45500" w:rsidRDefault="0020260B" w:rsidP="00D530BE">
            <w:pPr>
              <w:pStyle w:val="afff"/>
            </w:pPr>
            <w:r w:rsidRPr="00A45500">
              <w:rPr>
                <w:rFonts w:hint="eastAsia"/>
              </w:rPr>
              <w:t>多</w:t>
            </w:r>
          </w:p>
        </w:tc>
        <w:tc>
          <w:tcPr>
            <w:tcW w:w="734" w:type="pct"/>
            <w:tcBorders>
              <w:top w:val="nil"/>
              <w:left w:val="single" w:sz="6" w:space="0" w:color="000000"/>
              <w:bottom w:val="single" w:sz="12" w:space="0" w:color="000000"/>
            </w:tcBorders>
            <w:vAlign w:val="center"/>
          </w:tcPr>
          <w:p w14:paraId="3DA6A3BC" w14:textId="16455938" w:rsidR="00A712F4" w:rsidRPr="00A45500" w:rsidRDefault="00884AB5" w:rsidP="00D530BE">
            <w:pPr>
              <w:pStyle w:val="afff"/>
            </w:pPr>
            <w:r w:rsidRPr="00A45500">
              <w:rPr>
                <w:rFonts w:hint="eastAsia"/>
              </w:rPr>
              <w:t>少</w:t>
            </w:r>
          </w:p>
        </w:tc>
      </w:tr>
    </w:tbl>
    <w:p w14:paraId="3394C92D" w14:textId="1221213D" w:rsidR="00053B84" w:rsidRPr="00A45500" w:rsidRDefault="00002498" w:rsidP="00E555B2">
      <w:pPr>
        <w:pStyle w:val="10"/>
      </w:pPr>
      <w:bookmarkStart w:id="167" w:name="_Toc99905775"/>
      <w:r w:rsidRPr="00A45500">
        <w:t>4</w:t>
      </w:r>
      <w:r w:rsidR="00053B84" w:rsidRPr="00A45500">
        <w:t>.</w:t>
      </w:r>
      <w:r w:rsidR="005C5C0A" w:rsidRPr="00A45500">
        <w:t>3</w:t>
      </w:r>
      <w:r w:rsidR="00053B84" w:rsidRPr="00A45500">
        <w:t xml:space="preserve"> </w:t>
      </w:r>
      <w:r w:rsidR="00756A8C" w:rsidRPr="00A45500">
        <w:rPr>
          <w:rFonts w:hint="eastAsia"/>
        </w:rPr>
        <w:t>实验设计与分析</w:t>
      </w:r>
      <w:bookmarkEnd w:id="167"/>
    </w:p>
    <w:p w14:paraId="41A065B8" w14:textId="619B52F7" w:rsidR="00EA24E6" w:rsidRPr="00A45500" w:rsidRDefault="00EA24E6" w:rsidP="00EA24E6">
      <w:pPr>
        <w:ind w:firstLine="480"/>
      </w:pPr>
      <w:r w:rsidRPr="00A45500">
        <w:rPr>
          <w:rFonts w:hint="eastAsia"/>
        </w:rPr>
        <w:t>实验验证了容器中程序可重现</w:t>
      </w:r>
      <w:proofErr w:type="gramStart"/>
      <w:r w:rsidRPr="00A45500">
        <w:rPr>
          <w:rFonts w:hint="eastAsia"/>
        </w:rPr>
        <w:t>性执行</w:t>
      </w:r>
      <w:proofErr w:type="gramEnd"/>
      <w:r w:rsidRPr="00A45500">
        <w:rPr>
          <w:rFonts w:hint="eastAsia"/>
        </w:rPr>
        <w:t>过程，测试了各种配置</w:t>
      </w:r>
      <w:proofErr w:type="gramStart"/>
      <w:r w:rsidRPr="00A45500">
        <w:rPr>
          <w:rFonts w:hint="eastAsia"/>
        </w:rPr>
        <w:t>下程序</w:t>
      </w:r>
      <w:proofErr w:type="gramEnd"/>
      <w:r w:rsidRPr="00A45500">
        <w:rPr>
          <w:rFonts w:hint="eastAsia"/>
        </w:rPr>
        <w:t>的运行时间、存储空间等指标，并</w:t>
      </w:r>
      <w:r w:rsidR="00314E05" w:rsidRPr="00A45500">
        <w:rPr>
          <w:rFonts w:hint="eastAsia"/>
        </w:rPr>
        <w:t>比较</w:t>
      </w:r>
      <w:r w:rsidRPr="00A45500">
        <w:rPr>
          <w:rFonts w:hint="eastAsia"/>
        </w:rPr>
        <w:t>与</w:t>
      </w:r>
      <w:r w:rsidR="00756A8C" w:rsidRPr="00A45500">
        <w:rPr>
          <w:rFonts w:hint="eastAsia"/>
        </w:rPr>
        <w:t>原生执行</w:t>
      </w:r>
      <w:r w:rsidR="00DD6BA8" w:rsidRPr="00A45500">
        <w:rPr>
          <w:rFonts w:hint="eastAsia"/>
        </w:rPr>
        <w:t>、</w:t>
      </w:r>
      <w:r w:rsidRPr="00A45500">
        <w:rPr>
          <w:rFonts w:hint="eastAsia"/>
        </w:rPr>
        <w:t>之前的可重现性工作</w:t>
      </w:r>
      <w:r w:rsidR="00A13BB7" w:rsidRPr="00A45500">
        <w:rPr>
          <w:rFonts w:hint="eastAsia"/>
        </w:rPr>
        <w:t>R</w:t>
      </w:r>
      <w:r w:rsidR="00A13BB7" w:rsidRPr="00A45500">
        <w:t>R</w:t>
      </w:r>
      <w:r w:rsidR="002D20F6" w:rsidRPr="00A45500">
        <w:rPr>
          <w:vertAlign w:val="superscript"/>
        </w:rPr>
        <w:fldChar w:fldCharType="begin"/>
      </w:r>
      <w:r w:rsidR="002D20F6" w:rsidRPr="00A45500">
        <w:rPr>
          <w:vertAlign w:val="superscript"/>
        </w:rPr>
        <w:instrText xml:space="preserve"> REF _Ref99208082 \r \h  \* MERGEFORMAT </w:instrText>
      </w:r>
      <w:r w:rsidR="002D20F6" w:rsidRPr="00A45500">
        <w:rPr>
          <w:vertAlign w:val="superscript"/>
        </w:rPr>
      </w:r>
      <w:r w:rsidR="002D20F6" w:rsidRPr="00A45500">
        <w:rPr>
          <w:vertAlign w:val="superscript"/>
        </w:rPr>
        <w:fldChar w:fldCharType="separate"/>
      </w:r>
      <w:r w:rsidR="002D20F6" w:rsidRPr="00A45500">
        <w:rPr>
          <w:vertAlign w:val="superscript"/>
        </w:rPr>
        <w:t>[7]</w:t>
      </w:r>
      <w:r w:rsidR="002D20F6" w:rsidRPr="00A45500">
        <w:rPr>
          <w:vertAlign w:val="superscript"/>
        </w:rPr>
        <w:fldChar w:fldCharType="end"/>
      </w:r>
      <w:r w:rsidR="00B10655" w:rsidRPr="00A45500">
        <w:rPr>
          <w:rFonts w:hint="eastAsia"/>
        </w:rPr>
        <w:t>的</w:t>
      </w:r>
      <w:r w:rsidR="00D23D52" w:rsidRPr="00A45500">
        <w:rPr>
          <w:rFonts w:hint="eastAsia"/>
        </w:rPr>
        <w:t>性能差异</w:t>
      </w:r>
      <w:r w:rsidRPr="00A45500">
        <w:rPr>
          <w:rFonts w:hint="eastAsia"/>
        </w:rPr>
        <w:t>。</w:t>
      </w:r>
    </w:p>
    <w:p w14:paraId="45029862" w14:textId="43B174F2" w:rsidR="00EA24E6" w:rsidRPr="00A45500" w:rsidRDefault="007C3413" w:rsidP="007C3413">
      <w:pPr>
        <w:pStyle w:val="22"/>
      </w:pPr>
      <w:bookmarkStart w:id="168" w:name="_Toc99905776"/>
      <w:r w:rsidRPr="00A45500">
        <w:rPr>
          <w:rFonts w:hint="eastAsia"/>
        </w:rPr>
        <w:t>4</w:t>
      </w:r>
      <w:r w:rsidRPr="00A45500">
        <w:t>.3.1</w:t>
      </w:r>
      <w:r w:rsidR="00F55408" w:rsidRPr="00A45500">
        <w:t xml:space="preserve"> </w:t>
      </w:r>
      <w:r w:rsidR="00F55408" w:rsidRPr="00A45500">
        <w:rPr>
          <w:rFonts w:hint="eastAsia"/>
        </w:rPr>
        <w:t>功能验证</w:t>
      </w:r>
      <w:bookmarkEnd w:id="168"/>
    </w:p>
    <w:p w14:paraId="6BAF93EA" w14:textId="70E77C45" w:rsidR="007C3413" w:rsidRPr="00A45500" w:rsidRDefault="00C36434" w:rsidP="00EA24E6">
      <w:pPr>
        <w:ind w:firstLine="480"/>
      </w:pPr>
      <w:r w:rsidRPr="00A45500">
        <w:rPr>
          <w:rFonts w:hint="eastAsia"/>
        </w:rPr>
        <w:t>首先需要</w:t>
      </w:r>
      <w:r w:rsidR="00BA671D" w:rsidRPr="00A45500">
        <w:rPr>
          <w:rFonts w:hint="eastAsia"/>
        </w:rPr>
        <w:t>验证</w:t>
      </w:r>
      <w:r w:rsidR="003079C2" w:rsidRPr="00A45500">
        <w:rPr>
          <w:rFonts w:hint="eastAsia"/>
        </w:rPr>
        <w:t>能否成功在</w:t>
      </w:r>
      <w:r w:rsidR="00BA671D" w:rsidRPr="00A45500">
        <w:rPr>
          <w:rFonts w:hint="eastAsia"/>
        </w:rPr>
        <w:t>容器中</w:t>
      </w:r>
      <w:r w:rsidR="003079C2" w:rsidRPr="00A45500">
        <w:rPr>
          <w:rFonts w:hint="eastAsia"/>
        </w:rPr>
        <w:t>可重现地执行程序</w:t>
      </w:r>
      <w:r w:rsidR="006104A6" w:rsidRPr="00A45500">
        <w:rPr>
          <w:rFonts w:hint="eastAsia"/>
        </w:rPr>
        <w:t>，本文设计了</w:t>
      </w:r>
      <w:r w:rsidR="006104A6" w:rsidRPr="00A45500">
        <w:rPr>
          <w:rFonts w:hint="eastAsia"/>
        </w:rPr>
        <w:t>1</w:t>
      </w:r>
      <w:r w:rsidR="006104A6" w:rsidRPr="00A45500">
        <w:rPr>
          <w:rFonts w:hint="eastAsia"/>
        </w:rPr>
        <w:t>个</w:t>
      </w:r>
      <w:r w:rsidR="008F5EA0" w:rsidRPr="00A45500">
        <w:rPr>
          <w:rFonts w:hint="eastAsia"/>
        </w:rPr>
        <w:t>简单的示例程序</w:t>
      </w:r>
      <w:r w:rsidR="001C00F3" w:rsidRPr="00A45500">
        <w:rPr>
          <w:rFonts w:hint="eastAsia"/>
        </w:rPr>
        <w:t>：</w:t>
      </w:r>
      <w:r w:rsidR="00E3738C" w:rsidRPr="00A45500">
        <w:rPr>
          <w:rFonts w:hint="eastAsia"/>
        </w:rPr>
        <w:t>在</w:t>
      </w:r>
      <w:r w:rsidR="009D50ED" w:rsidRPr="00A45500">
        <w:rPr>
          <w:rFonts w:hint="eastAsia"/>
        </w:rPr>
        <w:t>容器中</w:t>
      </w:r>
      <w:r w:rsidR="00C77754" w:rsidRPr="00A45500">
        <w:rPr>
          <w:rFonts w:hint="eastAsia"/>
        </w:rPr>
        <w:t>运行</w:t>
      </w:r>
      <m:oMath>
        <m:r>
          <w:rPr>
            <w:rFonts w:ascii="Cambria Math" w:hAnsi="Cambria Math" w:hint="eastAsia"/>
          </w:rPr>
          <m:t>date</m:t>
        </m:r>
      </m:oMath>
      <w:r w:rsidR="009A28FB" w:rsidRPr="00A45500">
        <w:rPr>
          <w:rFonts w:hint="eastAsia"/>
        </w:rPr>
        <w:t xml:space="preserve"> </w:t>
      </w:r>
      <w:r w:rsidR="009A28FB" w:rsidRPr="00A45500">
        <w:rPr>
          <w:rFonts w:hint="eastAsia"/>
        </w:rPr>
        <w:t>命令</w:t>
      </w:r>
      <w:r w:rsidR="000126D7" w:rsidRPr="00A45500">
        <w:rPr>
          <w:rFonts w:hint="eastAsia"/>
        </w:rPr>
        <w:t>，多次输出</w:t>
      </w:r>
      <w:r w:rsidR="00DB52B2" w:rsidRPr="00A45500">
        <w:rPr>
          <w:rFonts w:hint="eastAsia"/>
        </w:rPr>
        <w:t>的</w:t>
      </w:r>
      <w:r w:rsidR="00B15156" w:rsidRPr="00A45500">
        <w:rPr>
          <w:rFonts w:hint="eastAsia"/>
        </w:rPr>
        <w:t>时间信息应当一致</w:t>
      </w:r>
      <w:r w:rsidR="000F65B4" w:rsidRPr="00A45500">
        <w:rPr>
          <w:rFonts w:hint="eastAsia"/>
        </w:rPr>
        <w:t>，如</w:t>
      </w:r>
      <w:r w:rsidR="00FD3CDD" w:rsidRPr="00A45500">
        <w:rPr>
          <w:rFonts w:hint="eastAsia"/>
        </w:rPr>
        <w:t>图</w:t>
      </w:r>
      <w:r w:rsidR="00FD3CDD" w:rsidRPr="00A45500">
        <w:rPr>
          <w:rFonts w:hint="eastAsia"/>
        </w:rPr>
        <w:t>4</w:t>
      </w:r>
      <w:r w:rsidR="00FD3CDD" w:rsidRPr="00A45500">
        <w:t>.3</w:t>
      </w:r>
      <w:r w:rsidR="00FD3CDD" w:rsidRPr="00A45500">
        <w:rPr>
          <w:rFonts w:hint="eastAsia"/>
        </w:rPr>
        <w:t>所示</w:t>
      </w:r>
      <w:r w:rsidR="00810B8E" w:rsidRPr="00A45500">
        <w:rPr>
          <w:rFonts w:hint="eastAsia"/>
        </w:rPr>
        <w:t>：</w:t>
      </w:r>
    </w:p>
    <w:p w14:paraId="76A34DF6" w14:textId="59EC883A" w:rsidR="000767AB" w:rsidRPr="00A45500" w:rsidRDefault="000767AB" w:rsidP="000767AB">
      <w:pPr>
        <w:keepNext/>
        <w:spacing w:line="240" w:lineRule="auto"/>
        <w:ind w:firstLineChars="0" w:firstLine="0"/>
        <w:jc w:val="center"/>
      </w:pPr>
      <w:commentRangeStart w:id="169"/>
      <w:r w:rsidRPr="00A45500">
        <w:rPr>
          <w:rFonts w:hint="eastAsia"/>
          <w:noProof/>
        </w:rPr>
        <w:lastRenderedPageBreak/>
        <w:drawing>
          <wp:inline distT="0" distB="0" distL="0" distR="0" wp14:anchorId="26192BCD" wp14:editId="27CFFAD5">
            <wp:extent cx="4298774" cy="2832597"/>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6603" cy="2850934"/>
                    </a:xfrm>
                    <a:prstGeom prst="rect">
                      <a:avLst/>
                    </a:prstGeom>
                    <a:noFill/>
                    <a:ln>
                      <a:noFill/>
                    </a:ln>
                  </pic:spPr>
                </pic:pic>
              </a:graphicData>
            </a:graphic>
          </wp:inline>
        </w:drawing>
      </w:r>
      <w:commentRangeEnd w:id="169"/>
      <w:r w:rsidR="00C4506F">
        <w:rPr>
          <w:rStyle w:val="afff7"/>
        </w:rPr>
        <w:commentReference w:id="169"/>
      </w:r>
    </w:p>
    <w:p w14:paraId="09EAAD91" w14:textId="07EDFA04" w:rsidR="00E77FBA" w:rsidRPr="00A45500" w:rsidRDefault="000767AB" w:rsidP="00F24ED2">
      <w:pPr>
        <w:pStyle w:val="afa"/>
      </w:pPr>
      <w:r w:rsidRPr="00A45500">
        <w:rPr>
          <w:rFonts w:hint="eastAsia"/>
        </w:rPr>
        <w:t>图</w:t>
      </w:r>
      <w:r w:rsidR="000F65B4" w:rsidRPr="00A45500">
        <w:rPr>
          <w:rFonts w:hint="eastAsia"/>
        </w:rPr>
        <w:t>4</w:t>
      </w:r>
      <w:r w:rsidR="000F65B4" w:rsidRPr="00A45500">
        <w:t>.3</w:t>
      </w:r>
      <w:r w:rsidRPr="00A45500">
        <w:rPr>
          <w:rFonts w:hint="eastAsia"/>
        </w:rPr>
        <w:t xml:space="preserve"> </w:t>
      </w:r>
      <m:oMath>
        <m:r>
          <w:rPr>
            <w:rFonts w:ascii="Cambria Math" w:hAnsi="Cambria Math"/>
          </w:rPr>
          <m:t>date</m:t>
        </m:r>
      </m:oMath>
      <w:r w:rsidR="000D6B76" w:rsidRPr="00A45500">
        <w:rPr>
          <w:rFonts w:hint="eastAsia"/>
        </w:rPr>
        <w:t>命令</w:t>
      </w:r>
      <w:r w:rsidR="00F24ED2" w:rsidRPr="00A45500">
        <w:rPr>
          <w:rFonts w:hint="eastAsia"/>
        </w:rPr>
        <w:t>可重现性执行</w:t>
      </w:r>
    </w:p>
    <w:p w14:paraId="35656395" w14:textId="2D27F111" w:rsidR="000D2C37" w:rsidRPr="00A45500" w:rsidRDefault="00B25535" w:rsidP="000D2C37">
      <w:pPr>
        <w:ind w:firstLine="480"/>
      </w:pPr>
      <w:r w:rsidRPr="00A45500">
        <w:rPr>
          <w:rFonts w:hint="eastAsia"/>
        </w:rPr>
        <w:t>在</w:t>
      </w:r>
      <w:commentRangeStart w:id="170"/>
      <w:r w:rsidRPr="00A45500">
        <w:rPr>
          <w:rFonts w:hint="eastAsia"/>
        </w:rPr>
        <w:t>这个</w:t>
      </w:r>
      <w:r w:rsidR="00D43669" w:rsidRPr="00A45500">
        <w:rPr>
          <w:rFonts w:hint="eastAsia"/>
        </w:rPr>
        <w:t>简单的功能性验证示例中</w:t>
      </w:r>
      <w:r w:rsidR="006104A6" w:rsidRPr="00A45500">
        <w:rPr>
          <w:rFonts w:hint="eastAsia"/>
        </w:rPr>
        <w:t>，</w:t>
      </w:r>
      <w:r w:rsidR="00781BBF" w:rsidRPr="00A45500">
        <w:rPr>
          <w:rFonts w:hint="eastAsia"/>
        </w:rPr>
        <w:t>通过</w:t>
      </w:r>
      <w:r w:rsidR="00AC6F6C" w:rsidRPr="00A45500">
        <w:rPr>
          <w:rFonts w:hint="eastAsia"/>
        </w:rPr>
        <w:t>控制</w:t>
      </w:r>
      <w:r w:rsidR="00781BBF" w:rsidRPr="00A45500">
        <w:rPr>
          <w:rFonts w:hint="eastAsia"/>
        </w:rPr>
        <w:t>可重现性容器内部</w:t>
      </w:r>
      <w:r w:rsidR="000F1047" w:rsidRPr="00A45500">
        <w:rPr>
          <w:rFonts w:hint="eastAsia"/>
        </w:rPr>
        <w:t>系统调用</w:t>
      </w:r>
      <w:r w:rsidR="009E12D2" w:rsidRPr="00A45500">
        <w:rPr>
          <w:rFonts w:hint="eastAsia"/>
        </w:rPr>
        <w:t>设置虚拟时间</w:t>
      </w:r>
      <w:r w:rsidR="0028257C" w:rsidRPr="00A45500">
        <w:rPr>
          <w:rFonts w:hint="eastAsia"/>
        </w:rPr>
        <w:t>，</w:t>
      </w:r>
      <w:r w:rsidR="006A5AE9" w:rsidRPr="00A45500">
        <w:rPr>
          <w:rFonts w:hint="eastAsia"/>
        </w:rPr>
        <w:t>在</w:t>
      </w:r>
      <w:r w:rsidR="006A5AE9" w:rsidRPr="00A45500">
        <w:rPr>
          <w:rFonts w:hint="eastAsia"/>
        </w:rPr>
        <w:t>3</w:t>
      </w:r>
      <w:r w:rsidR="006A5AE9" w:rsidRPr="00A45500">
        <w:t>0</w:t>
      </w:r>
      <w:r w:rsidR="006A5AE9" w:rsidRPr="00A45500">
        <w:rPr>
          <w:rFonts w:hint="eastAsia"/>
        </w:rPr>
        <w:t>次执行中</w:t>
      </w:r>
      <w:r w:rsidR="009E12D2" w:rsidRPr="00A45500">
        <w:rPr>
          <w:rFonts w:hint="eastAsia"/>
        </w:rPr>
        <w:t>输出的容器内部</w:t>
      </w:r>
      <w:r w:rsidR="0032358A" w:rsidRPr="00A45500">
        <w:rPr>
          <w:rFonts w:hint="eastAsia"/>
        </w:rPr>
        <w:t>时间信息完全一致</w:t>
      </w:r>
      <w:commentRangeEnd w:id="170"/>
      <w:r w:rsidR="00C4506F">
        <w:rPr>
          <w:rStyle w:val="afff7"/>
        </w:rPr>
        <w:commentReference w:id="170"/>
      </w:r>
      <w:r w:rsidR="0032358A" w:rsidRPr="00A45500">
        <w:rPr>
          <w:rFonts w:hint="eastAsia"/>
        </w:rPr>
        <w:t>。</w:t>
      </w:r>
    </w:p>
    <w:p w14:paraId="3099F6B6" w14:textId="47538DDE" w:rsidR="001B186A" w:rsidRPr="00A45500" w:rsidRDefault="001B186A" w:rsidP="009858A4">
      <w:pPr>
        <w:pStyle w:val="22"/>
      </w:pPr>
      <w:bookmarkStart w:id="171" w:name="_Toc99905777"/>
      <w:r w:rsidRPr="00A45500">
        <w:rPr>
          <w:rFonts w:hint="eastAsia"/>
        </w:rPr>
        <w:t>4</w:t>
      </w:r>
      <w:r w:rsidRPr="00A45500">
        <w:t>.3.</w:t>
      </w:r>
      <w:r w:rsidR="00AA4332" w:rsidRPr="00A45500">
        <w:t xml:space="preserve">2 </w:t>
      </w:r>
      <w:r w:rsidR="00E432D6" w:rsidRPr="00A45500">
        <w:rPr>
          <w:rFonts w:hint="eastAsia"/>
        </w:rPr>
        <w:t>运行时间</w:t>
      </w:r>
      <w:bookmarkEnd w:id="171"/>
    </w:p>
    <w:p w14:paraId="1F1084DA" w14:textId="48DE0C58" w:rsidR="006D0F81" w:rsidRPr="00A45500" w:rsidRDefault="006D0F81" w:rsidP="000F5BDB">
      <w:pPr>
        <w:ind w:firstLine="480"/>
      </w:pPr>
      <w:r w:rsidRPr="00A45500">
        <w:rPr>
          <w:rFonts w:hint="eastAsia"/>
        </w:rPr>
        <w:t>图</w:t>
      </w:r>
      <w:r w:rsidR="00024C05" w:rsidRPr="00A45500">
        <w:t>4.4</w:t>
      </w:r>
      <w:r w:rsidR="004A3586" w:rsidRPr="00A45500">
        <w:rPr>
          <w:rFonts w:hint="eastAsia"/>
        </w:rPr>
        <w:t>和</w:t>
      </w:r>
      <w:r w:rsidR="00554723" w:rsidRPr="00A45500">
        <w:rPr>
          <w:rFonts w:hint="eastAsia"/>
        </w:rPr>
        <w:t>图</w:t>
      </w:r>
      <w:r w:rsidR="009350E5" w:rsidRPr="00A45500">
        <w:t>4.5</w:t>
      </w:r>
      <w:r w:rsidR="009B7456" w:rsidRPr="00A45500">
        <w:rPr>
          <w:rFonts w:hint="eastAsia"/>
        </w:rPr>
        <w:t>展示了</w:t>
      </w:r>
      <w:r w:rsidR="00B341E5" w:rsidRPr="00A45500">
        <w:rPr>
          <w:rFonts w:hint="eastAsia"/>
        </w:rPr>
        <w:t>各种</w:t>
      </w:r>
      <w:r w:rsidR="00296AE2" w:rsidRPr="00A45500">
        <w:rPr>
          <w:rFonts w:hint="eastAsia"/>
        </w:rPr>
        <w:t>基准测试程序的运行时间</w:t>
      </w:r>
      <w:r w:rsidR="00E34E99" w:rsidRPr="00A45500">
        <w:rPr>
          <w:rFonts w:hint="eastAsia"/>
        </w:rPr>
        <w:t>对比</w:t>
      </w:r>
      <w:r w:rsidR="00725294" w:rsidRPr="00A45500">
        <w:rPr>
          <w:rFonts w:hint="eastAsia"/>
        </w:rPr>
        <w:t>，</w:t>
      </w:r>
      <w:r w:rsidR="00E113D9" w:rsidRPr="00A45500">
        <w:rPr>
          <w:rFonts w:hint="eastAsia"/>
        </w:rPr>
        <w:t>以</w:t>
      </w:r>
      <w:r w:rsidR="00136BAD" w:rsidRPr="00A45500">
        <w:rPr>
          <w:rFonts w:hint="eastAsia"/>
        </w:rPr>
        <w:t>不使用</w:t>
      </w:r>
      <w:r w:rsidR="00085375" w:rsidRPr="00A45500">
        <w:rPr>
          <w:rFonts w:hint="eastAsia"/>
        </w:rPr>
        <w:t>可重现性工具</w:t>
      </w:r>
      <w:proofErr w:type="gramStart"/>
      <w:r w:rsidR="00085375" w:rsidRPr="00A45500">
        <w:rPr>
          <w:rFonts w:hint="eastAsia"/>
        </w:rPr>
        <w:t>下</w:t>
      </w:r>
      <w:r w:rsidR="004F45A5" w:rsidRPr="00A45500">
        <w:rPr>
          <w:rFonts w:hint="eastAsia"/>
        </w:rPr>
        <w:t>程序</w:t>
      </w:r>
      <w:proofErr w:type="gramEnd"/>
      <w:r w:rsidR="004277B9" w:rsidRPr="00A45500">
        <w:rPr>
          <w:rFonts w:hint="eastAsia"/>
        </w:rPr>
        <w:t>的执行时间</w:t>
      </w:r>
      <w:r w:rsidR="00EA2987" w:rsidRPr="00A45500">
        <w:rPr>
          <w:rFonts w:hint="eastAsia"/>
        </w:rPr>
        <w:t>为基准</w:t>
      </w:r>
      <w:r w:rsidR="00715C13" w:rsidRPr="00A45500">
        <w:rPr>
          <w:rFonts w:hint="eastAsia"/>
        </w:rPr>
        <w:t>，</w:t>
      </w:r>
      <w:r w:rsidR="00C62DBE" w:rsidRPr="00A45500">
        <w:rPr>
          <w:rFonts w:hint="eastAsia"/>
        </w:rPr>
        <w:t>并与</w:t>
      </w:r>
      <w:r w:rsidR="00842CD7" w:rsidRPr="00A45500">
        <w:rPr>
          <w:rFonts w:hint="eastAsia"/>
        </w:rPr>
        <w:t>确定性重放工具</w:t>
      </w:r>
      <w:r w:rsidR="00C90ACA" w:rsidRPr="00A45500">
        <w:rPr>
          <w:rFonts w:hint="eastAsia"/>
        </w:rPr>
        <w:t>R</w:t>
      </w:r>
      <w:r w:rsidR="00C90ACA" w:rsidRPr="00A45500">
        <w:t>R</w:t>
      </w:r>
      <w:r w:rsidR="00C90ACA" w:rsidRPr="00A45500">
        <w:rPr>
          <w:rFonts w:hint="eastAsia"/>
        </w:rPr>
        <w:t>对比</w:t>
      </w:r>
      <w:r w:rsidR="00C62DBE" w:rsidRPr="00A45500">
        <w:rPr>
          <w:rFonts w:hint="eastAsia"/>
        </w:rPr>
        <w:t>，</w:t>
      </w:r>
      <w:r w:rsidR="008E190C" w:rsidRPr="00A45500">
        <w:rPr>
          <w:rFonts w:hint="eastAsia"/>
        </w:rPr>
        <w:t>记录</w:t>
      </w:r>
      <w:r w:rsidR="006A4EBE" w:rsidRPr="00A45500">
        <w:rPr>
          <w:rFonts w:hint="eastAsia"/>
        </w:rPr>
        <w:t>基准测试</w:t>
      </w:r>
      <w:r w:rsidR="003C47F2" w:rsidRPr="00A45500">
        <w:rPr>
          <w:rFonts w:hint="eastAsia"/>
        </w:rPr>
        <w:t>程序的平均开销。</w:t>
      </w:r>
    </w:p>
    <w:p w14:paraId="5734ED57" w14:textId="765F8A2A" w:rsidR="006E1993" w:rsidRPr="00A45500" w:rsidRDefault="00670CA5" w:rsidP="006E1993">
      <w:pPr>
        <w:keepNext/>
        <w:spacing w:line="240" w:lineRule="auto"/>
        <w:ind w:firstLineChars="0" w:firstLine="0"/>
        <w:jc w:val="center"/>
      </w:pPr>
      <w:r w:rsidRPr="00A45500">
        <w:rPr>
          <w:noProof/>
        </w:rPr>
        <w:drawing>
          <wp:inline distT="0" distB="0" distL="0" distR="0" wp14:anchorId="6610E3A3" wp14:editId="636317FA">
            <wp:extent cx="3025963" cy="2361537"/>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27530" cy="2362760"/>
                    </a:xfrm>
                    <a:prstGeom prst="rect">
                      <a:avLst/>
                    </a:prstGeom>
                    <a:noFill/>
                  </pic:spPr>
                </pic:pic>
              </a:graphicData>
            </a:graphic>
          </wp:inline>
        </w:drawing>
      </w:r>
    </w:p>
    <w:p w14:paraId="4B76BA53" w14:textId="04842DC4" w:rsidR="006D0F81" w:rsidRPr="00A45500" w:rsidRDefault="006E1993" w:rsidP="006E1993">
      <w:pPr>
        <w:pStyle w:val="afa"/>
      </w:pPr>
      <w:r w:rsidRPr="00A45500">
        <w:rPr>
          <w:rFonts w:hint="eastAsia"/>
        </w:rPr>
        <w:t>图</w:t>
      </w:r>
      <w:r w:rsidR="00C91348" w:rsidRPr="00A45500">
        <w:rPr>
          <w:rFonts w:hint="eastAsia"/>
        </w:rPr>
        <w:t>4</w:t>
      </w:r>
      <w:r w:rsidR="00C91348" w:rsidRPr="00A45500">
        <w:t>.4</w:t>
      </w:r>
      <w:r w:rsidRPr="00A45500">
        <w:rPr>
          <w:rFonts w:hint="eastAsia"/>
        </w:rPr>
        <w:t xml:space="preserve"> </w:t>
      </w:r>
      <w:r w:rsidR="00450408" w:rsidRPr="00A45500">
        <w:rPr>
          <w:rFonts w:hint="eastAsia"/>
        </w:rPr>
        <w:t>不包括</w:t>
      </w:r>
      <w:r w:rsidR="00346EB8" w:rsidRPr="00A45500">
        <w:rPr>
          <w:rFonts w:hint="eastAsia"/>
        </w:rPr>
        <w:t>d</w:t>
      </w:r>
      <w:r w:rsidR="00346EB8" w:rsidRPr="00A45500">
        <w:t>ate</w:t>
      </w:r>
      <w:r w:rsidR="00346EB8" w:rsidRPr="00A45500">
        <w:rPr>
          <w:rFonts w:hint="eastAsia"/>
        </w:rPr>
        <w:t>的系统命令</w:t>
      </w:r>
      <w:r w:rsidR="00F42440" w:rsidRPr="00A45500">
        <w:rPr>
          <w:rFonts w:hint="eastAsia"/>
        </w:rPr>
        <w:t>执行时间</w:t>
      </w:r>
      <w:r w:rsidR="00FD1BCF" w:rsidRPr="00A45500">
        <w:rPr>
          <w:rFonts w:hint="eastAsia"/>
        </w:rPr>
        <w:t>比较</w:t>
      </w:r>
    </w:p>
    <w:p w14:paraId="7BB25B13" w14:textId="33B1B06E" w:rsidR="00813DE0" w:rsidRPr="00A45500" w:rsidRDefault="009A0E53" w:rsidP="00C35413">
      <w:pPr>
        <w:ind w:firstLine="480"/>
      </w:pPr>
      <w:r w:rsidRPr="00A45500">
        <w:rPr>
          <w:rFonts w:hint="eastAsia"/>
        </w:rPr>
        <w:lastRenderedPageBreak/>
        <w:t>图</w:t>
      </w:r>
      <w:r w:rsidR="00882F54" w:rsidRPr="00A45500">
        <w:t>4.4</w:t>
      </w:r>
      <w:r w:rsidR="00784459" w:rsidRPr="00A45500">
        <w:rPr>
          <w:rFonts w:hint="eastAsia"/>
        </w:rPr>
        <w:t>展示</w:t>
      </w:r>
      <w:r w:rsidR="006D56AF" w:rsidRPr="00A45500">
        <w:rPr>
          <w:rFonts w:hint="eastAsia"/>
        </w:rPr>
        <w:t>了</w:t>
      </w:r>
      <m:oMath>
        <m:r>
          <w:rPr>
            <w:rFonts w:ascii="Cambria Math" w:hAnsi="Cambria Math"/>
          </w:rPr>
          <m:t>cp</m:t>
        </m:r>
      </m:oMath>
      <w:r w:rsidR="001D560D" w:rsidRPr="00A45500">
        <w:rPr>
          <w:rFonts w:hint="eastAsia"/>
        </w:rPr>
        <w:t xml:space="preserve"> </w:t>
      </w:r>
      <w:r w:rsidR="001D560D" w:rsidRPr="00A45500">
        <w:rPr>
          <w:rFonts w:hint="eastAsia"/>
        </w:rPr>
        <w:t>和</w:t>
      </w:r>
      <m:oMath>
        <m:r>
          <w:rPr>
            <w:rFonts w:ascii="Cambria Math" w:hAnsi="Cambria Math" w:hint="eastAsia"/>
          </w:rPr>
          <m:t>m</m:t>
        </m:r>
        <m:r>
          <w:rPr>
            <w:rFonts w:ascii="Cambria Math" w:hAnsi="Cambria Math"/>
          </w:rPr>
          <m:t xml:space="preserve">ake </m:t>
        </m:r>
      </m:oMath>
      <w:r w:rsidR="001D560D" w:rsidRPr="00A45500">
        <w:rPr>
          <w:rFonts w:hint="eastAsia"/>
        </w:rPr>
        <w:t>的</w:t>
      </w:r>
      <w:r w:rsidR="00A01DA1" w:rsidRPr="00A45500">
        <w:rPr>
          <w:rFonts w:hint="eastAsia"/>
        </w:rPr>
        <w:t>运行时间</w:t>
      </w:r>
      <w:r w:rsidR="00CA0941" w:rsidRPr="00A45500">
        <w:rPr>
          <w:rFonts w:hint="eastAsia"/>
        </w:rPr>
        <w:t>，以</w:t>
      </w:r>
      <w:r w:rsidR="00B64432" w:rsidRPr="00A45500">
        <w:rPr>
          <w:rFonts w:hint="eastAsia"/>
        </w:rPr>
        <w:t>不使用</w:t>
      </w:r>
      <w:r w:rsidR="002215AD" w:rsidRPr="00A45500">
        <w:rPr>
          <w:rFonts w:hint="eastAsia"/>
        </w:rPr>
        <w:t>确定性重放工具</w:t>
      </w:r>
      <w:r w:rsidR="00CC1841" w:rsidRPr="00A45500">
        <w:rPr>
          <w:rFonts w:hint="eastAsia"/>
        </w:rPr>
        <w:t>作为</w:t>
      </w:r>
      <w:r w:rsidR="000C7DB4" w:rsidRPr="00A45500">
        <w:rPr>
          <w:rFonts w:hint="eastAsia"/>
        </w:rPr>
        <w:t>其</w:t>
      </w:r>
      <w:r w:rsidR="007F63B2" w:rsidRPr="00A45500">
        <w:rPr>
          <w:rFonts w:hint="eastAsia"/>
        </w:rPr>
        <w:t>标准</w:t>
      </w:r>
      <w:r w:rsidR="00981421" w:rsidRPr="00A45500">
        <w:rPr>
          <w:rFonts w:hint="eastAsia"/>
        </w:rPr>
        <w:t>执行时间，</w:t>
      </w:r>
      <w:r w:rsidR="0003357B" w:rsidRPr="00A45500">
        <w:rPr>
          <w:rFonts w:hint="eastAsia"/>
        </w:rPr>
        <w:t>展示</w:t>
      </w:r>
      <w:r w:rsidR="00AC392E" w:rsidRPr="00A45500">
        <w:rPr>
          <w:rFonts w:hint="eastAsia"/>
        </w:rPr>
        <w:t>使用不同方法的</w:t>
      </w:r>
      <w:r w:rsidR="008C6903" w:rsidRPr="00A45500">
        <w:rPr>
          <w:rFonts w:hint="eastAsia"/>
        </w:rPr>
        <w:t>测试的</w:t>
      </w:r>
      <w:r w:rsidR="007F63B2" w:rsidRPr="00A45500">
        <w:rPr>
          <w:rFonts w:hint="eastAsia"/>
        </w:rPr>
        <w:t>执行时间与</w:t>
      </w:r>
      <w:r w:rsidR="000C7F38" w:rsidRPr="00A45500">
        <w:rPr>
          <w:rFonts w:hint="eastAsia"/>
        </w:rPr>
        <w:t>基准</w:t>
      </w:r>
      <w:r w:rsidR="005D7AB7" w:rsidRPr="00A45500">
        <w:rPr>
          <w:rFonts w:hint="eastAsia"/>
        </w:rPr>
        <w:t>时间的比值</w:t>
      </w:r>
      <w:r w:rsidR="008C6903" w:rsidRPr="00A45500">
        <w:rPr>
          <w:rFonts w:hint="eastAsia"/>
        </w:rPr>
        <w:t>。</w:t>
      </w:r>
      <w:r w:rsidR="005D07B0" w:rsidRPr="00A45500">
        <w:rPr>
          <w:rFonts w:hint="eastAsia"/>
        </w:rPr>
        <w:t>对于</w:t>
      </w:r>
      <w:r w:rsidR="005D07B0" w:rsidRPr="00A45500">
        <w:rPr>
          <w:rFonts w:hint="eastAsia"/>
        </w:rPr>
        <w:t>R</w:t>
      </w:r>
      <w:r w:rsidR="005D07B0" w:rsidRPr="00A45500">
        <w:t>R</w:t>
      </w:r>
      <w:r w:rsidR="005D07B0" w:rsidRPr="00A45500">
        <w:rPr>
          <w:rFonts w:hint="eastAsia"/>
        </w:rPr>
        <w:t>工具</w:t>
      </w:r>
      <w:r w:rsidR="007159DC" w:rsidRPr="00A45500">
        <w:rPr>
          <w:rFonts w:hint="eastAsia"/>
        </w:rPr>
        <w:t>而言</w:t>
      </w:r>
      <w:r w:rsidR="00E41E97" w:rsidRPr="00A45500">
        <w:rPr>
          <w:rFonts w:hint="eastAsia"/>
        </w:rPr>
        <w:t>，分为记录和重放</w:t>
      </w:r>
      <w:r w:rsidR="00E41E97" w:rsidRPr="00A45500">
        <w:rPr>
          <w:rFonts w:hint="eastAsia"/>
        </w:rPr>
        <w:t>2</w:t>
      </w:r>
      <w:r w:rsidR="00E41E97" w:rsidRPr="00A45500">
        <w:rPr>
          <w:rFonts w:hint="eastAsia"/>
        </w:rPr>
        <w:t>个阶段</w:t>
      </w:r>
      <w:r w:rsidR="00C90132" w:rsidRPr="00A45500">
        <w:rPr>
          <w:rFonts w:hint="eastAsia"/>
        </w:rPr>
        <w:t>，实验分别测试了这</w:t>
      </w:r>
      <w:r w:rsidR="00C90132" w:rsidRPr="00A45500">
        <w:rPr>
          <w:rFonts w:hint="eastAsia"/>
        </w:rPr>
        <w:t>2</w:t>
      </w:r>
      <w:r w:rsidR="00C90132" w:rsidRPr="00A45500">
        <w:rPr>
          <w:rFonts w:hint="eastAsia"/>
        </w:rPr>
        <w:t>个阶段的程序执行时间。</w:t>
      </w:r>
      <w:r w:rsidR="00281B3B" w:rsidRPr="00A45500">
        <w:rPr>
          <w:rFonts w:hint="eastAsia"/>
        </w:rPr>
        <w:t>每个测试</w:t>
      </w:r>
      <w:r w:rsidR="00471A79" w:rsidRPr="00A45500">
        <w:rPr>
          <w:rFonts w:hint="eastAsia"/>
        </w:rPr>
        <w:t>运行</w:t>
      </w:r>
      <w:r w:rsidR="00471A79" w:rsidRPr="00A45500">
        <w:rPr>
          <w:rFonts w:hint="eastAsia"/>
        </w:rPr>
        <w:t>6</w:t>
      </w:r>
      <w:r w:rsidR="00471A79" w:rsidRPr="00A45500">
        <w:rPr>
          <w:rFonts w:hint="eastAsia"/>
        </w:rPr>
        <w:t>次，舍弃第</w:t>
      </w:r>
      <w:r w:rsidR="00471A79" w:rsidRPr="00A45500">
        <w:rPr>
          <w:rFonts w:hint="eastAsia"/>
        </w:rPr>
        <w:t>1</w:t>
      </w:r>
      <w:r w:rsidR="00471A79" w:rsidRPr="00A45500">
        <w:rPr>
          <w:rFonts w:hint="eastAsia"/>
        </w:rPr>
        <w:t>次</w:t>
      </w:r>
      <w:r w:rsidR="00DB2A9D" w:rsidRPr="00A45500">
        <w:rPr>
          <w:rFonts w:hint="eastAsia"/>
        </w:rPr>
        <w:t>结果，并计算剩余</w:t>
      </w:r>
      <w:r w:rsidR="00DB2A9D" w:rsidRPr="00A45500">
        <w:rPr>
          <w:rFonts w:hint="eastAsia"/>
        </w:rPr>
        <w:t>5</w:t>
      </w:r>
      <w:r w:rsidR="00DB2A9D" w:rsidRPr="00A45500">
        <w:rPr>
          <w:rFonts w:hint="eastAsia"/>
        </w:rPr>
        <w:t>次记录的</w:t>
      </w:r>
      <w:r w:rsidR="009B5128" w:rsidRPr="00A45500">
        <w:rPr>
          <w:rFonts w:hint="eastAsia"/>
        </w:rPr>
        <w:t>算术</w:t>
      </w:r>
      <w:r w:rsidR="00DB2A9D" w:rsidRPr="00A45500">
        <w:rPr>
          <w:rFonts w:hint="eastAsia"/>
        </w:rPr>
        <w:t>平均值。</w:t>
      </w:r>
      <w:r w:rsidR="00793419" w:rsidRPr="00A45500">
        <w:rPr>
          <w:rFonts w:hint="eastAsia"/>
        </w:rPr>
        <w:t>图中的误差线</w:t>
      </w:r>
      <w:r w:rsidR="008A1B6E" w:rsidRPr="00A45500">
        <w:rPr>
          <w:rFonts w:hint="eastAsia"/>
        </w:rPr>
        <w:t>表示</w:t>
      </w:r>
      <w:r w:rsidR="004E5187" w:rsidRPr="00A45500">
        <w:rPr>
          <w:rFonts w:hint="eastAsia"/>
        </w:rPr>
        <w:t>了</w:t>
      </w:r>
      <w:r w:rsidR="00793419" w:rsidRPr="00A45500">
        <w:rPr>
          <w:rFonts w:hint="eastAsia"/>
        </w:rPr>
        <w:t xml:space="preserve"> 95 % </w:t>
      </w:r>
      <w:r w:rsidR="00793419" w:rsidRPr="00A45500">
        <w:rPr>
          <w:rFonts w:hint="eastAsia"/>
        </w:rPr>
        <w:t>的置信区间。</w:t>
      </w:r>
      <w:r w:rsidR="00E6197D" w:rsidRPr="00A45500">
        <w:rPr>
          <w:rFonts w:hint="eastAsia"/>
        </w:rPr>
        <w:t>由于</w:t>
      </w:r>
      <m:oMath>
        <m:r>
          <w:rPr>
            <w:rFonts w:ascii="Cambria Math" w:hAnsi="Cambria Math" w:hint="eastAsia"/>
          </w:rPr>
          <m:t>c</m:t>
        </m:r>
        <m:r>
          <w:rPr>
            <w:rFonts w:ascii="Cambria Math" w:hAnsi="Cambria Math"/>
          </w:rPr>
          <m:t xml:space="preserve">p </m:t>
        </m:r>
      </m:oMath>
      <w:r w:rsidR="00451510" w:rsidRPr="00A45500">
        <w:rPr>
          <w:rFonts w:hint="eastAsia"/>
        </w:rPr>
        <w:t>是单线程</w:t>
      </w:r>
      <w:r w:rsidR="005E0C54" w:rsidRPr="00A45500">
        <w:rPr>
          <w:rFonts w:hint="eastAsia"/>
        </w:rPr>
        <w:t>进行</w:t>
      </w:r>
      <w:r w:rsidR="00B43EAA" w:rsidRPr="00A45500">
        <w:rPr>
          <w:rFonts w:hint="eastAsia"/>
        </w:rPr>
        <w:t>，而</w:t>
      </w:r>
      <m:oMath>
        <m:r>
          <w:rPr>
            <w:rFonts w:ascii="Cambria Math" w:hAnsi="Cambria Math" w:hint="eastAsia"/>
          </w:rPr>
          <m:t>m</m:t>
        </m:r>
        <m:r>
          <w:rPr>
            <w:rFonts w:ascii="Cambria Math" w:hAnsi="Cambria Math"/>
          </w:rPr>
          <m:t>ake</m:t>
        </m:r>
      </m:oMath>
      <w:r w:rsidR="002E333E" w:rsidRPr="00A45500">
        <w:rPr>
          <w:rFonts w:hint="eastAsia"/>
        </w:rPr>
        <w:t xml:space="preserve"> </w:t>
      </w:r>
      <w:r w:rsidR="002E333E" w:rsidRPr="00A45500">
        <w:rPr>
          <w:rFonts w:hint="eastAsia"/>
        </w:rPr>
        <w:t>使用了多线程</w:t>
      </w:r>
      <w:r w:rsidR="006B1F2A" w:rsidRPr="00A45500">
        <w:rPr>
          <w:rFonts w:hint="eastAsia"/>
        </w:rPr>
        <w:t>（</w:t>
      </w:r>
      <w:r w:rsidR="006B1F2A" w:rsidRPr="00A45500">
        <w:rPr>
          <w:rFonts w:hint="eastAsia"/>
        </w:rPr>
        <w:t>4</w:t>
      </w:r>
      <w:r w:rsidR="006B1F2A" w:rsidRPr="00A45500">
        <w:rPr>
          <w:rFonts w:hint="eastAsia"/>
        </w:rPr>
        <w:t>核）</w:t>
      </w:r>
      <w:r w:rsidR="005A12A6" w:rsidRPr="00A45500">
        <w:rPr>
          <w:rFonts w:hint="eastAsia"/>
        </w:rPr>
        <w:t>运行</w:t>
      </w:r>
      <w:r w:rsidR="00E6197D" w:rsidRPr="00A45500">
        <w:rPr>
          <w:rFonts w:hint="eastAsia"/>
        </w:rPr>
        <w:t>，</w:t>
      </w:r>
      <m:oMath>
        <m:r>
          <w:rPr>
            <w:rFonts w:ascii="Cambria Math" w:hAnsi="Cambria Math" w:hint="eastAsia"/>
          </w:rPr>
          <m:t xml:space="preserve">make </m:t>
        </m:r>
      </m:oMath>
      <w:r w:rsidR="00813DE0" w:rsidRPr="00A45500">
        <w:rPr>
          <w:rFonts w:hint="eastAsia"/>
        </w:rPr>
        <w:t>的开销明显高于</w:t>
      </w:r>
      <m:oMath>
        <m:r>
          <w:rPr>
            <w:rFonts w:ascii="Cambria Math" w:hAnsi="Cambria Math" w:hint="eastAsia"/>
          </w:rPr>
          <m:t>c</m:t>
        </m:r>
        <m:r>
          <w:rPr>
            <w:rFonts w:ascii="Cambria Math" w:hAnsi="Cambria Math"/>
          </w:rPr>
          <m:t>p</m:t>
        </m:r>
      </m:oMath>
      <w:r w:rsidR="00813DE0" w:rsidRPr="00A45500">
        <w:rPr>
          <w:rFonts w:hint="eastAsia"/>
        </w:rPr>
        <w:t>。</w:t>
      </w:r>
      <w:r w:rsidR="0074062A" w:rsidRPr="00A45500">
        <w:rPr>
          <w:rFonts w:hint="eastAsia"/>
        </w:rPr>
        <w:t>容器与</w:t>
      </w:r>
      <w:r w:rsidR="00C91E0F" w:rsidRPr="00A45500">
        <w:rPr>
          <w:rFonts w:hint="eastAsia"/>
        </w:rPr>
        <w:t>R</w:t>
      </w:r>
      <w:r w:rsidR="00C91E0F" w:rsidRPr="00A45500">
        <w:t>R</w:t>
      </w:r>
      <w:r w:rsidR="00363B87" w:rsidRPr="00A45500">
        <w:rPr>
          <w:rFonts w:hint="eastAsia"/>
        </w:rPr>
        <w:t>之间</w:t>
      </w:r>
      <w:r w:rsidR="00BA63BA" w:rsidRPr="00A45500">
        <w:rPr>
          <w:rFonts w:hint="eastAsia"/>
        </w:rPr>
        <w:t>比较</w:t>
      </w:r>
      <w:r w:rsidR="0074062A" w:rsidRPr="00A45500">
        <w:rPr>
          <w:rFonts w:hint="eastAsia"/>
        </w:rPr>
        <w:t>，</w:t>
      </w:r>
      <w:r w:rsidR="00E23244" w:rsidRPr="00A45500">
        <w:rPr>
          <w:rFonts w:hint="eastAsia"/>
        </w:rPr>
        <w:t>对于</w:t>
      </w:r>
      <w:r w:rsidR="00481EB4" w:rsidRPr="00A45500">
        <w:rPr>
          <w:rFonts w:hint="eastAsia"/>
        </w:rPr>
        <w:t>单</w:t>
      </w:r>
      <w:r w:rsidR="00BD2348" w:rsidRPr="00A45500">
        <w:rPr>
          <w:rFonts w:hint="eastAsia"/>
        </w:rPr>
        <w:t>线程</w:t>
      </w:r>
      <w:r w:rsidR="000C2903" w:rsidRPr="00A45500">
        <w:rPr>
          <w:rFonts w:hint="eastAsia"/>
        </w:rPr>
        <w:t>运行的</w:t>
      </w:r>
      <m:oMath>
        <m:r>
          <w:rPr>
            <w:rFonts w:ascii="Cambria Math" w:hAnsi="Cambria Math" w:hint="eastAsia"/>
          </w:rPr>
          <m:t>cp</m:t>
        </m:r>
      </m:oMath>
      <w:r w:rsidR="00C55DDF" w:rsidRPr="00A45500">
        <w:rPr>
          <w:rFonts w:hint="eastAsia"/>
        </w:rPr>
        <w:t xml:space="preserve"> </w:t>
      </w:r>
      <w:r w:rsidR="00065484" w:rsidRPr="00A45500">
        <w:rPr>
          <w:rFonts w:hint="eastAsia"/>
        </w:rPr>
        <w:t>，</w:t>
      </w:r>
      <w:r w:rsidR="00AE58BE" w:rsidRPr="00A45500">
        <w:rPr>
          <w:rFonts w:hint="eastAsia"/>
        </w:rPr>
        <w:t>二者均</w:t>
      </w:r>
      <w:r w:rsidR="00181286" w:rsidRPr="00A45500">
        <w:rPr>
          <w:rFonts w:hint="eastAsia"/>
        </w:rPr>
        <w:t>实现了</w:t>
      </w:r>
      <w:r w:rsidR="00181286" w:rsidRPr="00A45500">
        <w:rPr>
          <w:rFonts w:hint="eastAsia"/>
        </w:rPr>
        <w:t>1</w:t>
      </w:r>
      <w:r w:rsidR="00181286" w:rsidRPr="00A45500">
        <w:t>.5</w:t>
      </w:r>
      <w:r w:rsidR="00181286" w:rsidRPr="00A45500">
        <w:rPr>
          <w:rFonts w:hint="eastAsia"/>
        </w:rPr>
        <w:t>倍以内的额外开销</w:t>
      </w:r>
      <w:r w:rsidR="00B60082" w:rsidRPr="00A45500">
        <w:rPr>
          <w:rFonts w:hint="eastAsia"/>
        </w:rPr>
        <w:t>；</w:t>
      </w:r>
      <w:r w:rsidR="00BA5DA5" w:rsidRPr="00A45500">
        <w:rPr>
          <w:rFonts w:hint="eastAsia"/>
        </w:rPr>
        <w:t>但是</w:t>
      </w:r>
      <w:r w:rsidR="007E7D61" w:rsidRPr="00A45500">
        <w:rPr>
          <w:rFonts w:hint="eastAsia"/>
        </w:rPr>
        <w:t>对于</w:t>
      </w:r>
      <w:r w:rsidR="00A77C70" w:rsidRPr="00A45500">
        <w:rPr>
          <w:rFonts w:hint="eastAsia"/>
        </w:rPr>
        <w:t>多线程</w:t>
      </w:r>
      <w:r w:rsidR="00B3582C" w:rsidRPr="00A45500">
        <w:rPr>
          <w:rFonts w:hint="eastAsia"/>
        </w:rPr>
        <w:t>运行的</w:t>
      </w:r>
      <m:oMath>
        <m:r>
          <w:rPr>
            <w:rFonts w:ascii="Cambria Math" w:hAnsi="Cambria Math" w:hint="eastAsia"/>
          </w:rPr>
          <m:t>m</m:t>
        </m:r>
        <m:r>
          <w:rPr>
            <w:rFonts w:ascii="Cambria Math" w:hAnsi="Cambria Math"/>
          </w:rPr>
          <m:t>ake</m:t>
        </m:r>
      </m:oMath>
      <w:r w:rsidR="00B3582C" w:rsidRPr="00A45500">
        <w:rPr>
          <w:rFonts w:hint="eastAsia"/>
        </w:rPr>
        <w:t xml:space="preserve"> </w:t>
      </w:r>
      <w:r w:rsidR="00B3582C" w:rsidRPr="00A45500">
        <w:rPr>
          <w:rFonts w:hint="eastAsia"/>
        </w:rPr>
        <w:t>，</w:t>
      </w:r>
      <w:r w:rsidR="007346E1" w:rsidRPr="00A45500">
        <w:rPr>
          <w:rFonts w:hint="eastAsia"/>
        </w:rPr>
        <w:t>R</w:t>
      </w:r>
      <w:r w:rsidR="007346E1" w:rsidRPr="00A45500">
        <w:t>R</w:t>
      </w:r>
      <w:r w:rsidR="007346E1" w:rsidRPr="00A45500">
        <w:rPr>
          <w:rFonts w:hint="eastAsia"/>
        </w:rPr>
        <w:t>的</w:t>
      </w:r>
      <w:r w:rsidR="00F20A2B" w:rsidRPr="00A45500">
        <w:rPr>
          <w:rFonts w:hint="eastAsia"/>
        </w:rPr>
        <w:t>额外开销变得</w:t>
      </w:r>
      <w:r w:rsidR="00A13746" w:rsidRPr="00A45500">
        <w:rPr>
          <w:rFonts w:hint="eastAsia"/>
        </w:rPr>
        <w:t>十分巨大</w:t>
      </w:r>
      <w:r w:rsidR="001C52F0" w:rsidRPr="00A45500">
        <w:rPr>
          <w:rFonts w:hint="eastAsia"/>
        </w:rPr>
        <w:t>（最高</w:t>
      </w:r>
      <w:r w:rsidR="00547467" w:rsidRPr="00A45500">
        <w:rPr>
          <w:rFonts w:hint="eastAsia"/>
        </w:rPr>
        <w:t>1</w:t>
      </w:r>
      <w:r w:rsidR="00547467" w:rsidRPr="00A45500">
        <w:t>1.93</w:t>
      </w:r>
      <w:r w:rsidR="000C0957" w:rsidRPr="00A45500">
        <w:rPr>
          <w:rFonts w:hint="eastAsia"/>
        </w:rPr>
        <w:t>倍</w:t>
      </w:r>
      <w:r w:rsidR="001C52F0" w:rsidRPr="00A45500">
        <w:rPr>
          <w:rFonts w:hint="eastAsia"/>
        </w:rPr>
        <w:t>）</w:t>
      </w:r>
      <w:r w:rsidR="00A753BF" w:rsidRPr="00A45500">
        <w:rPr>
          <w:rFonts w:hint="eastAsia"/>
        </w:rPr>
        <w:t>，而</w:t>
      </w:r>
      <w:r w:rsidR="00063288" w:rsidRPr="00A45500">
        <w:rPr>
          <w:rFonts w:hint="eastAsia"/>
        </w:rPr>
        <w:t>容器的额外开销</w:t>
      </w:r>
      <w:r w:rsidR="001352A2" w:rsidRPr="00A45500">
        <w:rPr>
          <w:rFonts w:hint="eastAsia"/>
        </w:rPr>
        <w:t>依然</w:t>
      </w:r>
      <w:r w:rsidR="00A8177F" w:rsidRPr="00A45500">
        <w:rPr>
          <w:rFonts w:hint="eastAsia"/>
        </w:rPr>
        <w:t>保持在</w:t>
      </w:r>
      <w:r w:rsidR="00A8177F" w:rsidRPr="00A45500">
        <w:rPr>
          <w:rFonts w:hint="eastAsia"/>
        </w:rPr>
        <w:t>2</w:t>
      </w:r>
      <w:r w:rsidR="00A8177F" w:rsidRPr="00A45500">
        <w:rPr>
          <w:rFonts w:hint="eastAsia"/>
        </w:rPr>
        <w:t>倍以下（</w:t>
      </w:r>
      <w:r w:rsidR="00A8177F" w:rsidRPr="00A45500">
        <w:rPr>
          <w:rFonts w:hint="eastAsia"/>
        </w:rPr>
        <w:t>1</w:t>
      </w:r>
      <w:r w:rsidR="00A8177F" w:rsidRPr="00A45500">
        <w:t>.63</w:t>
      </w:r>
      <w:r w:rsidR="00A8177F" w:rsidRPr="00A45500">
        <w:rPr>
          <w:rFonts w:hint="eastAsia"/>
        </w:rPr>
        <w:t>倍）</w:t>
      </w:r>
      <w:r w:rsidR="00655A56" w:rsidRPr="00A45500">
        <w:rPr>
          <w:rFonts w:hint="eastAsia"/>
        </w:rPr>
        <w:t>，容器方法具有</w:t>
      </w:r>
      <w:r w:rsidR="00DA4FCB" w:rsidRPr="00A45500">
        <w:rPr>
          <w:rFonts w:hint="eastAsia"/>
        </w:rPr>
        <w:t>更</w:t>
      </w:r>
      <w:r w:rsidR="00650EEB" w:rsidRPr="00A45500">
        <w:rPr>
          <w:rFonts w:hint="eastAsia"/>
        </w:rPr>
        <w:t>少</w:t>
      </w:r>
      <w:r w:rsidR="00F70C20" w:rsidRPr="00A45500">
        <w:rPr>
          <w:rFonts w:hint="eastAsia"/>
        </w:rPr>
        <w:t>的</w:t>
      </w:r>
      <w:r w:rsidR="008F588E" w:rsidRPr="00A45500">
        <w:rPr>
          <w:rFonts w:hint="eastAsia"/>
        </w:rPr>
        <w:t>额外开销。</w:t>
      </w:r>
    </w:p>
    <w:p w14:paraId="6B6036E1" w14:textId="3E8CF04E" w:rsidR="001F28E2" w:rsidRPr="00A45500" w:rsidRDefault="006E0E53" w:rsidP="007A6150">
      <w:pPr>
        <w:spacing w:line="240" w:lineRule="auto"/>
        <w:ind w:firstLineChars="0" w:firstLine="0"/>
        <w:jc w:val="center"/>
      </w:pPr>
      <w:r w:rsidRPr="00A45500">
        <w:rPr>
          <w:noProof/>
        </w:rPr>
        <w:drawing>
          <wp:inline distT="0" distB="0" distL="0" distR="0" wp14:anchorId="3A258EC4" wp14:editId="3CC32AB9">
            <wp:extent cx="5231958" cy="26327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47080" cy="2640389"/>
                    </a:xfrm>
                    <a:prstGeom prst="rect">
                      <a:avLst/>
                    </a:prstGeom>
                    <a:noFill/>
                  </pic:spPr>
                </pic:pic>
              </a:graphicData>
            </a:graphic>
          </wp:inline>
        </w:drawing>
      </w:r>
    </w:p>
    <w:p w14:paraId="008D3598" w14:textId="73E6AC26" w:rsidR="00580DC9" w:rsidRPr="00A45500" w:rsidRDefault="0043511E" w:rsidP="00C46D3A">
      <w:pPr>
        <w:pStyle w:val="afa"/>
      </w:pPr>
      <w:r w:rsidRPr="00A45500">
        <w:rPr>
          <w:rFonts w:hint="eastAsia"/>
        </w:rPr>
        <w:t>图</w:t>
      </w:r>
      <w:r w:rsidR="0087710E" w:rsidRPr="00A45500">
        <w:rPr>
          <w:rFonts w:hint="eastAsia"/>
        </w:rPr>
        <w:t>4</w:t>
      </w:r>
      <w:r w:rsidR="0087710E" w:rsidRPr="00A45500">
        <w:t>.5</w:t>
      </w:r>
      <w:r w:rsidR="00DD03DF" w:rsidRPr="00A45500">
        <w:t xml:space="preserve"> </w:t>
      </w:r>
      <w:r w:rsidR="00D77EA3" w:rsidRPr="00A45500">
        <w:rPr>
          <w:rFonts w:hint="eastAsia"/>
        </w:rPr>
        <w:t>PARSEC</w:t>
      </w:r>
      <w:r w:rsidR="00D77EA3" w:rsidRPr="00A45500">
        <w:rPr>
          <w:rFonts w:hint="eastAsia"/>
        </w:rPr>
        <w:t>基准测试集</w:t>
      </w:r>
      <w:r w:rsidR="00F9718C" w:rsidRPr="00A45500">
        <w:rPr>
          <w:rFonts w:hint="eastAsia"/>
        </w:rPr>
        <w:t>执行时间</w:t>
      </w:r>
      <w:r w:rsidR="006963F9" w:rsidRPr="00A45500">
        <w:rPr>
          <w:rFonts w:hint="eastAsia"/>
        </w:rPr>
        <w:t>比较</w:t>
      </w:r>
    </w:p>
    <w:p w14:paraId="7406FA44" w14:textId="572CB3FA" w:rsidR="00580DC9" w:rsidRPr="00A45500" w:rsidRDefault="0009228B" w:rsidP="00632FA9">
      <w:pPr>
        <w:ind w:firstLine="480"/>
      </w:pPr>
      <w:r w:rsidRPr="00A45500">
        <w:rPr>
          <w:rFonts w:hint="eastAsia"/>
        </w:rPr>
        <w:t>图</w:t>
      </w:r>
      <w:r w:rsidRPr="00A45500">
        <w:rPr>
          <w:rFonts w:hint="eastAsia"/>
        </w:rPr>
        <w:t>4</w:t>
      </w:r>
      <w:r w:rsidRPr="00A45500">
        <w:t>.5</w:t>
      </w:r>
      <w:r w:rsidR="002B6FC6" w:rsidRPr="00A45500">
        <w:rPr>
          <w:rFonts w:hint="eastAsia"/>
        </w:rPr>
        <w:t>展示</w:t>
      </w:r>
      <w:r w:rsidR="00C542B3" w:rsidRPr="00A45500">
        <w:rPr>
          <w:rFonts w:hint="eastAsia"/>
        </w:rPr>
        <w:t>了</w:t>
      </w:r>
      <w:r w:rsidR="00C542B3" w:rsidRPr="00A45500">
        <w:rPr>
          <w:rFonts w:hint="eastAsia"/>
        </w:rPr>
        <w:t>PARSEC</w:t>
      </w:r>
      <w:r w:rsidR="00C542B3" w:rsidRPr="00A45500">
        <w:rPr>
          <w:rFonts w:hint="eastAsia"/>
        </w:rPr>
        <w:t>基准测试集中</w:t>
      </w:r>
      <w:r w:rsidR="00C542B3" w:rsidRPr="00A45500">
        <w:rPr>
          <w:rFonts w:hint="eastAsia"/>
        </w:rPr>
        <w:t>5</w:t>
      </w:r>
      <w:r w:rsidR="00C542B3" w:rsidRPr="00A45500">
        <w:rPr>
          <w:rFonts w:hint="eastAsia"/>
        </w:rPr>
        <w:t>个应用程序的</w:t>
      </w:r>
      <w:r w:rsidR="00F10184" w:rsidRPr="00A45500">
        <w:rPr>
          <w:rFonts w:hint="eastAsia"/>
        </w:rPr>
        <w:t>平均</w:t>
      </w:r>
      <w:r w:rsidR="00B65C0C" w:rsidRPr="00A45500">
        <w:rPr>
          <w:rFonts w:hint="eastAsia"/>
        </w:rPr>
        <w:t>执行时间</w:t>
      </w:r>
      <w:r w:rsidR="00F10184" w:rsidRPr="00A45500">
        <w:rPr>
          <w:rFonts w:hint="eastAsia"/>
        </w:rPr>
        <w:t>开销</w:t>
      </w:r>
      <w:r w:rsidR="00DE5E29" w:rsidRPr="00A45500">
        <w:rPr>
          <w:rFonts w:hint="eastAsia"/>
        </w:rPr>
        <w:t>，其中</w:t>
      </w:r>
      <w:r w:rsidR="00D565A7" w:rsidRPr="00A45500">
        <w:rPr>
          <w:rFonts w:hint="eastAsia"/>
        </w:rPr>
        <w:t>额外开销最多的程序是</w:t>
      </w:r>
      <m:oMath>
        <m:r>
          <w:rPr>
            <w:rFonts w:ascii="Cambria Math" w:hAnsi="Cambria Math" w:hint="eastAsia"/>
          </w:rPr>
          <m:t>s</m:t>
        </m:r>
        <m:r>
          <w:rPr>
            <w:rFonts w:ascii="Cambria Math" w:hAnsi="Cambria Math"/>
          </w:rPr>
          <m:t>waptions</m:t>
        </m:r>
      </m:oMath>
      <w:r w:rsidR="00EB46C6" w:rsidRPr="00A45500">
        <w:rPr>
          <w:rFonts w:hint="eastAsia"/>
        </w:rPr>
        <w:t>。</w:t>
      </w:r>
      <w:r w:rsidR="005A22EE" w:rsidRPr="00A45500">
        <w:rPr>
          <w:rFonts w:hint="eastAsia"/>
        </w:rPr>
        <w:t>由于</w:t>
      </w:r>
      <m:oMath>
        <m:r>
          <w:rPr>
            <w:rFonts w:ascii="Cambria Math" w:hAnsi="Cambria Math" w:hint="eastAsia"/>
          </w:rPr>
          <m:t>s</m:t>
        </m:r>
        <m:r>
          <w:rPr>
            <w:rFonts w:ascii="Cambria Math" w:hAnsi="Cambria Math"/>
          </w:rPr>
          <m:t>waptions</m:t>
        </m:r>
      </m:oMath>
      <w:r w:rsidR="00365906" w:rsidRPr="00A45500">
        <w:rPr>
          <w:rFonts w:hint="eastAsia"/>
        </w:rPr>
        <w:t xml:space="preserve"> </w:t>
      </w:r>
      <w:r w:rsidR="00365906" w:rsidRPr="00A45500">
        <w:rPr>
          <w:rFonts w:hint="eastAsia"/>
        </w:rPr>
        <w:t>具有最多的</w:t>
      </w:r>
      <w:r w:rsidR="00D05E40" w:rsidRPr="00A45500">
        <w:rPr>
          <w:rFonts w:hint="eastAsia"/>
        </w:rPr>
        <w:t>共享访存</w:t>
      </w:r>
      <w:r w:rsidR="0006644A" w:rsidRPr="00A45500">
        <w:rPr>
          <w:rFonts w:hint="eastAsia"/>
        </w:rPr>
        <w:t>操作数量</w:t>
      </w:r>
      <w:r w:rsidR="00184671" w:rsidRPr="00A45500">
        <w:rPr>
          <w:rFonts w:hint="eastAsia"/>
        </w:rPr>
        <w:t>，在可重现性方面的开销</w:t>
      </w:r>
      <w:r w:rsidR="001E4D6E" w:rsidRPr="00A45500">
        <w:rPr>
          <w:rFonts w:hint="eastAsia"/>
        </w:rPr>
        <w:t>也会更多。</w:t>
      </w:r>
      <w:r w:rsidR="00A174B2" w:rsidRPr="00A45500">
        <w:rPr>
          <w:rFonts w:hint="eastAsia"/>
        </w:rPr>
        <w:t>相较于</w:t>
      </w:r>
      <w:r w:rsidR="00E8645C" w:rsidRPr="00A45500">
        <w:rPr>
          <w:rFonts w:hint="eastAsia"/>
        </w:rPr>
        <w:t>R</w:t>
      </w:r>
      <w:r w:rsidR="00E8645C" w:rsidRPr="00A45500">
        <w:t>R</w:t>
      </w:r>
      <w:r w:rsidR="00E8645C" w:rsidRPr="00A45500">
        <w:rPr>
          <w:rFonts w:hint="eastAsia"/>
        </w:rPr>
        <w:t>，容器的</w:t>
      </w:r>
      <w:r w:rsidR="000427A5" w:rsidRPr="00A45500">
        <w:rPr>
          <w:rFonts w:hint="eastAsia"/>
        </w:rPr>
        <w:t>额外开销</w:t>
      </w:r>
      <w:r w:rsidR="00BD552F" w:rsidRPr="00A45500">
        <w:rPr>
          <w:rFonts w:hint="eastAsia"/>
        </w:rPr>
        <w:t>总体</w:t>
      </w:r>
      <w:r w:rsidR="0011336D" w:rsidRPr="00A45500">
        <w:rPr>
          <w:rFonts w:hint="eastAsia"/>
        </w:rPr>
        <w:t>低于</w:t>
      </w:r>
      <w:r w:rsidR="008B241A" w:rsidRPr="00A45500">
        <w:rPr>
          <w:rFonts w:hint="eastAsia"/>
        </w:rPr>
        <w:t>R</w:t>
      </w:r>
      <w:r w:rsidR="008B241A" w:rsidRPr="00A45500">
        <w:t>R</w:t>
      </w:r>
      <w:r w:rsidR="007547F8" w:rsidRPr="00A45500">
        <w:rPr>
          <w:rFonts w:hint="eastAsia"/>
        </w:rPr>
        <w:t>，</w:t>
      </w:r>
      <w:r w:rsidR="00EC4390" w:rsidRPr="00A45500">
        <w:rPr>
          <w:rFonts w:hint="eastAsia"/>
        </w:rPr>
        <w:t>大部分开销来源于</w:t>
      </w:r>
      <w:r w:rsidR="003852EF" w:rsidRPr="00A45500">
        <w:rPr>
          <w:rFonts w:hint="eastAsia"/>
        </w:rPr>
        <w:t>容器的</w:t>
      </w:r>
      <w:r w:rsidR="00F46594" w:rsidRPr="00A45500">
        <w:rPr>
          <w:rFonts w:hint="eastAsia"/>
        </w:rPr>
        <w:t>隔离和</w:t>
      </w:r>
      <w:r w:rsidR="00DB294D" w:rsidRPr="00A45500">
        <w:rPr>
          <w:rFonts w:hint="eastAsia"/>
        </w:rPr>
        <w:t>追踪进程的读取</w:t>
      </w:r>
      <w:r w:rsidR="000322A8" w:rsidRPr="00A45500">
        <w:rPr>
          <w:rFonts w:hint="eastAsia"/>
        </w:rPr>
        <w:t>；</w:t>
      </w:r>
      <w:r w:rsidR="00160447" w:rsidRPr="00A45500">
        <w:rPr>
          <w:rFonts w:hint="eastAsia"/>
        </w:rPr>
        <w:t>而</w:t>
      </w:r>
      <w:r w:rsidR="000322A8" w:rsidRPr="00A45500">
        <w:rPr>
          <w:rFonts w:hint="eastAsia"/>
        </w:rPr>
        <w:t>R</w:t>
      </w:r>
      <w:r w:rsidR="000322A8" w:rsidRPr="00A45500">
        <w:t>R</w:t>
      </w:r>
      <w:r w:rsidR="0000205F" w:rsidRPr="00A45500">
        <w:rPr>
          <w:rFonts w:hint="eastAsia"/>
        </w:rPr>
        <w:t>的</w:t>
      </w:r>
      <w:r w:rsidR="000D49C4" w:rsidRPr="00A45500">
        <w:rPr>
          <w:rFonts w:hint="eastAsia"/>
        </w:rPr>
        <w:t>记录</w:t>
      </w:r>
      <w:r w:rsidR="003675E0" w:rsidRPr="00A45500">
        <w:rPr>
          <w:rFonts w:hint="eastAsia"/>
        </w:rPr>
        <w:t>重放</w:t>
      </w:r>
      <w:r w:rsidR="0000205F" w:rsidRPr="00A45500">
        <w:rPr>
          <w:rFonts w:hint="eastAsia"/>
        </w:rPr>
        <w:t>过程</w:t>
      </w:r>
      <w:r w:rsidR="003675E0" w:rsidRPr="00A45500">
        <w:rPr>
          <w:rFonts w:hint="eastAsia"/>
        </w:rPr>
        <w:t>由于需要大量的读写</w:t>
      </w:r>
      <w:r w:rsidR="00346336" w:rsidRPr="00A45500">
        <w:rPr>
          <w:rFonts w:hint="eastAsia"/>
        </w:rPr>
        <w:t>操作</w:t>
      </w:r>
      <w:r w:rsidR="00435AEF" w:rsidRPr="00A45500">
        <w:rPr>
          <w:rFonts w:hint="eastAsia"/>
        </w:rPr>
        <w:t>，不能保证</w:t>
      </w:r>
      <w:r w:rsidR="00DD53CA" w:rsidRPr="00A45500">
        <w:rPr>
          <w:rFonts w:hint="eastAsia"/>
        </w:rPr>
        <w:t>提供</w:t>
      </w:r>
      <w:r w:rsidR="005A3519" w:rsidRPr="00A45500">
        <w:rPr>
          <w:rFonts w:hint="eastAsia"/>
        </w:rPr>
        <w:t>高性能的可重现性</w:t>
      </w:r>
      <w:r w:rsidR="00AA48ED" w:rsidRPr="00A45500">
        <w:rPr>
          <w:rFonts w:hint="eastAsia"/>
        </w:rPr>
        <w:t>（最大额外开销达到了</w:t>
      </w:r>
      <w:r w:rsidR="00AA48ED" w:rsidRPr="00A45500">
        <w:rPr>
          <w:rFonts w:hint="eastAsia"/>
        </w:rPr>
        <w:t>8</w:t>
      </w:r>
      <w:r w:rsidR="00AA48ED" w:rsidRPr="00A45500">
        <w:rPr>
          <w:rFonts w:hint="eastAsia"/>
        </w:rPr>
        <w:t>倍以上）</w:t>
      </w:r>
      <w:r w:rsidR="006203DA" w:rsidRPr="00A45500">
        <w:rPr>
          <w:rFonts w:hint="eastAsia"/>
        </w:rPr>
        <w:t>。</w:t>
      </w:r>
      <w:r w:rsidR="00C8216D" w:rsidRPr="00A45500">
        <w:rPr>
          <w:rFonts w:hint="eastAsia"/>
        </w:rPr>
        <w:t>多次实验的平均</w:t>
      </w:r>
      <w:r w:rsidR="00D2095C" w:rsidRPr="00A45500">
        <w:rPr>
          <w:rFonts w:hint="eastAsia"/>
        </w:rPr>
        <w:t>结果表明，使用容器化可重现方法的运行时额外开销在</w:t>
      </w:r>
      <w:r w:rsidR="001F1C73" w:rsidRPr="00A45500">
        <w:rPr>
          <w:rFonts w:hint="eastAsia"/>
        </w:rPr>
        <w:t>3</w:t>
      </w:r>
      <w:r w:rsidR="001F1C73" w:rsidRPr="00A45500">
        <w:t>.9</w:t>
      </w:r>
      <w:r w:rsidR="001F1C73" w:rsidRPr="00A45500">
        <w:rPr>
          <w:rFonts w:hint="eastAsia"/>
        </w:rPr>
        <w:t>倍左右，而</w:t>
      </w:r>
      <w:r w:rsidR="00412BC2" w:rsidRPr="00A45500">
        <w:rPr>
          <w:rFonts w:hint="eastAsia"/>
        </w:rPr>
        <w:t>R</w:t>
      </w:r>
      <w:r w:rsidR="00412BC2" w:rsidRPr="00A45500">
        <w:t>R</w:t>
      </w:r>
      <w:r w:rsidR="00412BC2" w:rsidRPr="00A45500">
        <w:rPr>
          <w:rFonts w:hint="eastAsia"/>
        </w:rPr>
        <w:t>的记录阶段运行时开销在</w:t>
      </w:r>
      <w:r w:rsidR="00412BC2" w:rsidRPr="00A45500">
        <w:rPr>
          <w:rFonts w:hint="eastAsia"/>
        </w:rPr>
        <w:t>5</w:t>
      </w:r>
      <w:r w:rsidR="00412BC2" w:rsidRPr="00A45500">
        <w:t>.3</w:t>
      </w:r>
      <w:r w:rsidR="00412BC2" w:rsidRPr="00A45500">
        <w:rPr>
          <w:rFonts w:hint="eastAsia"/>
        </w:rPr>
        <w:t>倍左右，重放阶段运行时开销在</w:t>
      </w:r>
      <w:r w:rsidR="00412BC2" w:rsidRPr="00A45500">
        <w:rPr>
          <w:rFonts w:hint="eastAsia"/>
        </w:rPr>
        <w:t>5</w:t>
      </w:r>
      <w:r w:rsidR="00412BC2" w:rsidRPr="00A45500">
        <w:t>.5</w:t>
      </w:r>
      <w:r w:rsidR="00412BC2" w:rsidRPr="00A45500">
        <w:rPr>
          <w:rFonts w:hint="eastAsia"/>
        </w:rPr>
        <w:t>倍左右。</w:t>
      </w:r>
    </w:p>
    <w:p w14:paraId="6901557C" w14:textId="64A3B2F4" w:rsidR="002F18AA" w:rsidRPr="00A45500" w:rsidRDefault="002F18AA" w:rsidP="00632FA9">
      <w:pPr>
        <w:ind w:firstLine="480"/>
      </w:pPr>
      <w:r w:rsidRPr="00A45500">
        <w:rPr>
          <w:rFonts w:hint="eastAsia"/>
        </w:rPr>
        <w:t>此外</w:t>
      </w:r>
      <w:r w:rsidR="00504275" w:rsidRPr="00A45500">
        <w:rPr>
          <w:rFonts w:hint="eastAsia"/>
        </w:rPr>
        <w:t>，由于</w:t>
      </w:r>
      <w:r w:rsidR="00504275" w:rsidRPr="00A45500">
        <w:rPr>
          <w:rFonts w:hint="eastAsia"/>
        </w:rPr>
        <w:t>R</w:t>
      </w:r>
      <w:r w:rsidR="00504275" w:rsidRPr="00A45500">
        <w:t>R</w:t>
      </w:r>
      <w:r w:rsidR="00504275" w:rsidRPr="00A45500">
        <w:rPr>
          <w:rFonts w:hint="eastAsia"/>
        </w:rPr>
        <w:t>并不支持</w:t>
      </w:r>
      <m:oMath>
        <m:r>
          <w:rPr>
            <w:rFonts w:ascii="Cambria Math" w:hAnsi="Cambria Math" w:hint="eastAsia"/>
          </w:rPr>
          <m:t>ioctl</m:t>
        </m:r>
      </m:oMath>
      <w:r w:rsidR="00AA2CB4" w:rsidRPr="00A45500">
        <w:rPr>
          <w:rFonts w:hint="eastAsia"/>
        </w:rPr>
        <w:t xml:space="preserve"> </w:t>
      </w:r>
      <w:r w:rsidR="00D1279F" w:rsidRPr="00A45500">
        <w:rPr>
          <w:rFonts w:hint="eastAsia"/>
        </w:rPr>
        <w:t>系统</w:t>
      </w:r>
      <w:r w:rsidR="00AA2CB4" w:rsidRPr="00A45500">
        <w:rPr>
          <w:rFonts w:hint="eastAsia"/>
        </w:rPr>
        <w:t>调用</w:t>
      </w:r>
      <w:r w:rsidR="009244DE" w:rsidRPr="00A45500">
        <w:rPr>
          <w:rFonts w:hint="eastAsia"/>
        </w:rPr>
        <w:t>，</w:t>
      </w:r>
      <w:r w:rsidR="00EE11CE" w:rsidRPr="00A45500">
        <w:rPr>
          <w:rFonts w:hint="eastAsia"/>
        </w:rPr>
        <w:t>在执行</w:t>
      </w:r>
      <w:r w:rsidR="00226163" w:rsidRPr="00A45500">
        <w:rPr>
          <w:rFonts w:hint="eastAsia"/>
        </w:rPr>
        <w:t>某些</w:t>
      </w:r>
      <w:r w:rsidR="003F1EC8" w:rsidRPr="00A45500">
        <w:rPr>
          <w:rFonts w:hint="eastAsia"/>
        </w:rPr>
        <w:t>程序的时候会产生错误</w:t>
      </w:r>
      <w:r w:rsidR="00226163" w:rsidRPr="00A45500">
        <w:rPr>
          <w:rFonts w:hint="eastAsia"/>
        </w:rPr>
        <w:t>，</w:t>
      </w:r>
      <w:r w:rsidR="007F198E" w:rsidRPr="00A45500">
        <w:rPr>
          <w:rFonts w:hint="eastAsia"/>
        </w:rPr>
        <w:t>需要对其进行</w:t>
      </w:r>
      <w:r w:rsidR="00857834" w:rsidRPr="00A45500">
        <w:rPr>
          <w:rFonts w:hint="eastAsia"/>
        </w:rPr>
        <w:t>额外的调试</w:t>
      </w:r>
      <w:r w:rsidR="008654FF" w:rsidRPr="00A45500">
        <w:rPr>
          <w:rFonts w:hint="eastAsia"/>
        </w:rPr>
        <w:t>。容器方法</w:t>
      </w:r>
      <w:r w:rsidR="00AC1F98" w:rsidRPr="00A45500">
        <w:rPr>
          <w:rFonts w:hint="eastAsia"/>
        </w:rPr>
        <w:t>不存在此种问题。</w:t>
      </w:r>
    </w:p>
    <w:p w14:paraId="4670F3EB" w14:textId="722BAF29" w:rsidR="00B15EC5" w:rsidRPr="00A45500" w:rsidRDefault="009858A4" w:rsidP="009858A4">
      <w:pPr>
        <w:pStyle w:val="22"/>
      </w:pPr>
      <w:bookmarkStart w:id="172" w:name="_Toc99905778"/>
      <w:r w:rsidRPr="00A45500">
        <w:rPr>
          <w:rFonts w:hint="eastAsia"/>
        </w:rPr>
        <w:lastRenderedPageBreak/>
        <w:t>4</w:t>
      </w:r>
      <w:r w:rsidRPr="00A45500">
        <w:t>.3.</w:t>
      </w:r>
      <w:r w:rsidR="001B186A" w:rsidRPr="00A45500">
        <w:t>2</w:t>
      </w:r>
      <w:r w:rsidRPr="00A45500">
        <w:t xml:space="preserve"> </w:t>
      </w:r>
      <w:r w:rsidR="00BE4BED" w:rsidRPr="00A45500">
        <w:rPr>
          <w:rFonts w:hint="eastAsia"/>
        </w:rPr>
        <w:t>存储空间</w:t>
      </w:r>
      <w:bookmarkEnd w:id="172"/>
    </w:p>
    <w:p w14:paraId="3897CBB1" w14:textId="534CCA8E" w:rsidR="001B186A" w:rsidRPr="00A45500" w:rsidRDefault="005556F0" w:rsidP="001B186A">
      <w:pPr>
        <w:ind w:firstLine="480"/>
      </w:pPr>
      <w:r w:rsidRPr="00A45500">
        <w:rPr>
          <w:rFonts w:hint="eastAsia"/>
        </w:rPr>
        <w:t>实验</w:t>
      </w:r>
      <w:r w:rsidR="00D82118" w:rsidRPr="00A45500">
        <w:rPr>
          <w:rFonts w:hint="eastAsia"/>
        </w:rPr>
        <w:t>记录并比较了</w:t>
      </w:r>
      <w:r w:rsidR="000B52E2" w:rsidRPr="00A45500">
        <w:rPr>
          <w:rFonts w:hint="eastAsia"/>
        </w:rPr>
        <w:t>容器和</w:t>
      </w:r>
      <w:r w:rsidR="00DC707F" w:rsidRPr="00A45500">
        <w:rPr>
          <w:rFonts w:hint="eastAsia"/>
        </w:rPr>
        <w:t>R</w:t>
      </w:r>
      <w:r w:rsidR="00DC707F" w:rsidRPr="00A45500">
        <w:t>R</w:t>
      </w:r>
      <w:r w:rsidR="00DC707F" w:rsidRPr="00A45500">
        <w:rPr>
          <w:rFonts w:hint="eastAsia"/>
        </w:rPr>
        <w:t>在</w:t>
      </w:r>
      <w:r w:rsidR="008478C0" w:rsidRPr="00A45500">
        <w:rPr>
          <w:rFonts w:hint="eastAsia"/>
        </w:rPr>
        <w:t>存储空间</w:t>
      </w:r>
      <w:r w:rsidR="00DF4B86" w:rsidRPr="00A45500">
        <w:rPr>
          <w:rFonts w:hint="eastAsia"/>
        </w:rPr>
        <w:t>方面的比较</w:t>
      </w:r>
      <w:r w:rsidR="00810463" w:rsidRPr="00A45500">
        <w:rPr>
          <w:rFonts w:hint="eastAsia"/>
        </w:rPr>
        <w:t>，</w:t>
      </w:r>
      <w:r w:rsidR="00B52E9F" w:rsidRPr="00A45500">
        <w:rPr>
          <w:rFonts w:hint="eastAsia"/>
        </w:rPr>
        <w:t>跟踪包含三种</w:t>
      </w:r>
      <w:r w:rsidR="00EB7FC4" w:rsidRPr="00A45500">
        <w:rPr>
          <w:rFonts w:hint="eastAsia"/>
        </w:rPr>
        <w:t>方式</w:t>
      </w:r>
      <w:r w:rsidR="00D40709" w:rsidRPr="00A45500">
        <w:rPr>
          <w:rFonts w:hint="eastAsia"/>
        </w:rPr>
        <w:t>消耗</w:t>
      </w:r>
      <w:r w:rsidR="00F15223" w:rsidRPr="00A45500">
        <w:rPr>
          <w:rFonts w:hint="eastAsia"/>
        </w:rPr>
        <w:t>的</w:t>
      </w:r>
      <w:r w:rsidR="0081496C" w:rsidRPr="00A45500">
        <w:rPr>
          <w:rFonts w:hint="eastAsia"/>
        </w:rPr>
        <w:t>存储</w:t>
      </w:r>
      <w:r w:rsidR="004F22E9" w:rsidRPr="00A45500">
        <w:rPr>
          <w:rFonts w:hint="eastAsia"/>
        </w:rPr>
        <w:t>空间</w:t>
      </w:r>
      <w:r w:rsidR="00B52E9F" w:rsidRPr="00A45500">
        <w:rPr>
          <w:rFonts w:hint="eastAsia"/>
        </w:rPr>
        <w:t>：用于内存映射操作</w:t>
      </w:r>
      <w:r w:rsidR="003E1752" w:rsidRPr="00A45500">
        <w:rPr>
          <w:rFonts w:hint="eastAsia"/>
        </w:rPr>
        <w:t>的复制（或硬链接</w:t>
      </w:r>
      <w:r w:rsidR="003E1752" w:rsidRPr="00A45500">
        <w:rPr>
          <w:rFonts w:hint="eastAsia"/>
        </w:rPr>
        <w:t>)</w:t>
      </w:r>
      <w:r w:rsidR="00B52E9F" w:rsidRPr="00A45500">
        <w:rPr>
          <w:rFonts w:hint="eastAsia"/>
        </w:rPr>
        <w:t>、</w:t>
      </w:r>
      <w:r w:rsidR="009D539B" w:rsidRPr="00A45500">
        <w:rPr>
          <w:rFonts w:hint="eastAsia"/>
        </w:rPr>
        <w:t>复制</w:t>
      </w:r>
      <w:r w:rsidR="00B52E9F" w:rsidRPr="00A45500">
        <w:rPr>
          <w:rFonts w:hint="eastAsia"/>
        </w:rPr>
        <w:t>文件块</w:t>
      </w:r>
      <w:r w:rsidR="003C06ED" w:rsidRPr="00A45500">
        <w:rPr>
          <w:rFonts w:hint="eastAsia"/>
        </w:rPr>
        <w:t>、</w:t>
      </w:r>
      <w:r w:rsidR="004E584F" w:rsidRPr="00A45500">
        <w:rPr>
          <w:rFonts w:hint="eastAsia"/>
        </w:rPr>
        <w:t>以及</w:t>
      </w:r>
      <w:r w:rsidR="00B52E9F" w:rsidRPr="00A45500">
        <w:rPr>
          <w:rFonts w:hint="eastAsia"/>
        </w:rPr>
        <w:t>所有其他跟踪</w:t>
      </w:r>
      <w:r w:rsidR="00D24C18" w:rsidRPr="00A45500">
        <w:rPr>
          <w:rFonts w:hint="eastAsia"/>
        </w:rPr>
        <w:t>进程</w:t>
      </w:r>
      <w:r w:rsidR="00B52E9F" w:rsidRPr="00A45500">
        <w:rPr>
          <w:rFonts w:hint="eastAsia"/>
        </w:rPr>
        <w:t>的</w:t>
      </w:r>
      <w:r w:rsidR="00CE4285" w:rsidRPr="00A45500">
        <w:rPr>
          <w:rFonts w:hint="eastAsia"/>
        </w:rPr>
        <w:t>产生</w:t>
      </w:r>
      <w:r w:rsidR="004D0A9A" w:rsidRPr="00A45500">
        <w:rPr>
          <w:rFonts w:hint="eastAsia"/>
        </w:rPr>
        <w:t>的</w:t>
      </w:r>
      <w:r w:rsidR="00B52E9F" w:rsidRPr="00A45500">
        <w:rPr>
          <w:rFonts w:hint="eastAsia"/>
        </w:rPr>
        <w:t>文件</w:t>
      </w:r>
      <w:r w:rsidR="000C1D14" w:rsidRPr="00A45500">
        <w:rPr>
          <w:rFonts w:hint="eastAsia"/>
        </w:rPr>
        <w:t>（</w:t>
      </w:r>
      <w:r w:rsidR="002C23C0" w:rsidRPr="00A45500">
        <w:rPr>
          <w:rFonts w:hint="eastAsia"/>
        </w:rPr>
        <w:t>主要</w:t>
      </w:r>
      <w:r w:rsidR="00B52E9F" w:rsidRPr="00A45500">
        <w:rPr>
          <w:rFonts w:hint="eastAsia"/>
        </w:rPr>
        <w:t>是事件元数据和系统调用的结果</w:t>
      </w:r>
      <w:r w:rsidR="000C1D14" w:rsidRPr="00A45500">
        <w:rPr>
          <w:rFonts w:hint="eastAsia"/>
        </w:rPr>
        <w:t>）</w:t>
      </w:r>
      <w:r w:rsidR="00B52E9F" w:rsidRPr="00A45500">
        <w:rPr>
          <w:rFonts w:hint="eastAsia"/>
        </w:rPr>
        <w:t>。内存映射</w:t>
      </w:r>
      <w:r w:rsidR="00D84E4F" w:rsidRPr="00A45500">
        <w:rPr>
          <w:rFonts w:hint="eastAsia"/>
        </w:rPr>
        <w:t>产生的</w:t>
      </w:r>
      <w:r w:rsidR="00B52E9F" w:rsidRPr="00A45500">
        <w:rPr>
          <w:rFonts w:hint="eastAsia"/>
        </w:rPr>
        <w:t>文件主要</w:t>
      </w:r>
      <w:r w:rsidR="00542A11" w:rsidRPr="00A45500">
        <w:rPr>
          <w:rFonts w:hint="eastAsia"/>
        </w:rPr>
        <w:t>来源于</w:t>
      </w:r>
      <w:r w:rsidR="00B52E9F" w:rsidRPr="00A45500">
        <w:rPr>
          <w:rFonts w:hint="eastAsia"/>
        </w:rPr>
        <w:t>跟踪加载的可执行文件和库。</w:t>
      </w:r>
    </w:p>
    <w:p w14:paraId="1B904235" w14:textId="6EEB67C0" w:rsidR="00B52E9F" w:rsidRPr="00A45500" w:rsidRDefault="00FE2574" w:rsidP="001B186A">
      <w:pPr>
        <w:ind w:firstLine="480"/>
      </w:pPr>
      <w:r w:rsidRPr="00A45500">
        <w:rPr>
          <w:rFonts w:hint="eastAsia"/>
        </w:rPr>
        <w:t>图</w:t>
      </w:r>
      <w:r w:rsidR="00ED460B" w:rsidRPr="00A45500">
        <w:rPr>
          <w:rFonts w:hint="eastAsia"/>
        </w:rPr>
        <w:t>4</w:t>
      </w:r>
      <w:r w:rsidR="00ED460B" w:rsidRPr="00A45500">
        <w:t>.6</w:t>
      </w:r>
      <w:r w:rsidR="0007630F" w:rsidRPr="00A45500">
        <w:rPr>
          <w:rFonts w:hint="eastAsia"/>
        </w:rPr>
        <w:t>展示</w:t>
      </w:r>
      <w:r w:rsidR="00B52E9F" w:rsidRPr="00A45500">
        <w:rPr>
          <w:rFonts w:hint="eastAsia"/>
        </w:rPr>
        <w:t>了每个工作负载的存储使用情况，</w:t>
      </w:r>
      <w:r w:rsidR="00B80206" w:rsidRPr="00A45500">
        <w:rPr>
          <w:rFonts w:hint="eastAsia"/>
        </w:rPr>
        <w:t>单位</w:t>
      </w:r>
      <w:r w:rsidR="00B52E9F" w:rsidRPr="00A45500">
        <w:rPr>
          <w:rFonts w:hint="eastAsia"/>
        </w:rPr>
        <w:t>为</w:t>
      </w:r>
      <w:r w:rsidR="00F96091" w:rsidRPr="00A45500">
        <w:rPr>
          <w:rFonts w:hint="eastAsia"/>
        </w:rPr>
        <w:t>MB</w:t>
      </w:r>
      <w:r w:rsidR="00B52E9F" w:rsidRPr="00A45500">
        <w:rPr>
          <w:rFonts w:hint="eastAsia"/>
        </w:rPr>
        <w:t>。</w:t>
      </w:r>
      <w:r w:rsidR="00B5335A" w:rsidRPr="00A45500">
        <w:rPr>
          <w:rFonts w:hint="eastAsia"/>
        </w:rPr>
        <w:t>通过</w:t>
      </w:r>
      <w:r w:rsidR="00B52E9F" w:rsidRPr="00A45500">
        <w:rPr>
          <w:rFonts w:hint="eastAsia"/>
        </w:rPr>
        <w:t>计算每个</w:t>
      </w:r>
      <w:r w:rsidR="00BD3485" w:rsidRPr="00A45500">
        <w:rPr>
          <w:rFonts w:hint="eastAsia"/>
        </w:rPr>
        <w:t>测试程序</w:t>
      </w:r>
      <w:r w:rsidR="005F2527" w:rsidRPr="00A45500">
        <w:rPr>
          <w:rFonts w:hint="eastAsia"/>
        </w:rPr>
        <w:t>占用的</w:t>
      </w:r>
      <w:r w:rsidR="00F042D1" w:rsidRPr="00A45500">
        <w:rPr>
          <w:rFonts w:hint="eastAsia"/>
        </w:rPr>
        <w:t>内存空间</w:t>
      </w:r>
      <w:r w:rsidR="00B52E9F" w:rsidRPr="00A45500">
        <w:rPr>
          <w:rFonts w:hint="eastAsia"/>
        </w:rPr>
        <w:t>的</w:t>
      </w:r>
      <w:r w:rsidR="00667312" w:rsidRPr="00A45500">
        <w:rPr>
          <w:rFonts w:hint="eastAsia"/>
        </w:rPr>
        <w:t>算术</w:t>
      </w:r>
      <w:r w:rsidR="00B52E9F" w:rsidRPr="00A45500">
        <w:rPr>
          <w:rFonts w:hint="eastAsia"/>
        </w:rPr>
        <w:t>平均值</w:t>
      </w:r>
      <w:r w:rsidR="002A0A21" w:rsidRPr="00A45500">
        <w:rPr>
          <w:rFonts w:hint="eastAsia"/>
        </w:rPr>
        <w:t>得到</w:t>
      </w:r>
      <w:r w:rsidR="00A04847" w:rsidRPr="00A45500">
        <w:rPr>
          <w:rFonts w:hint="eastAsia"/>
        </w:rPr>
        <w:t>如下结果</w:t>
      </w:r>
      <w:r w:rsidR="00B52E9F" w:rsidRPr="00A45500">
        <w:rPr>
          <w:rFonts w:hint="eastAsia"/>
        </w:rPr>
        <w:t>。</w:t>
      </w:r>
    </w:p>
    <w:p w14:paraId="5B8269D8" w14:textId="14EDF530" w:rsidR="00FE2574" w:rsidRPr="00A45500" w:rsidRDefault="003D5588" w:rsidP="00FE2574">
      <w:pPr>
        <w:keepNext/>
        <w:spacing w:line="240" w:lineRule="auto"/>
        <w:ind w:firstLineChars="0" w:firstLine="0"/>
        <w:jc w:val="center"/>
      </w:pPr>
      <w:r w:rsidRPr="00A45500">
        <w:rPr>
          <w:noProof/>
        </w:rPr>
        <w:drawing>
          <wp:inline distT="0" distB="0" distL="0" distR="0" wp14:anchorId="2C053589" wp14:editId="61FDCE89">
            <wp:extent cx="5184251" cy="220056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11611" cy="2212174"/>
                    </a:xfrm>
                    <a:prstGeom prst="rect">
                      <a:avLst/>
                    </a:prstGeom>
                    <a:noFill/>
                  </pic:spPr>
                </pic:pic>
              </a:graphicData>
            </a:graphic>
          </wp:inline>
        </w:drawing>
      </w:r>
    </w:p>
    <w:p w14:paraId="699FAAAD" w14:textId="34CBE455" w:rsidR="00683CD3" w:rsidRPr="00A45500" w:rsidRDefault="00FE2574" w:rsidP="004A7BB0">
      <w:pPr>
        <w:pStyle w:val="afa"/>
      </w:pPr>
      <w:r w:rsidRPr="00A45500">
        <w:rPr>
          <w:rFonts w:hint="eastAsia"/>
        </w:rPr>
        <w:t>图</w:t>
      </w:r>
      <w:r w:rsidR="00057D53" w:rsidRPr="00A45500">
        <w:rPr>
          <w:rFonts w:hint="eastAsia"/>
        </w:rPr>
        <w:t>4</w:t>
      </w:r>
      <w:r w:rsidR="00057D53" w:rsidRPr="00A45500">
        <w:t xml:space="preserve">.6 </w:t>
      </w:r>
      <w:r w:rsidR="00C25357" w:rsidRPr="00A45500">
        <w:rPr>
          <w:rFonts w:hint="eastAsia"/>
        </w:rPr>
        <w:t>存储空间使用情况</w:t>
      </w:r>
      <w:r w:rsidR="004A7BB0" w:rsidRPr="00A45500">
        <w:rPr>
          <w:rFonts w:hint="eastAsia"/>
        </w:rPr>
        <w:t>比较</w:t>
      </w:r>
    </w:p>
    <w:p w14:paraId="7D5806A2" w14:textId="21492FC8" w:rsidR="00EE06A3" w:rsidRPr="00A45500" w:rsidRDefault="00AF4CBD" w:rsidP="00AF4CBD">
      <w:pPr>
        <w:pStyle w:val="22"/>
      </w:pPr>
      <w:bookmarkStart w:id="173" w:name="_Toc99905779"/>
      <w:r w:rsidRPr="00A45500">
        <w:rPr>
          <w:rFonts w:hint="eastAsia"/>
        </w:rPr>
        <w:t>4</w:t>
      </w:r>
      <w:r w:rsidRPr="00A45500">
        <w:t>.3.3</w:t>
      </w:r>
      <w:r w:rsidR="00DB2A94" w:rsidRPr="00A45500">
        <w:t xml:space="preserve"> </w:t>
      </w:r>
      <w:r w:rsidR="00C9029E" w:rsidRPr="00A45500">
        <w:rPr>
          <w:rFonts w:hint="eastAsia"/>
        </w:rPr>
        <w:t>容器化方法性能损耗</w:t>
      </w:r>
      <w:bookmarkEnd w:id="173"/>
      <w:r w:rsidR="00DB2A94" w:rsidRPr="00A45500">
        <w:t xml:space="preserve">  </w:t>
      </w:r>
    </w:p>
    <w:p w14:paraId="6190056D" w14:textId="0A26A533" w:rsidR="00093148" w:rsidRPr="00A45500" w:rsidRDefault="0086182B" w:rsidP="00093148">
      <w:pPr>
        <w:ind w:firstLine="480"/>
      </w:pPr>
      <w:r w:rsidRPr="00A45500">
        <w:rPr>
          <w:rFonts w:hint="eastAsia"/>
        </w:rPr>
        <w:t>容器</w:t>
      </w:r>
      <w:r w:rsidR="007A31D7" w:rsidRPr="00A45500">
        <w:rPr>
          <w:rFonts w:hint="eastAsia"/>
        </w:rPr>
        <w:t>化方法</w:t>
      </w:r>
      <w:r w:rsidR="00EF7D29" w:rsidRPr="00A45500">
        <w:rPr>
          <w:rFonts w:hint="eastAsia"/>
        </w:rPr>
        <w:t>相较于</w:t>
      </w:r>
      <w:r w:rsidR="00740209" w:rsidRPr="00A45500">
        <w:rPr>
          <w:rFonts w:hint="eastAsia"/>
        </w:rPr>
        <w:t>裸机执行</w:t>
      </w:r>
      <w:r w:rsidR="0082689E" w:rsidRPr="00A45500">
        <w:rPr>
          <w:rFonts w:hint="eastAsia"/>
        </w:rPr>
        <w:t>增加了中间层</w:t>
      </w:r>
      <w:r w:rsidR="00C6211C" w:rsidRPr="00A45500">
        <w:rPr>
          <w:rFonts w:hint="eastAsia"/>
        </w:rPr>
        <w:t>，优化了可重现性方案的</w:t>
      </w:r>
      <w:r w:rsidR="00776133" w:rsidRPr="00A45500">
        <w:rPr>
          <w:rFonts w:hint="eastAsia"/>
        </w:rPr>
        <w:t>可移植性</w:t>
      </w:r>
      <w:r w:rsidR="00947BD6" w:rsidRPr="00A45500">
        <w:rPr>
          <w:rFonts w:hint="eastAsia"/>
        </w:rPr>
        <w:t>，</w:t>
      </w:r>
      <w:r w:rsidR="002859EE" w:rsidRPr="00A45500">
        <w:rPr>
          <w:rFonts w:hint="eastAsia"/>
        </w:rPr>
        <w:t>但是</w:t>
      </w:r>
      <w:r w:rsidR="005D1D83" w:rsidRPr="00A45500">
        <w:rPr>
          <w:rFonts w:hint="eastAsia"/>
        </w:rPr>
        <w:t>同时</w:t>
      </w:r>
      <w:r w:rsidR="00947BD6" w:rsidRPr="00A45500">
        <w:rPr>
          <w:rFonts w:hint="eastAsia"/>
        </w:rPr>
        <w:t>带来了</w:t>
      </w:r>
      <w:r w:rsidR="00E72015" w:rsidRPr="00A45500">
        <w:rPr>
          <w:rFonts w:hint="eastAsia"/>
        </w:rPr>
        <w:t>确定性输出</w:t>
      </w:r>
      <w:r w:rsidR="0031612B" w:rsidRPr="00A45500">
        <w:rPr>
          <w:rFonts w:hint="eastAsia"/>
        </w:rPr>
        <w:t>带来的开销</w:t>
      </w:r>
      <w:r w:rsidR="00C225C3" w:rsidRPr="00A45500">
        <w:rPr>
          <w:rFonts w:hint="eastAsia"/>
        </w:rPr>
        <w:t>以外</w:t>
      </w:r>
      <w:r w:rsidR="00AE08CB" w:rsidRPr="00A45500">
        <w:rPr>
          <w:rFonts w:hint="eastAsia"/>
        </w:rPr>
        <w:t>的性能损耗</w:t>
      </w:r>
      <w:r w:rsidR="00A02515" w:rsidRPr="00A45500">
        <w:rPr>
          <w:rFonts w:hint="eastAsia"/>
        </w:rPr>
        <w:t>，</w:t>
      </w:r>
      <w:r w:rsidR="00B735AD" w:rsidRPr="00A45500">
        <w:rPr>
          <w:rFonts w:hint="eastAsia"/>
        </w:rPr>
        <w:t>如图</w:t>
      </w:r>
      <w:r w:rsidR="009D79DD" w:rsidRPr="00A45500">
        <w:rPr>
          <w:rFonts w:hint="eastAsia"/>
        </w:rPr>
        <w:t>4</w:t>
      </w:r>
      <w:r w:rsidR="009D79DD" w:rsidRPr="00A45500">
        <w:t>.7</w:t>
      </w:r>
      <w:r w:rsidR="009D79DD" w:rsidRPr="00A45500">
        <w:rPr>
          <w:rFonts w:hint="eastAsia"/>
        </w:rPr>
        <w:t>所示</w:t>
      </w:r>
      <w:r w:rsidR="00A02515" w:rsidRPr="00A45500">
        <w:rPr>
          <w:rFonts w:hint="eastAsia"/>
        </w:rPr>
        <w:t>。</w:t>
      </w:r>
      <w:r w:rsidR="00180854" w:rsidRPr="00A45500">
        <w:rPr>
          <w:rFonts w:hint="eastAsia"/>
        </w:rPr>
        <w:t>实验设计了</w:t>
      </w:r>
      <w:r w:rsidR="0056721C" w:rsidRPr="00A45500">
        <w:rPr>
          <w:rFonts w:hint="eastAsia"/>
        </w:rPr>
        <w:t>性能对比</w:t>
      </w:r>
      <w:r w:rsidR="00434D81" w:rsidRPr="00A45500">
        <w:rPr>
          <w:rFonts w:hint="eastAsia"/>
        </w:rPr>
        <w:t>，针对</w:t>
      </w:r>
      <w:r w:rsidR="005167FF" w:rsidRPr="00A45500">
        <w:rPr>
          <w:rFonts w:hint="eastAsia"/>
        </w:rPr>
        <w:t>另外</w:t>
      </w:r>
      <w:r w:rsidR="006014CA" w:rsidRPr="00A45500">
        <w:rPr>
          <w:rFonts w:hint="eastAsia"/>
        </w:rPr>
        <w:t>2</w:t>
      </w:r>
      <w:r w:rsidR="006014CA" w:rsidRPr="00A45500">
        <w:rPr>
          <w:rFonts w:hint="eastAsia"/>
        </w:rPr>
        <w:t>种</w:t>
      </w:r>
      <w:r w:rsidR="008173F2" w:rsidRPr="00A45500">
        <w:rPr>
          <w:rFonts w:hint="eastAsia"/>
        </w:rPr>
        <w:t>部署方式</w:t>
      </w:r>
      <w:r w:rsidR="00CA51DE" w:rsidRPr="00A45500">
        <w:rPr>
          <w:rFonts w:hint="eastAsia"/>
        </w:rPr>
        <w:t>：（</w:t>
      </w:r>
      <w:r w:rsidR="00CA51DE" w:rsidRPr="00A45500">
        <w:rPr>
          <w:rFonts w:hint="eastAsia"/>
        </w:rPr>
        <w:t>1</w:t>
      </w:r>
      <w:r w:rsidR="00CA51DE" w:rsidRPr="00A45500">
        <w:rPr>
          <w:rFonts w:hint="eastAsia"/>
        </w:rPr>
        <w:t>）</w:t>
      </w:r>
      <w:r w:rsidR="00C46670" w:rsidRPr="00A45500">
        <w:rPr>
          <w:rFonts w:hint="eastAsia"/>
        </w:rPr>
        <w:t>裸机</w:t>
      </w:r>
      <w:r w:rsidR="001937B7" w:rsidRPr="00A45500">
        <w:rPr>
          <w:rFonts w:hint="eastAsia"/>
        </w:rPr>
        <w:t>执行；（</w:t>
      </w:r>
      <w:r w:rsidR="001937B7" w:rsidRPr="00A45500">
        <w:rPr>
          <w:rFonts w:hint="eastAsia"/>
        </w:rPr>
        <w:t>2</w:t>
      </w:r>
      <w:r w:rsidR="001937B7" w:rsidRPr="00A45500">
        <w:rPr>
          <w:rFonts w:hint="eastAsia"/>
        </w:rPr>
        <w:t>）</w:t>
      </w:r>
      <w:r w:rsidR="0099262D" w:rsidRPr="00A45500">
        <w:rPr>
          <w:rFonts w:hint="eastAsia"/>
        </w:rPr>
        <w:t>虚拟机</w:t>
      </w:r>
      <w:r w:rsidR="00704ADB" w:rsidRPr="00A45500">
        <w:rPr>
          <w:rFonts w:hint="eastAsia"/>
        </w:rPr>
        <w:t>进行性能</w:t>
      </w:r>
      <w:r w:rsidR="00ED2884" w:rsidRPr="00A45500">
        <w:rPr>
          <w:rFonts w:hint="eastAsia"/>
        </w:rPr>
        <w:t>比较</w:t>
      </w:r>
      <w:r w:rsidR="005303A1" w:rsidRPr="00A45500">
        <w:rPr>
          <w:rFonts w:hint="eastAsia"/>
        </w:rPr>
        <w:t>。</w:t>
      </w:r>
    </w:p>
    <w:p w14:paraId="7553D3AC" w14:textId="3BA91BC2" w:rsidR="005A47CF" w:rsidRPr="00A45500" w:rsidRDefault="00E10FAC" w:rsidP="005A47CF">
      <w:pPr>
        <w:keepNext/>
        <w:spacing w:line="240" w:lineRule="auto"/>
        <w:ind w:firstLineChars="0" w:firstLine="0"/>
        <w:jc w:val="center"/>
      </w:pPr>
      <w:commentRangeStart w:id="174"/>
      <w:r w:rsidRPr="00A45500">
        <w:rPr>
          <w:noProof/>
        </w:rPr>
        <w:drawing>
          <wp:inline distT="0" distB="0" distL="0" distR="0" wp14:anchorId="5B6AAE56" wp14:editId="14B14B94">
            <wp:extent cx="1118497" cy="129773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28871" cy="1309773"/>
                    </a:xfrm>
                    <a:prstGeom prst="rect">
                      <a:avLst/>
                    </a:prstGeom>
                    <a:noFill/>
                  </pic:spPr>
                </pic:pic>
              </a:graphicData>
            </a:graphic>
          </wp:inline>
        </w:drawing>
      </w:r>
    </w:p>
    <w:p w14:paraId="664A7F92" w14:textId="73B09541" w:rsidR="003B1147" w:rsidRPr="00A45500" w:rsidRDefault="005A47CF" w:rsidP="00B35E31">
      <w:pPr>
        <w:pStyle w:val="afa"/>
      </w:pPr>
      <w:r w:rsidRPr="00A45500">
        <w:rPr>
          <w:rFonts w:hint="eastAsia"/>
        </w:rPr>
        <w:t>图</w:t>
      </w:r>
      <w:r w:rsidR="00A272C1" w:rsidRPr="00A45500">
        <w:rPr>
          <w:rFonts w:hint="eastAsia"/>
        </w:rPr>
        <w:t>4</w:t>
      </w:r>
      <w:r w:rsidR="00A272C1" w:rsidRPr="00A45500">
        <w:t xml:space="preserve">.7 </w:t>
      </w:r>
      <w:r w:rsidR="00C97F37" w:rsidRPr="00A45500">
        <w:rPr>
          <w:rFonts w:hint="eastAsia"/>
        </w:rPr>
        <w:t>比较</w:t>
      </w:r>
      <w:r w:rsidR="00371D10" w:rsidRPr="00A45500">
        <w:rPr>
          <w:rFonts w:hint="eastAsia"/>
        </w:rPr>
        <w:t>容器化的</w:t>
      </w:r>
      <w:r w:rsidR="00B35E31" w:rsidRPr="00A45500">
        <w:rPr>
          <w:rFonts w:hint="eastAsia"/>
        </w:rPr>
        <w:t>性能损耗</w:t>
      </w:r>
      <w:commentRangeEnd w:id="174"/>
      <w:r w:rsidR="00C4506F">
        <w:rPr>
          <w:rStyle w:val="afff7"/>
        </w:rPr>
        <w:commentReference w:id="174"/>
      </w:r>
    </w:p>
    <w:p w14:paraId="361C4C7C" w14:textId="30F86D1D" w:rsidR="00950A1E" w:rsidRPr="00A45500" w:rsidRDefault="00AD2122" w:rsidP="004D4FBF">
      <w:pPr>
        <w:ind w:firstLine="480"/>
      </w:pPr>
      <w:r w:rsidRPr="00A45500">
        <w:rPr>
          <w:rFonts w:hint="eastAsia"/>
        </w:rPr>
        <w:lastRenderedPageBreak/>
        <w:t>图</w:t>
      </w:r>
      <w:r w:rsidR="0094611C" w:rsidRPr="00A45500">
        <w:rPr>
          <w:rFonts w:hint="eastAsia"/>
        </w:rPr>
        <w:t>4</w:t>
      </w:r>
      <w:r w:rsidR="0094611C" w:rsidRPr="00A45500">
        <w:t>.8</w:t>
      </w:r>
      <w:r w:rsidR="00750F7B" w:rsidRPr="00A45500">
        <w:rPr>
          <w:rFonts w:hint="eastAsia"/>
        </w:rPr>
        <w:t>展示了</w:t>
      </w:r>
      <w:r w:rsidR="00BF088F" w:rsidRPr="00A45500">
        <w:rPr>
          <w:rFonts w:hint="eastAsia"/>
        </w:rPr>
        <w:t>P</w:t>
      </w:r>
      <w:r w:rsidR="00BF088F" w:rsidRPr="00A45500">
        <w:t>ARSEC</w:t>
      </w:r>
      <w:r w:rsidR="003A059F" w:rsidRPr="00A45500">
        <w:rPr>
          <w:rFonts w:hint="eastAsia"/>
        </w:rPr>
        <w:t>基准测试集</w:t>
      </w:r>
      <w:r w:rsidR="00EC21C0" w:rsidRPr="00A45500">
        <w:rPr>
          <w:rFonts w:hint="eastAsia"/>
        </w:rPr>
        <w:t>中的应用程序</w:t>
      </w:r>
      <w:r w:rsidR="00715A97" w:rsidRPr="00A45500">
        <w:rPr>
          <w:rFonts w:hint="eastAsia"/>
        </w:rPr>
        <w:t>在</w:t>
      </w:r>
      <w:r w:rsidR="00715A97" w:rsidRPr="00A45500">
        <w:rPr>
          <w:rFonts w:hint="eastAsia"/>
        </w:rPr>
        <w:t>3</w:t>
      </w:r>
      <w:r w:rsidR="00715A97" w:rsidRPr="00A45500">
        <w:rPr>
          <w:rFonts w:hint="eastAsia"/>
        </w:rPr>
        <w:t>种</w:t>
      </w:r>
      <w:r w:rsidR="0009218A" w:rsidRPr="00A45500">
        <w:rPr>
          <w:rFonts w:hint="eastAsia"/>
        </w:rPr>
        <w:t>部署方式下的</w:t>
      </w:r>
      <w:r w:rsidR="00F86C65" w:rsidRPr="00A45500">
        <w:rPr>
          <w:rFonts w:hint="eastAsia"/>
        </w:rPr>
        <w:t>执行时间</w:t>
      </w:r>
      <w:r w:rsidR="00573DF9" w:rsidRPr="00A45500">
        <w:rPr>
          <w:rFonts w:hint="eastAsia"/>
        </w:rPr>
        <w:t>，</w:t>
      </w:r>
      <w:r w:rsidR="00F11AFD" w:rsidRPr="00A45500">
        <w:rPr>
          <w:rFonts w:hint="eastAsia"/>
        </w:rPr>
        <w:t>并以</w:t>
      </w:r>
      <w:r w:rsidR="009C598C" w:rsidRPr="00A45500">
        <w:rPr>
          <w:rFonts w:hint="eastAsia"/>
        </w:rPr>
        <w:t>裸机</w:t>
      </w:r>
      <w:r w:rsidR="0021296E" w:rsidRPr="00A45500">
        <w:rPr>
          <w:rFonts w:hint="eastAsia"/>
        </w:rPr>
        <w:t>执行</w:t>
      </w:r>
      <w:r w:rsidR="00CF15A1" w:rsidRPr="00A45500">
        <w:rPr>
          <w:rFonts w:hint="eastAsia"/>
        </w:rPr>
        <w:t>的</w:t>
      </w:r>
      <w:r w:rsidR="0021296E" w:rsidRPr="00A45500">
        <w:rPr>
          <w:rFonts w:hint="eastAsia"/>
        </w:rPr>
        <w:t>时间</w:t>
      </w:r>
      <w:r w:rsidR="00FA6CCB" w:rsidRPr="00A45500">
        <w:rPr>
          <w:rFonts w:hint="eastAsia"/>
        </w:rPr>
        <w:t>作为</w:t>
      </w:r>
      <w:r w:rsidR="0028151A" w:rsidRPr="00A45500">
        <w:rPr>
          <w:rFonts w:hint="eastAsia"/>
        </w:rPr>
        <w:t>基准时间</w:t>
      </w:r>
      <w:r w:rsidR="00246B27" w:rsidRPr="00A45500">
        <w:rPr>
          <w:rFonts w:hint="eastAsia"/>
        </w:rPr>
        <w:t>；虚拟机的</w:t>
      </w:r>
      <w:r w:rsidR="00BC2EB6" w:rsidRPr="00A45500">
        <w:rPr>
          <w:rFonts w:hint="eastAsia"/>
        </w:rPr>
        <w:t>方式</w:t>
      </w:r>
      <w:r w:rsidR="00CF15A1" w:rsidRPr="00A45500">
        <w:rPr>
          <w:rFonts w:hint="eastAsia"/>
        </w:rPr>
        <w:t>执行时间</w:t>
      </w:r>
      <w:r w:rsidR="00B66ECF" w:rsidRPr="00A45500">
        <w:rPr>
          <w:rFonts w:hint="eastAsia"/>
        </w:rPr>
        <w:t>较大，</w:t>
      </w:r>
      <w:r w:rsidR="00B3025C" w:rsidRPr="00A45500">
        <w:rPr>
          <w:rFonts w:hint="eastAsia"/>
        </w:rPr>
        <w:t>产生</w:t>
      </w:r>
      <w:r w:rsidR="00D05204" w:rsidRPr="00A45500">
        <w:rPr>
          <w:rFonts w:hint="eastAsia"/>
        </w:rPr>
        <w:t>1</w:t>
      </w:r>
      <w:r w:rsidR="00D05204" w:rsidRPr="00A45500">
        <w:t>0</w:t>
      </w:r>
      <w:r w:rsidR="00D05204" w:rsidRPr="00A45500">
        <w:rPr>
          <w:rFonts w:hint="eastAsia"/>
        </w:rPr>
        <w:t>倍以上的</w:t>
      </w:r>
      <w:r w:rsidR="00B3025C" w:rsidRPr="00A45500">
        <w:rPr>
          <w:rFonts w:hint="eastAsia"/>
        </w:rPr>
        <w:t>额外开销</w:t>
      </w:r>
      <w:r w:rsidR="00366F65" w:rsidRPr="00A45500">
        <w:rPr>
          <w:rFonts w:hint="eastAsia"/>
        </w:rPr>
        <w:t>；</w:t>
      </w:r>
      <w:r w:rsidR="00F9088C" w:rsidRPr="00A45500">
        <w:rPr>
          <w:rFonts w:hint="eastAsia"/>
        </w:rPr>
        <w:t>容器化方法</w:t>
      </w:r>
      <w:r w:rsidR="00D20A2B" w:rsidRPr="00A45500">
        <w:rPr>
          <w:rFonts w:hint="eastAsia"/>
        </w:rPr>
        <w:t>执行时间</w:t>
      </w:r>
      <w:r w:rsidR="00554CBE" w:rsidRPr="00A45500">
        <w:rPr>
          <w:rFonts w:hint="eastAsia"/>
        </w:rPr>
        <w:t>保持</w:t>
      </w:r>
      <w:r w:rsidR="0007126E" w:rsidRPr="00A45500">
        <w:rPr>
          <w:rFonts w:hint="eastAsia"/>
        </w:rPr>
        <w:t>在</w:t>
      </w:r>
      <w:r w:rsidR="00E05D15" w:rsidRPr="00A45500">
        <w:rPr>
          <w:rFonts w:hint="eastAsia"/>
        </w:rPr>
        <w:t>3</w:t>
      </w:r>
      <w:r w:rsidR="00E05D15" w:rsidRPr="00A45500">
        <w:t>.9</w:t>
      </w:r>
      <w:r w:rsidR="00554CBE" w:rsidRPr="00A45500">
        <w:rPr>
          <w:rFonts w:hint="eastAsia"/>
        </w:rPr>
        <w:t>倍</w:t>
      </w:r>
      <w:r w:rsidR="000D1B8F" w:rsidRPr="00A45500">
        <w:rPr>
          <w:rFonts w:hint="eastAsia"/>
        </w:rPr>
        <w:t>左右</w:t>
      </w:r>
      <w:r w:rsidR="00E122D3" w:rsidRPr="00A45500">
        <w:rPr>
          <w:rFonts w:hint="eastAsia"/>
        </w:rPr>
        <w:t>。相较于虚拟机方式</w:t>
      </w:r>
      <w:r w:rsidR="00FB0FC8" w:rsidRPr="00A45500">
        <w:rPr>
          <w:rFonts w:hint="eastAsia"/>
        </w:rPr>
        <w:t>，容器化方法</w:t>
      </w:r>
      <w:r w:rsidR="002537EE" w:rsidRPr="00A45500">
        <w:rPr>
          <w:rFonts w:hint="eastAsia"/>
        </w:rPr>
        <w:t>更加轻量级，适合在资源受限的</w:t>
      </w:r>
      <w:r w:rsidR="00FA588D" w:rsidRPr="00A45500">
        <w:rPr>
          <w:rFonts w:hint="eastAsia"/>
        </w:rPr>
        <w:t>领域专用微处理器上使用</w:t>
      </w:r>
    </w:p>
    <w:p w14:paraId="1908131B" w14:textId="49C2971B" w:rsidR="00190A2D" w:rsidRPr="00A45500" w:rsidRDefault="00F47845" w:rsidP="00190A2D">
      <w:pPr>
        <w:keepNext/>
        <w:spacing w:line="240" w:lineRule="auto"/>
        <w:ind w:firstLineChars="0" w:firstLine="0"/>
        <w:jc w:val="center"/>
      </w:pPr>
      <w:r w:rsidRPr="00A45500">
        <w:rPr>
          <w:noProof/>
        </w:rPr>
        <w:drawing>
          <wp:inline distT="0" distB="0" distL="0" distR="0" wp14:anchorId="45A87CC0" wp14:editId="30A2E0A4">
            <wp:extent cx="5147877" cy="2560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70655" cy="2571648"/>
                    </a:xfrm>
                    <a:prstGeom prst="rect">
                      <a:avLst/>
                    </a:prstGeom>
                    <a:noFill/>
                  </pic:spPr>
                </pic:pic>
              </a:graphicData>
            </a:graphic>
          </wp:inline>
        </w:drawing>
      </w:r>
    </w:p>
    <w:p w14:paraId="05C5FF00" w14:textId="39A259B4" w:rsidR="004D4FBF" w:rsidRPr="00A45500" w:rsidRDefault="00190A2D" w:rsidP="00DB557E">
      <w:pPr>
        <w:pStyle w:val="afa"/>
      </w:pPr>
      <w:commentRangeStart w:id="175"/>
      <w:r w:rsidRPr="00A45500">
        <w:rPr>
          <w:rFonts w:hint="eastAsia"/>
        </w:rPr>
        <w:t>图</w:t>
      </w:r>
      <w:r w:rsidRPr="00A45500">
        <w:rPr>
          <w:rFonts w:hint="eastAsia"/>
        </w:rPr>
        <w:t>4</w:t>
      </w:r>
      <w:r w:rsidRPr="00A45500">
        <w:t xml:space="preserve">.8 </w:t>
      </w:r>
      <w:r w:rsidR="00D405B1" w:rsidRPr="00A45500">
        <w:rPr>
          <w:rFonts w:hint="eastAsia"/>
        </w:rPr>
        <w:t>容器化方法性能损耗</w:t>
      </w:r>
      <w:commentRangeEnd w:id="175"/>
      <w:r w:rsidR="00C4506F">
        <w:rPr>
          <w:rStyle w:val="afff7"/>
        </w:rPr>
        <w:commentReference w:id="175"/>
      </w:r>
    </w:p>
    <w:p w14:paraId="2E77CA56" w14:textId="288CBBF1" w:rsidR="00EE167D" w:rsidRPr="00A45500" w:rsidRDefault="003E0030" w:rsidP="003E0030">
      <w:pPr>
        <w:pStyle w:val="10"/>
      </w:pPr>
      <w:bookmarkStart w:id="176" w:name="_Toc99905780"/>
      <w:r w:rsidRPr="00C4506F">
        <w:rPr>
          <w:highlight w:val="yellow"/>
          <w:rPrChange w:id="177" w:author="Xu Zichen" w:date="2022-04-04T21:48:00Z">
            <w:rPr/>
          </w:rPrChange>
        </w:rPr>
        <w:t>4</w:t>
      </w:r>
      <w:r w:rsidR="00EE167D" w:rsidRPr="00C4506F">
        <w:rPr>
          <w:highlight w:val="yellow"/>
          <w:rPrChange w:id="178" w:author="Xu Zichen" w:date="2022-04-04T21:48:00Z">
            <w:rPr/>
          </w:rPrChange>
        </w:rPr>
        <w:t>.</w:t>
      </w:r>
      <w:r w:rsidRPr="00C4506F">
        <w:rPr>
          <w:highlight w:val="yellow"/>
          <w:rPrChange w:id="179" w:author="Xu Zichen" w:date="2022-04-04T21:48:00Z">
            <w:rPr/>
          </w:rPrChange>
        </w:rPr>
        <w:t>4</w:t>
      </w:r>
      <w:r w:rsidR="00C013BA" w:rsidRPr="00C4506F">
        <w:rPr>
          <w:highlight w:val="yellow"/>
          <w:rPrChange w:id="180" w:author="Xu Zichen" w:date="2022-04-04T21:48:00Z">
            <w:rPr/>
          </w:rPrChange>
        </w:rPr>
        <w:t xml:space="preserve"> </w:t>
      </w:r>
      <w:r w:rsidR="00EE167D" w:rsidRPr="00C4506F">
        <w:rPr>
          <w:highlight w:val="yellow"/>
          <w:rPrChange w:id="181" w:author="Xu Zichen" w:date="2022-04-04T21:48:00Z">
            <w:rPr/>
          </w:rPrChange>
        </w:rPr>
        <w:t xml:space="preserve"> </w:t>
      </w:r>
      <w:r w:rsidR="00EE167D" w:rsidRPr="00C4506F">
        <w:rPr>
          <w:rFonts w:hint="eastAsia"/>
          <w:highlight w:val="yellow"/>
          <w:rPrChange w:id="182" w:author="Xu Zichen" w:date="2022-04-04T21:48:00Z">
            <w:rPr>
              <w:rFonts w:hint="eastAsia"/>
            </w:rPr>
          </w:rPrChange>
        </w:rPr>
        <w:t>本章小结</w:t>
      </w:r>
      <w:bookmarkEnd w:id="176"/>
    </w:p>
    <w:p w14:paraId="156B0779" w14:textId="77777777" w:rsidR="003E0030" w:rsidRPr="00A45500" w:rsidRDefault="003E0030" w:rsidP="003E0030">
      <w:pPr>
        <w:ind w:firstLine="480"/>
      </w:pPr>
    </w:p>
    <w:p w14:paraId="685F6377" w14:textId="77777777" w:rsidR="00EE167D" w:rsidRPr="00A45500" w:rsidRDefault="00EE167D" w:rsidP="004D4FBF">
      <w:pPr>
        <w:ind w:firstLine="480"/>
      </w:pPr>
    </w:p>
    <w:p w14:paraId="2D63A875" w14:textId="3D101CDE" w:rsidR="00FD3BAF" w:rsidRPr="00A45500" w:rsidRDefault="00FD3BAF" w:rsidP="00FD3BAF">
      <w:pPr>
        <w:ind w:firstLine="480"/>
        <w:sectPr w:rsidR="00FD3BAF" w:rsidRPr="00A45500">
          <w:headerReference w:type="default" r:id="rId56"/>
          <w:pgSz w:w="11906" w:h="16838"/>
          <w:pgMar w:top="2155" w:right="1814" w:bottom="2155" w:left="1814" w:header="1701" w:footer="1701" w:gutter="0"/>
          <w:cols w:space="720"/>
          <w:docGrid w:type="linesAndChars" w:linePitch="312"/>
        </w:sectPr>
      </w:pPr>
    </w:p>
    <w:p w14:paraId="22FA6AD7" w14:textId="164953F2" w:rsidR="00D922D8" w:rsidRPr="00A45500" w:rsidRDefault="00D922D8" w:rsidP="007E55BD">
      <w:pPr>
        <w:pStyle w:val="0"/>
      </w:pPr>
      <w:bookmarkStart w:id="183" w:name="_Toc93734165"/>
      <w:bookmarkStart w:id="184" w:name="_Toc99905781"/>
      <w:r w:rsidRPr="00A45500">
        <w:lastRenderedPageBreak/>
        <w:t>第</w:t>
      </w:r>
      <w:r w:rsidR="000110AF" w:rsidRPr="00A45500">
        <w:t>5</w:t>
      </w:r>
      <w:r w:rsidRPr="00A45500">
        <w:t>章</w:t>
      </w:r>
      <w:r w:rsidRPr="00A45500">
        <w:t xml:space="preserve"> </w:t>
      </w:r>
      <w:r w:rsidR="00BC38A4" w:rsidRPr="00A45500">
        <w:rPr>
          <w:rFonts w:hint="eastAsia"/>
        </w:rPr>
        <w:t>总结</w:t>
      </w:r>
      <w:bookmarkEnd w:id="183"/>
      <w:bookmarkEnd w:id="184"/>
    </w:p>
    <w:p w14:paraId="1768A2ED" w14:textId="2434C208" w:rsidR="00D922D8" w:rsidRPr="00A45500" w:rsidRDefault="00F94C35" w:rsidP="00FE17E8">
      <w:pPr>
        <w:ind w:firstLine="480"/>
      </w:pPr>
      <w:r w:rsidRPr="00A45500">
        <w:rPr>
          <w:rFonts w:hint="eastAsia"/>
        </w:rPr>
        <w:t>本文</w:t>
      </w:r>
      <w:r w:rsidR="00B94A6D" w:rsidRPr="00A45500">
        <w:rPr>
          <w:rFonts w:hint="eastAsia"/>
        </w:rPr>
        <w:t>探索了</w:t>
      </w:r>
      <w:r w:rsidR="00395E3F" w:rsidRPr="00A45500">
        <w:rPr>
          <w:rFonts w:hint="eastAsia"/>
        </w:rPr>
        <w:t>在</w:t>
      </w:r>
      <w:r w:rsidR="003045AE" w:rsidRPr="00A45500">
        <w:rPr>
          <w:rFonts w:hint="eastAsia"/>
        </w:rPr>
        <w:t>模拟</w:t>
      </w:r>
      <w:r w:rsidR="00230855" w:rsidRPr="00A45500">
        <w:rPr>
          <w:rFonts w:hint="eastAsia"/>
        </w:rPr>
        <w:t>的</w:t>
      </w:r>
      <w:r w:rsidR="00744168" w:rsidRPr="00A45500">
        <w:rPr>
          <w:rFonts w:hint="eastAsia"/>
        </w:rPr>
        <w:t>R</w:t>
      </w:r>
      <w:r w:rsidR="00744168" w:rsidRPr="00A45500">
        <w:t>ISC-V</w:t>
      </w:r>
      <w:r w:rsidR="000B375C" w:rsidRPr="00A45500">
        <w:rPr>
          <w:rFonts w:hint="eastAsia"/>
        </w:rPr>
        <w:t>多核处理器</w:t>
      </w:r>
      <w:r w:rsidR="00225259" w:rsidRPr="00A45500">
        <w:rPr>
          <w:rFonts w:hint="eastAsia"/>
        </w:rPr>
        <w:t>设备</w:t>
      </w:r>
      <w:r w:rsidR="000B375C" w:rsidRPr="00A45500">
        <w:rPr>
          <w:rFonts w:hint="eastAsia"/>
        </w:rPr>
        <w:t>中</w:t>
      </w:r>
      <w:r w:rsidR="00080115" w:rsidRPr="00A45500">
        <w:rPr>
          <w:rFonts w:hint="eastAsia"/>
        </w:rPr>
        <w:t>实现</w:t>
      </w:r>
      <w:r w:rsidR="006D46E3" w:rsidRPr="00A45500">
        <w:rPr>
          <w:rFonts w:hint="eastAsia"/>
        </w:rPr>
        <w:t>一个</w:t>
      </w:r>
      <w:r w:rsidR="002E444F" w:rsidRPr="00A45500">
        <w:rPr>
          <w:rFonts w:hint="eastAsia"/>
        </w:rPr>
        <w:t>开源</w:t>
      </w:r>
      <w:r w:rsidR="002420F4" w:rsidRPr="00A45500">
        <w:rPr>
          <w:rFonts w:hint="eastAsia"/>
        </w:rPr>
        <w:t>、高效</w:t>
      </w:r>
      <w:r w:rsidR="008865D1" w:rsidRPr="00A45500">
        <w:rPr>
          <w:rFonts w:hint="eastAsia"/>
        </w:rPr>
        <w:t>的</w:t>
      </w:r>
      <w:r w:rsidR="008750EC" w:rsidRPr="00A45500">
        <w:rPr>
          <w:rFonts w:hint="eastAsia"/>
        </w:rPr>
        <w:t>容器化可</w:t>
      </w:r>
      <w:r w:rsidR="00A672EA" w:rsidRPr="00A45500">
        <w:rPr>
          <w:rFonts w:hint="eastAsia"/>
        </w:rPr>
        <w:t>重现</w:t>
      </w:r>
      <w:r w:rsidR="008750EC" w:rsidRPr="00A45500">
        <w:rPr>
          <w:rFonts w:hint="eastAsia"/>
        </w:rPr>
        <w:t>性</w:t>
      </w:r>
      <w:r w:rsidR="00D8601E" w:rsidRPr="00A45500">
        <w:rPr>
          <w:rFonts w:hint="eastAsia"/>
        </w:rPr>
        <w:t>方法</w:t>
      </w:r>
      <w:r w:rsidR="00566552" w:rsidRPr="00A45500">
        <w:rPr>
          <w:rFonts w:hint="eastAsia"/>
        </w:rPr>
        <w:t>。</w:t>
      </w:r>
      <w:r w:rsidR="00893340" w:rsidRPr="00A45500">
        <w:rPr>
          <w:rFonts w:hint="eastAsia"/>
        </w:rPr>
        <w:t>随着</w:t>
      </w:r>
      <w:r w:rsidR="00165A80" w:rsidRPr="00A45500">
        <w:rPr>
          <w:rFonts w:hint="eastAsia"/>
        </w:rPr>
        <w:t>R</w:t>
      </w:r>
      <w:r w:rsidR="00165A80" w:rsidRPr="00A45500">
        <w:t>ISC-V</w:t>
      </w:r>
      <w:r w:rsidR="00165A80" w:rsidRPr="00A45500">
        <w:rPr>
          <w:rFonts w:hint="eastAsia"/>
        </w:rPr>
        <w:t>指令集</w:t>
      </w:r>
      <w:r w:rsidR="00FD553B" w:rsidRPr="00A45500">
        <w:rPr>
          <w:rFonts w:hint="eastAsia"/>
        </w:rPr>
        <w:t>架构</w:t>
      </w:r>
      <w:r w:rsidR="004C5753" w:rsidRPr="00A45500">
        <w:rPr>
          <w:rFonts w:hint="eastAsia"/>
        </w:rPr>
        <w:t>不断</w:t>
      </w:r>
      <w:r w:rsidR="000710B3" w:rsidRPr="00A45500">
        <w:rPr>
          <w:rFonts w:hint="eastAsia"/>
        </w:rPr>
        <w:t>在</w:t>
      </w:r>
      <w:r w:rsidR="00C12AE4" w:rsidRPr="00A45500">
        <w:rPr>
          <w:rFonts w:hint="eastAsia"/>
        </w:rPr>
        <w:t>各个领域应用</w:t>
      </w:r>
      <w:r w:rsidR="004C5753" w:rsidRPr="00A45500">
        <w:rPr>
          <w:rFonts w:hint="eastAsia"/>
        </w:rPr>
        <w:t>场景中</w:t>
      </w:r>
      <w:r w:rsidR="004E1946" w:rsidRPr="00A45500">
        <w:rPr>
          <w:rFonts w:hint="eastAsia"/>
        </w:rPr>
        <w:t>迸发生命力</w:t>
      </w:r>
      <w:r w:rsidR="00702807" w:rsidRPr="00A45500">
        <w:rPr>
          <w:rFonts w:hint="eastAsia"/>
        </w:rPr>
        <w:t>，为程序</w:t>
      </w:r>
      <w:r w:rsidR="000B062E" w:rsidRPr="00A45500">
        <w:rPr>
          <w:rFonts w:hint="eastAsia"/>
        </w:rPr>
        <w:t>执行</w:t>
      </w:r>
      <w:r w:rsidR="00702807" w:rsidRPr="00A45500">
        <w:rPr>
          <w:rFonts w:hint="eastAsia"/>
        </w:rPr>
        <w:t>提供可重现性</w:t>
      </w:r>
      <w:r w:rsidR="003E54CD" w:rsidRPr="00A45500">
        <w:rPr>
          <w:rFonts w:hint="eastAsia"/>
        </w:rPr>
        <w:t>成为了亟需</w:t>
      </w:r>
      <w:r w:rsidR="001F1535" w:rsidRPr="00A45500">
        <w:rPr>
          <w:rFonts w:hint="eastAsia"/>
        </w:rPr>
        <w:t>解决的挑战</w:t>
      </w:r>
      <w:r w:rsidR="000B062E" w:rsidRPr="00A45500">
        <w:rPr>
          <w:rFonts w:hint="eastAsia"/>
        </w:rPr>
        <w:t>。</w:t>
      </w:r>
      <w:r w:rsidR="002E365A" w:rsidRPr="00A45500">
        <w:rPr>
          <w:rFonts w:hint="eastAsia"/>
        </w:rPr>
        <w:t>之前的</w:t>
      </w:r>
      <w:r w:rsidR="00DD6244" w:rsidRPr="00A45500">
        <w:rPr>
          <w:rFonts w:hint="eastAsia"/>
        </w:rPr>
        <w:t>研究</w:t>
      </w:r>
      <w:r w:rsidR="00944496" w:rsidRPr="00A45500">
        <w:rPr>
          <w:rFonts w:hint="eastAsia"/>
        </w:rPr>
        <w:t>工作</w:t>
      </w:r>
      <w:r w:rsidR="00F836CE" w:rsidRPr="00A45500">
        <w:rPr>
          <w:rFonts w:hint="eastAsia"/>
        </w:rPr>
        <w:t>为</w:t>
      </w:r>
      <w:r w:rsidR="00CF709E" w:rsidRPr="00A45500">
        <w:rPr>
          <w:rFonts w:hint="eastAsia"/>
        </w:rPr>
        <w:t>x</w:t>
      </w:r>
      <w:r w:rsidR="00CF709E" w:rsidRPr="00A45500">
        <w:t>86</w:t>
      </w:r>
      <w:r w:rsidR="00465134" w:rsidRPr="00A45500">
        <w:rPr>
          <w:rFonts w:hint="eastAsia"/>
        </w:rPr>
        <w:t>指令集</w:t>
      </w:r>
      <w:r w:rsidR="00425D82" w:rsidRPr="00A45500">
        <w:rPr>
          <w:rFonts w:hint="eastAsia"/>
        </w:rPr>
        <w:t>架构</w:t>
      </w:r>
      <w:r w:rsidR="00120BC9" w:rsidRPr="00A45500">
        <w:rPr>
          <w:rFonts w:hint="eastAsia"/>
        </w:rPr>
        <w:t>处理器</w:t>
      </w:r>
      <w:r w:rsidR="00061EC7" w:rsidRPr="00A45500">
        <w:rPr>
          <w:rFonts w:hint="eastAsia"/>
        </w:rPr>
        <w:t>提供了低开销实现用户</w:t>
      </w:r>
      <w:r w:rsidR="00A66E59" w:rsidRPr="00A45500">
        <w:rPr>
          <w:rFonts w:hint="eastAsia"/>
        </w:rPr>
        <w:t>进程</w:t>
      </w:r>
      <w:r w:rsidR="00BD3E7B" w:rsidRPr="00A45500">
        <w:rPr>
          <w:rFonts w:hint="eastAsia"/>
        </w:rPr>
        <w:t>确定性执行</w:t>
      </w:r>
      <w:r w:rsidR="00061EC7" w:rsidRPr="00A45500">
        <w:rPr>
          <w:rFonts w:hint="eastAsia"/>
        </w:rPr>
        <w:t>的</w:t>
      </w:r>
      <w:r w:rsidR="00080A21" w:rsidRPr="00A45500">
        <w:rPr>
          <w:rFonts w:hint="eastAsia"/>
        </w:rPr>
        <w:t>方法</w:t>
      </w:r>
      <w:r w:rsidR="00D90381" w:rsidRPr="00A45500">
        <w:rPr>
          <w:rFonts w:hint="eastAsia"/>
        </w:rPr>
        <w:t>，</w:t>
      </w:r>
      <w:r w:rsidR="00857069" w:rsidRPr="00A45500">
        <w:rPr>
          <w:rFonts w:hint="eastAsia"/>
        </w:rPr>
        <w:t>并</w:t>
      </w:r>
      <w:r w:rsidR="007720AE" w:rsidRPr="00A45500">
        <w:rPr>
          <w:rFonts w:hint="eastAsia"/>
        </w:rPr>
        <w:t>通过</w:t>
      </w:r>
      <w:r w:rsidR="00B81616" w:rsidRPr="00A45500">
        <w:rPr>
          <w:rFonts w:hint="eastAsia"/>
        </w:rPr>
        <w:t>容器</w:t>
      </w:r>
      <w:r w:rsidR="00E5618C" w:rsidRPr="00A45500">
        <w:rPr>
          <w:rFonts w:hint="eastAsia"/>
        </w:rPr>
        <w:t>技术</w:t>
      </w:r>
      <w:r w:rsidR="00A726B9" w:rsidRPr="00A45500">
        <w:rPr>
          <w:rFonts w:hint="eastAsia"/>
        </w:rPr>
        <w:t>实现了</w:t>
      </w:r>
      <w:r w:rsidR="00482915" w:rsidRPr="00A45500">
        <w:rPr>
          <w:rFonts w:hint="eastAsia"/>
        </w:rPr>
        <w:t>更</w:t>
      </w:r>
      <w:r w:rsidR="001813E2" w:rsidRPr="00A45500">
        <w:rPr>
          <w:rFonts w:hint="eastAsia"/>
        </w:rPr>
        <w:t>通用的</w:t>
      </w:r>
      <w:r w:rsidR="005C04BB" w:rsidRPr="00A45500">
        <w:rPr>
          <w:rFonts w:hint="eastAsia"/>
        </w:rPr>
        <w:t>可重现性研究</w:t>
      </w:r>
      <w:r w:rsidR="00B10376" w:rsidRPr="00A45500">
        <w:rPr>
          <w:rFonts w:hint="eastAsia"/>
        </w:rPr>
        <w:t>。</w:t>
      </w:r>
      <w:r w:rsidR="00D607EB" w:rsidRPr="00A45500">
        <w:rPr>
          <w:rFonts w:hint="eastAsia"/>
        </w:rPr>
        <w:t>本文</w:t>
      </w:r>
      <w:r w:rsidR="0049493B" w:rsidRPr="00A45500">
        <w:rPr>
          <w:rFonts w:hint="eastAsia"/>
        </w:rPr>
        <w:t>针对</w:t>
      </w:r>
      <w:r w:rsidR="00022550" w:rsidRPr="00A45500">
        <w:rPr>
          <w:rFonts w:hint="eastAsia"/>
        </w:rPr>
        <w:t>R</w:t>
      </w:r>
      <w:r w:rsidR="00022550" w:rsidRPr="00A45500">
        <w:t>ISC-V</w:t>
      </w:r>
      <w:r w:rsidR="00034C3F" w:rsidRPr="00A45500">
        <w:rPr>
          <w:rFonts w:hint="eastAsia"/>
        </w:rPr>
        <w:t>指令集架构这一</w:t>
      </w:r>
      <w:r w:rsidR="00A8394C" w:rsidRPr="00A45500">
        <w:rPr>
          <w:rFonts w:hint="eastAsia"/>
        </w:rPr>
        <w:t>新型硬件</w:t>
      </w:r>
      <w:r w:rsidR="00A66E59" w:rsidRPr="00A45500">
        <w:rPr>
          <w:rFonts w:hint="eastAsia"/>
        </w:rPr>
        <w:t>，</w:t>
      </w:r>
      <w:r w:rsidR="00714070" w:rsidRPr="00A45500">
        <w:rPr>
          <w:rFonts w:hint="eastAsia"/>
        </w:rPr>
        <w:t>实现了一种用户</w:t>
      </w:r>
      <w:r w:rsidR="00382593" w:rsidRPr="00A45500">
        <w:rPr>
          <w:rFonts w:hint="eastAsia"/>
        </w:rPr>
        <w:t>进程确定性</w:t>
      </w:r>
      <w:r w:rsidR="004C7D63" w:rsidRPr="00A45500">
        <w:rPr>
          <w:rFonts w:hint="eastAsia"/>
        </w:rPr>
        <w:t>执行的方法，并</w:t>
      </w:r>
      <w:r w:rsidR="00633088" w:rsidRPr="00A45500">
        <w:rPr>
          <w:rFonts w:hint="eastAsia"/>
        </w:rPr>
        <w:t>结合</w:t>
      </w:r>
      <w:r w:rsidR="002A267E" w:rsidRPr="00A45500">
        <w:rPr>
          <w:rFonts w:hint="eastAsia"/>
        </w:rPr>
        <w:t>容器技术</w:t>
      </w:r>
      <w:r w:rsidR="00CD2BD4" w:rsidRPr="00A45500">
        <w:rPr>
          <w:rFonts w:hint="eastAsia"/>
        </w:rPr>
        <w:t>完成</w:t>
      </w:r>
      <w:r w:rsidR="001D414E" w:rsidRPr="00A45500">
        <w:rPr>
          <w:rFonts w:hint="eastAsia"/>
        </w:rPr>
        <w:t>了</w:t>
      </w:r>
      <w:r w:rsidR="00CD2BD4" w:rsidRPr="00A45500">
        <w:rPr>
          <w:rFonts w:hint="eastAsia"/>
        </w:rPr>
        <w:t>在</w:t>
      </w:r>
      <w:r w:rsidR="00CD2BD4" w:rsidRPr="00A45500">
        <w:rPr>
          <w:rFonts w:hint="eastAsia"/>
        </w:rPr>
        <w:t>R</w:t>
      </w:r>
      <w:r w:rsidR="00CD2BD4" w:rsidRPr="00A45500">
        <w:t>ISC-</w:t>
      </w:r>
      <w:r w:rsidR="00CD2BD4" w:rsidRPr="00A45500">
        <w:rPr>
          <w:rFonts w:hint="eastAsia"/>
        </w:rPr>
        <w:t>V</w:t>
      </w:r>
      <w:r w:rsidR="001D414E" w:rsidRPr="00A45500">
        <w:rPr>
          <w:rFonts w:hint="eastAsia"/>
        </w:rPr>
        <w:t>上的部署，</w:t>
      </w:r>
      <w:r w:rsidR="00A87697" w:rsidRPr="00A45500">
        <w:rPr>
          <w:rFonts w:hint="eastAsia"/>
        </w:rPr>
        <w:t>具体</w:t>
      </w:r>
      <w:r w:rsidR="009536FE" w:rsidRPr="00A45500">
        <w:rPr>
          <w:rFonts w:hint="eastAsia"/>
        </w:rPr>
        <w:t>工作如下</w:t>
      </w:r>
      <w:r w:rsidR="004202AC" w:rsidRPr="00A45500">
        <w:rPr>
          <w:rFonts w:hint="eastAsia"/>
        </w:rPr>
        <w:t>：</w:t>
      </w:r>
    </w:p>
    <w:p w14:paraId="2B108A65" w14:textId="55436BB8" w:rsidR="004202AC" w:rsidRPr="00A45500" w:rsidRDefault="00A261C1" w:rsidP="004202AC">
      <w:pPr>
        <w:ind w:firstLine="480"/>
      </w:pPr>
      <w:r w:rsidRPr="00A45500">
        <w:rPr>
          <w:rFonts w:hint="eastAsia"/>
        </w:rPr>
        <w:t>设计并实现了一种</w:t>
      </w:r>
      <w:r w:rsidR="00527AFA" w:rsidRPr="00A45500">
        <w:rPr>
          <w:rFonts w:hint="eastAsia"/>
        </w:rPr>
        <w:t>基于追踪进程的</w:t>
      </w:r>
      <w:r w:rsidR="00A77B87" w:rsidRPr="00A45500">
        <w:rPr>
          <w:rFonts w:hint="eastAsia"/>
        </w:rPr>
        <w:t>用户进程确定性抽象方法。</w:t>
      </w:r>
      <w:r w:rsidR="000855CB" w:rsidRPr="00A45500">
        <w:rPr>
          <w:rFonts w:hint="eastAsia"/>
        </w:rPr>
        <w:t>该方法</w:t>
      </w:r>
      <w:r w:rsidR="004202AC" w:rsidRPr="00A45500">
        <w:rPr>
          <w:rFonts w:hint="eastAsia"/>
        </w:rPr>
        <w:t>研究用户进程执行过程中的不确定性因素来源，结合确定性执行、记录重放等工作中的部分先进技术，设计并实现一个用户进程确定性抽象。通过追踪进程查找并拦截不确定的系统调用，通过</w:t>
      </w:r>
      <w:r w:rsidR="004202AC" w:rsidRPr="00A45500">
        <w:rPr>
          <w:rFonts w:hint="eastAsia"/>
        </w:rPr>
        <w:t>LXC</w:t>
      </w:r>
      <w:r w:rsidR="004202AC" w:rsidRPr="00A45500">
        <w:rPr>
          <w:rFonts w:hint="eastAsia"/>
        </w:rPr>
        <w:t>容器</w:t>
      </w:r>
      <w:proofErr w:type="gramStart"/>
      <w:r w:rsidR="004202AC" w:rsidRPr="00A45500">
        <w:rPr>
          <w:rFonts w:hint="eastAsia"/>
        </w:rPr>
        <w:t>为进程</w:t>
      </w:r>
      <w:proofErr w:type="gramEnd"/>
      <w:r w:rsidR="004202AC" w:rsidRPr="00A45500">
        <w:rPr>
          <w:rFonts w:hint="eastAsia"/>
        </w:rPr>
        <w:t>提供确定性的执行环境，</w:t>
      </w:r>
      <w:r w:rsidR="0015474A" w:rsidRPr="00A45500">
        <w:rPr>
          <w:rFonts w:hint="eastAsia"/>
        </w:rPr>
        <w:t>优化</w:t>
      </w:r>
      <w:r w:rsidR="004202AC" w:rsidRPr="00A45500">
        <w:rPr>
          <w:rFonts w:hint="eastAsia"/>
        </w:rPr>
        <w:t>数据竞争、线程调度、共享内存等技术，保证用户进程的确定性执行。相较于使用记录重放的方法，降低了额外的性能损耗。</w:t>
      </w:r>
    </w:p>
    <w:p w14:paraId="1378E849" w14:textId="608A1B07" w:rsidR="004202AC" w:rsidRPr="00A45500" w:rsidRDefault="00B722D7" w:rsidP="004202AC">
      <w:pPr>
        <w:ind w:firstLine="480"/>
      </w:pPr>
      <w:r w:rsidRPr="00A45500">
        <w:rPr>
          <w:rFonts w:hint="eastAsia"/>
        </w:rPr>
        <w:t>设计并实现了</w:t>
      </w:r>
      <w:r w:rsidR="004202AC" w:rsidRPr="00A45500">
        <w:rPr>
          <w:rFonts w:hint="eastAsia"/>
        </w:rPr>
        <w:t>基于容器的可移植性优化</w:t>
      </w:r>
      <w:r w:rsidR="00E64B4F" w:rsidRPr="00A45500">
        <w:rPr>
          <w:rFonts w:hint="eastAsia"/>
        </w:rPr>
        <w:t>方法</w:t>
      </w:r>
      <w:r w:rsidR="00404DD8" w:rsidRPr="00A45500">
        <w:rPr>
          <w:rFonts w:hint="eastAsia"/>
        </w:rPr>
        <w:t>。</w:t>
      </w:r>
      <w:r w:rsidR="004202AC" w:rsidRPr="00A45500">
        <w:rPr>
          <w:rFonts w:hint="eastAsia"/>
        </w:rPr>
        <w:t>为了在</w:t>
      </w:r>
      <w:r w:rsidR="004202AC" w:rsidRPr="00A45500">
        <w:rPr>
          <w:rFonts w:hint="eastAsia"/>
        </w:rPr>
        <w:t>RISC-V</w:t>
      </w:r>
      <w:r w:rsidR="004202AC" w:rsidRPr="00A45500">
        <w:rPr>
          <w:rFonts w:hint="eastAsia"/>
        </w:rPr>
        <w:t>架构下实现用户进程确定性抽象，</w:t>
      </w:r>
      <w:r w:rsidR="0037570E" w:rsidRPr="00A45500">
        <w:rPr>
          <w:rFonts w:hint="eastAsia"/>
        </w:rPr>
        <w:t>该方法</w:t>
      </w:r>
      <w:r w:rsidR="004202AC" w:rsidRPr="00A45500">
        <w:rPr>
          <w:rFonts w:hint="eastAsia"/>
        </w:rPr>
        <w:t>使用</w:t>
      </w:r>
      <w:r w:rsidR="004202AC" w:rsidRPr="00A45500">
        <w:rPr>
          <w:rFonts w:hint="eastAsia"/>
        </w:rPr>
        <w:t>Docker</w:t>
      </w:r>
      <w:r w:rsidR="004202AC" w:rsidRPr="00A45500">
        <w:rPr>
          <w:rFonts w:hint="eastAsia"/>
        </w:rPr>
        <w:t>对确定性抽象进行封装，实现与</w:t>
      </w:r>
      <w:r w:rsidR="004202AC" w:rsidRPr="00A45500">
        <w:rPr>
          <w:rFonts w:hint="eastAsia"/>
        </w:rPr>
        <w:t>LXC</w:t>
      </w:r>
      <w:r w:rsidR="004202AC" w:rsidRPr="00A45500">
        <w:rPr>
          <w:rFonts w:hint="eastAsia"/>
        </w:rPr>
        <w:t>嵌套的二层容器，消除底层微架构对可移植性的影响，同时隔绝了来自文件系统的不确定性影响；在容器内部，利用动态二进制翻译技术替换用户进程执行过程中具有不确定性的</w:t>
      </w:r>
      <w:r w:rsidR="004202AC" w:rsidRPr="00A45500">
        <w:rPr>
          <w:rFonts w:hint="eastAsia"/>
        </w:rPr>
        <w:t>CPU</w:t>
      </w:r>
      <w:r w:rsidR="004202AC" w:rsidRPr="00A45500">
        <w:rPr>
          <w:rFonts w:hint="eastAsia"/>
        </w:rPr>
        <w:t>指令。容器化可重现方案避免了对程序和操作系统内核的修改，减少了部署和维护的成本，同时更好的保证了用户进程的确定性。</w:t>
      </w:r>
    </w:p>
    <w:p w14:paraId="243F1B51" w14:textId="6973650C" w:rsidR="00D922D8" w:rsidRPr="00A45500" w:rsidRDefault="00F9151F" w:rsidP="004202AC">
      <w:pPr>
        <w:ind w:firstLine="480"/>
      </w:pPr>
      <w:r w:rsidRPr="00A45500">
        <w:rPr>
          <w:rFonts w:hint="eastAsia"/>
        </w:rPr>
        <w:t>本文</w:t>
      </w:r>
      <w:r w:rsidR="004202AC" w:rsidRPr="00A45500">
        <w:rPr>
          <w:rFonts w:hint="eastAsia"/>
        </w:rPr>
        <w:t>在</w:t>
      </w:r>
      <w:r w:rsidR="004202AC" w:rsidRPr="00A45500">
        <w:rPr>
          <w:rFonts w:hint="eastAsia"/>
        </w:rPr>
        <w:t>Gem5</w:t>
      </w:r>
      <w:r w:rsidR="004202AC" w:rsidRPr="00A45500">
        <w:rPr>
          <w:rFonts w:hint="eastAsia"/>
        </w:rPr>
        <w:t>全系统模拟器上仿真</w:t>
      </w:r>
      <w:r w:rsidR="004202AC" w:rsidRPr="00A45500">
        <w:rPr>
          <w:rFonts w:hint="eastAsia"/>
        </w:rPr>
        <w:t>RISC-V</w:t>
      </w:r>
      <w:r w:rsidR="004202AC" w:rsidRPr="00A45500">
        <w:rPr>
          <w:rFonts w:hint="eastAsia"/>
        </w:rPr>
        <w:t>硬件平台，设计实验验证容器化可重现方案的可行性，并与现有的记录重放工具进行比较。实验结果表明，容器化可重现方案</w:t>
      </w:r>
      <w:r w:rsidR="00F6781B" w:rsidRPr="00A45500">
        <w:rPr>
          <w:rFonts w:hint="eastAsia"/>
        </w:rPr>
        <w:t>成功</w:t>
      </w:r>
      <w:r w:rsidR="00F1193C" w:rsidRPr="00A45500">
        <w:rPr>
          <w:rFonts w:hint="eastAsia"/>
        </w:rPr>
        <w:t>在</w:t>
      </w:r>
      <w:r w:rsidR="007138AF" w:rsidRPr="00A45500">
        <w:rPr>
          <w:rFonts w:hint="eastAsia"/>
        </w:rPr>
        <w:t>R</w:t>
      </w:r>
      <w:r w:rsidR="007138AF" w:rsidRPr="00A45500">
        <w:t>ISC-V</w:t>
      </w:r>
      <w:r w:rsidR="00BA36F5" w:rsidRPr="00A45500">
        <w:rPr>
          <w:rFonts w:hint="eastAsia"/>
        </w:rPr>
        <w:t>硬件上为程序执行提供了</w:t>
      </w:r>
      <w:r w:rsidR="00735B44" w:rsidRPr="00A45500">
        <w:rPr>
          <w:rFonts w:hint="eastAsia"/>
        </w:rPr>
        <w:t>通用的</w:t>
      </w:r>
      <w:r w:rsidR="008B6AC7" w:rsidRPr="00A45500">
        <w:rPr>
          <w:rFonts w:hint="eastAsia"/>
        </w:rPr>
        <w:t>可重现性，</w:t>
      </w:r>
      <w:r w:rsidR="00B52CC5" w:rsidRPr="00A45500">
        <w:rPr>
          <w:rFonts w:hint="eastAsia"/>
        </w:rPr>
        <w:t>同时只增加了较</w:t>
      </w:r>
      <w:r w:rsidR="004202AC" w:rsidRPr="00A45500">
        <w:rPr>
          <w:rFonts w:hint="eastAsia"/>
        </w:rPr>
        <w:t>小的额外性能开销。</w:t>
      </w:r>
    </w:p>
    <w:p w14:paraId="2407B544" w14:textId="636B3BF5" w:rsidR="00D922D8" w:rsidRPr="00A45500" w:rsidRDefault="00D922D8" w:rsidP="007E55BD">
      <w:pPr>
        <w:ind w:firstLine="480"/>
      </w:pPr>
    </w:p>
    <w:p w14:paraId="39712AAE" w14:textId="7B25501B" w:rsidR="00D922D8" w:rsidRPr="00A45500" w:rsidRDefault="00D922D8">
      <w:pPr>
        <w:ind w:firstLine="480"/>
        <w:sectPr w:rsidR="00D922D8" w:rsidRPr="00A45500">
          <w:headerReference w:type="default" r:id="rId57"/>
          <w:pgSz w:w="11906" w:h="16838"/>
          <w:pgMar w:top="2155" w:right="1814" w:bottom="2155" w:left="1814" w:header="1701" w:footer="1701" w:gutter="0"/>
          <w:cols w:space="720"/>
          <w:docGrid w:type="linesAndChars" w:linePitch="312"/>
        </w:sectPr>
      </w:pPr>
    </w:p>
    <w:p w14:paraId="457F27EF" w14:textId="7AC789AC" w:rsidR="00D922D8" w:rsidRPr="00A45500" w:rsidRDefault="00D922D8" w:rsidP="003F0F6F">
      <w:pPr>
        <w:pStyle w:val="afc"/>
      </w:pPr>
      <w:bookmarkStart w:id="185" w:name="_Toc93734168"/>
      <w:bookmarkStart w:id="186" w:name="_Toc99905782"/>
      <w:r w:rsidRPr="00A45500">
        <w:lastRenderedPageBreak/>
        <w:t>致</w:t>
      </w:r>
      <w:r w:rsidRPr="00A45500">
        <w:t xml:space="preserve">  </w:t>
      </w:r>
      <w:r w:rsidRPr="00A45500">
        <w:t>谢</w:t>
      </w:r>
      <w:bookmarkEnd w:id="185"/>
      <w:bookmarkEnd w:id="186"/>
    </w:p>
    <w:p w14:paraId="4A4E7CA3" w14:textId="3AF1638E" w:rsidR="00BB083F" w:rsidRPr="00A45500" w:rsidRDefault="00180AE6" w:rsidP="00BB083F">
      <w:pPr>
        <w:pStyle w:val="afe"/>
        <w:ind w:firstLine="480"/>
      </w:pPr>
      <w:r w:rsidRPr="00A45500">
        <w:rPr>
          <w:rFonts w:hint="eastAsia"/>
        </w:rPr>
        <w:t>时光一去</w:t>
      </w:r>
      <w:r w:rsidR="001F1137" w:rsidRPr="00A45500">
        <w:rPr>
          <w:rFonts w:hint="eastAsia"/>
        </w:rPr>
        <w:t>不回</w:t>
      </w:r>
      <w:r w:rsidR="00BB083F" w:rsidRPr="00A45500">
        <w:rPr>
          <w:rFonts w:hint="eastAsia"/>
        </w:rPr>
        <w:t>，三年的研究生</w:t>
      </w:r>
      <w:r w:rsidR="00DE691E" w:rsidRPr="00A45500">
        <w:rPr>
          <w:rFonts w:hint="eastAsia"/>
        </w:rPr>
        <w:t>故事</w:t>
      </w:r>
      <w:r w:rsidR="00335487" w:rsidRPr="00A45500">
        <w:rPr>
          <w:rFonts w:hint="eastAsia"/>
        </w:rPr>
        <w:t>转眼</w:t>
      </w:r>
      <w:r w:rsidR="000B0FE1" w:rsidRPr="00A45500">
        <w:rPr>
          <w:rFonts w:hint="eastAsia"/>
        </w:rPr>
        <w:t>走到</w:t>
      </w:r>
      <w:r w:rsidR="00BB083F" w:rsidRPr="00A45500">
        <w:rPr>
          <w:rFonts w:hint="eastAsia"/>
        </w:rPr>
        <w:t>了</w:t>
      </w:r>
      <w:r w:rsidR="004674ED" w:rsidRPr="00A45500">
        <w:rPr>
          <w:rFonts w:hint="eastAsia"/>
        </w:rPr>
        <w:t>结尾</w:t>
      </w:r>
      <w:r w:rsidR="00BB083F" w:rsidRPr="00A45500">
        <w:rPr>
          <w:rFonts w:hint="eastAsia"/>
        </w:rPr>
        <w:t>。</w:t>
      </w:r>
      <w:r w:rsidR="00724851" w:rsidRPr="00A45500">
        <w:rPr>
          <w:rFonts w:hint="eastAsia"/>
        </w:rPr>
        <w:t>这三年</w:t>
      </w:r>
      <w:r w:rsidR="007225CA" w:rsidRPr="00A45500">
        <w:rPr>
          <w:rFonts w:hint="eastAsia"/>
        </w:rPr>
        <w:t>我们</w:t>
      </w:r>
      <w:r w:rsidR="007D5966" w:rsidRPr="00A45500">
        <w:rPr>
          <w:rFonts w:hint="eastAsia"/>
        </w:rPr>
        <w:t>经历了世界</w:t>
      </w:r>
      <w:r w:rsidR="004814B3" w:rsidRPr="00A45500">
        <w:rPr>
          <w:rFonts w:hint="eastAsia"/>
        </w:rPr>
        <w:t>艰难</w:t>
      </w:r>
      <w:r w:rsidR="007D5966" w:rsidRPr="00A45500">
        <w:rPr>
          <w:rFonts w:hint="eastAsia"/>
        </w:rPr>
        <w:t>的</w:t>
      </w:r>
      <w:r w:rsidR="00593CDB" w:rsidRPr="00A45500">
        <w:rPr>
          <w:rFonts w:hint="eastAsia"/>
        </w:rPr>
        <w:t>变革，也</w:t>
      </w:r>
      <w:r w:rsidR="0080488C" w:rsidRPr="00A45500">
        <w:rPr>
          <w:rFonts w:hint="eastAsia"/>
        </w:rPr>
        <w:t>有过校园里</w:t>
      </w:r>
      <w:r w:rsidR="001B1061" w:rsidRPr="00A45500">
        <w:rPr>
          <w:rFonts w:hint="eastAsia"/>
        </w:rPr>
        <w:t>快乐的</w:t>
      </w:r>
      <w:r w:rsidR="004814B3" w:rsidRPr="00A45500">
        <w:rPr>
          <w:rFonts w:hint="eastAsia"/>
        </w:rPr>
        <w:t>时光</w:t>
      </w:r>
      <w:r w:rsidR="00E8010D" w:rsidRPr="00A45500">
        <w:rPr>
          <w:rFonts w:hint="eastAsia"/>
        </w:rPr>
        <w:t>。</w:t>
      </w:r>
      <w:r w:rsidR="009A05E1" w:rsidRPr="00A45500">
        <w:rPr>
          <w:rFonts w:hint="eastAsia"/>
        </w:rPr>
        <w:t>回望这一路走来，</w:t>
      </w:r>
      <w:r w:rsidR="00CD2739" w:rsidRPr="00A45500">
        <w:rPr>
          <w:rFonts w:hint="eastAsia"/>
        </w:rPr>
        <w:t>我</w:t>
      </w:r>
      <w:r w:rsidR="009A05E1" w:rsidRPr="00A45500">
        <w:rPr>
          <w:rFonts w:hint="eastAsia"/>
        </w:rPr>
        <w:t>遇到了一群</w:t>
      </w:r>
      <w:r w:rsidR="00764E2A" w:rsidRPr="00A45500">
        <w:rPr>
          <w:rFonts w:hint="eastAsia"/>
        </w:rPr>
        <w:t>温暖又善良的人</w:t>
      </w:r>
      <w:r w:rsidR="00CD2739" w:rsidRPr="00A45500">
        <w:rPr>
          <w:rFonts w:hint="eastAsia"/>
        </w:rPr>
        <w:t>，</w:t>
      </w:r>
      <w:r w:rsidR="0034785E" w:rsidRPr="00A45500">
        <w:rPr>
          <w:rFonts w:hint="eastAsia"/>
        </w:rPr>
        <w:t>和所有人的</w:t>
      </w:r>
      <w:r w:rsidR="00C93057" w:rsidRPr="00A45500">
        <w:rPr>
          <w:rFonts w:hint="eastAsia"/>
        </w:rPr>
        <w:t>回忆</w:t>
      </w:r>
      <w:r w:rsidR="00B26727" w:rsidRPr="00A45500">
        <w:rPr>
          <w:rFonts w:hint="eastAsia"/>
        </w:rPr>
        <w:t>共同组成了</w:t>
      </w:r>
      <w:r w:rsidR="0012100B" w:rsidRPr="00A45500">
        <w:rPr>
          <w:rFonts w:hint="eastAsia"/>
        </w:rPr>
        <w:t>这段难忘的经历</w:t>
      </w:r>
      <w:r w:rsidR="00BF2EED" w:rsidRPr="00A45500">
        <w:rPr>
          <w:rFonts w:hint="eastAsia"/>
        </w:rPr>
        <w:t>。</w:t>
      </w:r>
      <w:r w:rsidR="00BB083F" w:rsidRPr="00A45500">
        <w:rPr>
          <w:rFonts w:hint="eastAsia"/>
        </w:rPr>
        <w:t>在这即将毕业之际，我要向每一位给予我帮助的人致以最诚挚的感谢。</w:t>
      </w:r>
    </w:p>
    <w:p w14:paraId="40105BAC" w14:textId="7AAE91FE" w:rsidR="00BB083F" w:rsidRPr="00A45500" w:rsidRDefault="00BB083F" w:rsidP="00BB083F">
      <w:pPr>
        <w:pStyle w:val="afe"/>
        <w:ind w:firstLine="480"/>
      </w:pPr>
      <w:r w:rsidRPr="00A45500">
        <w:rPr>
          <w:rFonts w:hint="eastAsia"/>
        </w:rPr>
        <w:t>首先，我要感谢我的导师</w:t>
      </w:r>
      <w:r w:rsidR="0056459D" w:rsidRPr="00A45500">
        <w:rPr>
          <w:rFonts w:hint="eastAsia"/>
        </w:rPr>
        <w:t>徐子晨</w:t>
      </w:r>
      <w:r w:rsidRPr="00A45500">
        <w:rPr>
          <w:rFonts w:hint="eastAsia"/>
        </w:rPr>
        <w:t>教授。</w:t>
      </w:r>
      <w:r w:rsidR="009D07BF" w:rsidRPr="00A45500">
        <w:rPr>
          <w:rFonts w:hint="eastAsia"/>
        </w:rPr>
        <w:t>徐</w:t>
      </w:r>
      <w:r w:rsidRPr="00A45500">
        <w:rPr>
          <w:rFonts w:hint="eastAsia"/>
        </w:rPr>
        <w:t>老师教学严谨、学识渊博、眼光独到</w:t>
      </w:r>
      <w:r w:rsidR="000B643E" w:rsidRPr="00A45500">
        <w:rPr>
          <w:rFonts w:hint="eastAsia"/>
        </w:rPr>
        <w:t>、</w:t>
      </w:r>
      <w:r w:rsidR="00C3613C" w:rsidRPr="00A45500">
        <w:rPr>
          <w:rFonts w:hint="eastAsia"/>
        </w:rPr>
        <w:t>待人以诚</w:t>
      </w:r>
      <w:r w:rsidRPr="00A45500">
        <w:rPr>
          <w:rFonts w:hint="eastAsia"/>
        </w:rPr>
        <w:t>，像一盏明灯指引着我不断前行。正是</w:t>
      </w:r>
      <w:r w:rsidR="00064D3C" w:rsidRPr="00A45500">
        <w:rPr>
          <w:rFonts w:hint="eastAsia"/>
        </w:rPr>
        <w:t>徐</w:t>
      </w:r>
      <w:r w:rsidRPr="00A45500">
        <w:rPr>
          <w:rFonts w:hint="eastAsia"/>
        </w:rPr>
        <w:t>老师的</w:t>
      </w:r>
      <w:proofErr w:type="gramStart"/>
      <w:r w:rsidRPr="00A45500">
        <w:rPr>
          <w:rFonts w:hint="eastAsia"/>
        </w:rPr>
        <w:t>指引让</w:t>
      </w:r>
      <w:proofErr w:type="gramEnd"/>
      <w:r w:rsidRPr="00A45500">
        <w:rPr>
          <w:rFonts w:hint="eastAsia"/>
        </w:rPr>
        <w:t>我找到了合适且喜爱的研究方向，也正是</w:t>
      </w:r>
      <w:r w:rsidR="00064D3C" w:rsidRPr="00A45500">
        <w:rPr>
          <w:rFonts w:hint="eastAsia"/>
        </w:rPr>
        <w:t>徐</w:t>
      </w:r>
      <w:r w:rsidRPr="00A45500">
        <w:rPr>
          <w:rFonts w:hint="eastAsia"/>
        </w:rPr>
        <w:t>老师的</w:t>
      </w:r>
      <w:proofErr w:type="gramStart"/>
      <w:r w:rsidRPr="00A45500">
        <w:rPr>
          <w:rFonts w:hint="eastAsia"/>
        </w:rPr>
        <w:t>指导让</w:t>
      </w:r>
      <w:proofErr w:type="gramEnd"/>
      <w:r w:rsidRPr="00A45500">
        <w:rPr>
          <w:rFonts w:hint="eastAsia"/>
        </w:rPr>
        <w:t>我能够在这个研究方向上一直走下去。感谢</w:t>
      </w:r>
      <w:r w:rsidR="00064D3C" w:rsidRPr="00A45500">
        <w:rPr>
          <w:rFonts w:hint="eastAsia"/>
        </w:rPr>
        <w:t>徐</w:t>
      </w:r>
      <w:r w:rsidRPr="00A45500">
        <w:rPr>
          <w:rFonts w:hint="eastAsia"/>
        </w:rPr>
        <w:t>老师在这期间对我的悉心教导，为我指点迷津，再次向</w:t>
      </w:r>
      <w:r w:rsidR="00064D3C" w:rsidRPr="00A45500">
        <w:rPr>
          <w:rFonts w:hint="eastAsia"/>
        </w:rPr>
        <w:t>徐</w:t>
      </w:r>
      <w:r w:rsidRPr="00A45500">
        <w:rPr>
          <w:rFonts w:hint="eastAsia"/>
        </w:rPr>
        <w:t>老师致以最崇高的感谢与最诚挚的祝福。</w:t>
      </w:r>
    </w:p>
    <w:p w14:paraId="4E99A2E2" w14:textId="77777777" w:rsidR="00BB083F" w:rsidRPr="00A45500" w:rsidRDefault="00BB083F" w:rsidP="00BB083F">
      <w:pPr>
        <w:pStyle w:val="afe"/>
        <w:ind w:firstLine="480"/>
      </w:pPr>
      <w:r w:rsidRPr="00A45500">
        <w:rPr>
          <w:rFonts w:hint="eastAsia"/>
        </w:rPr>
        <w:t>其次，我要感谢一直相互帮助、相互关心的朋友们。感谢寝室里的三姐妹以及我的心上人，与你们相伴，让我三年研究生时光不再乏味，转而变得充实、温馨又快乐。感谢同专业的小伙伴们，与你们同处，让我收获了深厚的友谊。祝愿所有小伙伴们都能学业顺利、心想事成。</w:t>
      </w:r>
    </w:p>
    <w:p w14:paraId="770AAA4A" w14:textId="77777777" w:rsidR="00BB083F" w:rsidRPr="00A45500" w:rsidRDefault="00BB083F" w:rsidP="00BB083F">
      <w:pPr>
        <w:pStyle w:val="afe"/>
        <w:ind w:firstLine="480"/>
      </w:pPr>
      <w:r w:rsidRPr="00A45500">
        <w:rPr>
          <w:rFonts w:hint="eastAsia"/>
        </w:rPr>
        <w:t>最后，我要特别感谢父母二十多年对我的支持与关爱。是你们在背后的鼓励与理解，让我能够无忧无虑的享受学习生活，让我能够坚定地走自己喜欢的路。</w:t>
      </w:r>
    </w:p>
    <w:p w14:paraId="3A2BC3AE" w14:textId="6F33D230" w:rsidR="00D922D8" w:rsidRPr="00A45500" w:rsidRDefault="00BB083F" w:rsidP="00BB083F">
      <w:pPr>
        <w:pStyle w:val="afe"/>
        <w:ind w:firstLine="480"/>
      </w:pPr>
      <w:r w:rsidRPr="00A45500">
        <w:rPr>
          <w:rFonts w:hint="eastAsia"/>
        </w:rPr>
        <w:t>再一次感谢身边所有人。毕业在即，新的旅途即将开启，我将带着你们的祝福继续前行。愿我们相识于微，重逢于炬！</w:t>
      </w:r>
    </w:p>
    <w:p w14:paraId="3BFECB78" w14:textId="77777777" w:rsidR="00D922D8" w:rsidRPr="00A45500" w:rsidRDefault="00D922D8">
      <w:pPr>
        <w:pStyle w:val="a8"/>
        <w:spacing w:line="320" w:lineRule="exact"/>
        <w:ind w:firstLine="480"/>
        <w:rPr>
          <w:rFonts w:eastAsia="FangSong_GB2312"/>
          <w:sz w:val="24"/>
          <w:szCs w:val="24"/>
        </w:rPr>
      </w:pPr>
    </w:p>
    <w:p w14:paraId="38D08B98" w14:textId="77777777" w:rsidR="00D922D8" w:rsidRPr="00A45500" w:rsidRDefault="00D922D8">
      <w:pPr>
        <w:spacing w:line="320" w:lineRule="exact"/>
        <w:ind w:firstLine="480"/>
        <w:rPr>
          <w:rFonts w:eastAsia="FangSong_GB2312"/>
        </w:rPr>
      </w:pPr>
    </w:p>
    <w:p w14:paraId="33880742" w14:textId="77777777" w:rsidR="00D922D8" w:rsidRPr="00A45500" w:rsidRDefault="00D922D8">
      <w:pPr>
        <w:spacing w:line="320" w:lineRule="exact"/>
        <w:ind w:firstLine="480"/>
        <w:rPr>
          <w:rFonts w:eastAsia="FangSong_GB2312"/>
        </w:rPr>
      </w:pPr>
    </w:p>
    <w:p w14:paraId="048B3BEF" w14:textId="77777777" w:rsidR="00D922D8" w:rsidRPr="00A45500" w:rsidRDefault="00D922D8">
      <w:pPr>
        <w:spacing w:line="320" w:lineRule="exact"/>
        <w:ind w:firstLine="480"/>
        <w:rPr>
          <w:rFonts w:eastAsia="FangSong_GB2312"/>
        </w:rPr>
      </w:pPr>
    </w:p>
    <w:p w14:paraId="6C86E1D7" w14:textId="77777777" w:rsidR="00D922D8" w:rsidRPr="00A45500" w:rsidRDefault="00D922D8">
      <w:pPr>
        <w:spacing w:line="320" w:lineRule="exact"/>
        <w:ind w:firstLine="480"/>
        <w:rPr>
          <w:rFonts w:eastAsia="FangSong_GB2312"/>
        </w:rPr>
      </w:pPr>
      <w:r w:rsidRPr="00A45500">
        <w:rPr>
          <w:rFonts w:eastAsia="FangSong_GB2312"/>
        </w:rPr>
        <w:t>……</w:t>
      </w:r>
    </w:p>
    <w:p w14:paraId="0D92E0C8" w14:textId="5414E864" w:rsidR="00D922D8" w:rsidRPr="00A45500" w:rsidRDefault="00D922D8" w:rsidP="00555B3A">
      <w:pPr>
        <w:spacing w:line="320" w:lineRule="exact"/>
        <w:ind w:firstLine="480"/>
        <w:rPr>
          <w:rFonts w:eastAsia="FangSong_GB2312"/>
        </w:rPr>
      </w:pPr>
      <w:r w:rsidRPr="00A45500">
        <w:rPr>
          <w:rFonts w:eastAsia="FangSong_GB2312"/>
        </w:rPr>
        <w:t xml:space="preserve">                                               </w:t>
      </w:r>
      <w:r w:rsidR="00555B3A" w:rsidRPr="00A45500">
        <w:rPr>
          <w:rFonts w:eastAsia="FangSong_GB2312"/>
        </w:rPr>
        <w:t xml:space="preserve">             </w:t>
      </w:r>
      <w:proofErr w:type="gramStart"/>
      <w:r w:rsidR="00A317FF" w:rsidRPr="00A45500">
        <w:rPr>
          <w:rFonts w:eastAsia="FangSong_GB2312" w:hint="eastAsia"/>
        </w:rPr>
        <w:t>崔</w:t>
      </w:r>
      <w:proofErr w:type="gramEnd"/>
      <w:r w:rsidR="00A317FF" w:rsidRPr="00A45500">
        <w:rPr>
          <w:rFonts w:eastAsia="FangSong_GB2312" w:hint="eastAsia"/>
        </w:rPr>
        <w:t>傲</w:t>
      </w:r>
    </w:p>
    <w:p w14:paraId="56C60CE1" w14:textId="77777777" w:rsidR="00D922D8" w:rsidRPr="00A45500" w:rsidRDefault="00D922D8">
      <w:pPr>
        <w:spacing w:line="320" w:lineRule="exact"/>
        <w:ind w:firstLine="480"/>
        <w:rPr>
          <w:rFonts w:eastAsia="FangSong_GB2312"/>
        </w:rPr>
      </w:pPr>
    </w:p>
    <w:p w14:paraId="06E904BC" w14:textId="69BA137C" w:rsidR="00D922D8" w:rsidRPr="00A45500" w:rsidRDefault="00D922D8">
      <w:pPr>
        <w:spacing w:line="320" w:lineRule="exact"/>
        <w:ind w:firstLineChars="300" w:firstLine="720"/>
        <w:rPr>
          <w:rFonts w:eastAsia="FangSong_GB2312"/>
        </w:rPr>
        <w:sectPr w:rsidR="00D922D8" w:rsidRPr="00A45500">
          <w:headerReference w:type="default" r:id="rId58"/>
          <w:pgSz w:w="11906" w:h="16838"/>
          <w:pgMar w:top="2155" w:right="1814" w:bottom="2155" w:left="1814" w:header="1701" w:footer="1701" w:gutter="0"/>
          <w:cols w:space="720"/>
          <w:docGrid w:type="linesAndChars" w:linePitch="312"/>
        </w:sectPr>
      </w:pPr>
      <w:r w:rsidRPr="00A45500">
        <w:rPr>
          <w:rFonts w:eastAsia="FangSong_GB2312"/>
        </w:rPr>
        <w:t xml:space="preserve">                                                 </w:t>
      </w:r>
      <w:r w:rsidR="00555B3A" w:rsidRPr="00A45500">
        <w:rPr>
          <w:rFonts w:eastAsia="FangSong_GB2312"/>
        </w:rPr>
        <w:t>2022</w:t>
      </w:r>
      <w:r w:rsidRPr="00A45500">
        <w:rPr>
          <w:rFonts w:eastAsia="FangSong_GB2312"/>
        </w:rPr>
        <w:t>年</w:t>
      </w:r>
      <w:r w:rsidRPr="00A45500">
        <w:rPr>
          <w:rFonts w:eastAsia="FangSong_GB2312"/>
        </w:rPr>
        <w:t xml:space="preserve">   </w:t>
      </w:r>
      <w:r w:rsidR="00555B3A" w:rsidRPr="00A45500">
        <w:rPr>
          <w:rFonts w:eastAsia="FangSong_GB2312"/>
        </w:rPr>
        <w:t>3</w:t>
      </w:r>
      <w:r w:rsidRPr="00A45500">
        <w:rPr>
          <w:rFonts w:eastAsia="FangSong_GB2312"/>
        </w:rPr>
        <w:t>月</w:t>
      </w:r>
    </w:p>
    <w:p w14:paraId="3467507A" w14:textId="76C4F597" w:rsidR="00D922D8" w:rsidRPr="00A45500" w:rsidRDefault="00D922D8" w:rsidP="00F94637">
      <w:pPr>
        <w:pStyle w:val="aff1"/>
      </w:pPr>
      <w:bookmarkStart w:id="187" w:name="_Toc93734169"/>
      <w:bookmarkStart w:id="188" w:name="_Toc99905783"/>
      <w:r w:rsidRPr="00A45500">
        <w:lastRenderedPageBreak/>
        <w:t>参考文献</w:t>
      </w:r>
      <w:bookmarkEnd w:id="187"/>
      <w:bookmarkEnd w:id="188"/>
    </w:p>
    <w:p w14:paraId="6BDEEC08" w14:textId="250A93BC" w:rsidR="00032371" w:rsidRPr="00A45500" w:rsidRDefault="00032371" w:rsidP="00032371">
      <w:pPr>
        <w:pStyle w:val="a0"/>
      </w:pPr>
      <w:bookmarkStart w:id="189" w:name="_Ref97758546"/>
      <w:r w:rsidRPr="00A45500">
        <w:t>Hennessy J L, Patterson D A. A new golden age for computer architecture[J]. Communications of the ACM, 2019, 62(2): 48-60.</w:t>
      </w:r>
      <w:bookmarkEnd w:id="189"/>
    </w:p>
    <w:p w14:paraId="6211D329" w14:textId="654B2985" w:rsidR="00032371" w:rsidRPr="00A45500" w:rsidRDefault="00032371" w:rsidP="00032371">
      <w:pPr>
        <w:pStyle w:val="a0"/>
      </w:pPr>
      <w:bookmarkStart w:id="190" w:name="_Ref98030813"/>
      <w:proofErr w:type="spellStart"/>
      <w:r w:rsidRPr="00A45500">
        <w:t>Celio</w:t>
      </w:r>
      <w:proofErr w:type="spellEnd"/>
      <w:r w:rsidRPr="00A45500">
        <w:t xml:space="preserve"> C, Chiu PF, </w:t>
      </w:r>
      <w:proofErr w:type="spellStart"/>
      <w:r w:rsidRPr="00A45500">
        <w:t>Asanović</w:t>
      </w:r>
      <w:proofErr w:type="spellEnd"/>
      <w:r w:rsidRPr="00A45500">
        <w:t xml:space="preserve"> K, et al. Broom: an open-source out-of-order processor with resilient low-voltage operation in 28-nm CMOS [J]. IEEE Micro, 2019, 39(2):52-60.</w:t>
      </w:r>
      <w:bookmarkEnd w:id="190"/>
    </w:p>
    <w:p w14:paraId="60DEA73B" w14:textId="31A76416" w:rsidR="00032371" w:rsidRPr="00A45500" w:rsidRDefault="00032371" w:rsidP="00032371">
      <w:pPr>
        <w:pStyle w:val="a0"/>
      </w:pPr>
      <w:bookmarkStart w:id="191" w:name="_Ref99208037"/>
      <w:proofErr w:type="spellStart"/>
      <w:r w:rsidRPr="00A45500">
        <w:t>XiangShan</w:t>
      </w:r>
      <w:proofErr w:type="spellEnd"/>
      <w:r w:rsidRPr="00A45500">
        <w:t xml:space="preserve">-doc. UCAS &amp; ICT, PCL. 2021. </w:t>
      </w:r>
      <w:hyperlink r:id="rId59" w:history="1">
        <w:r w:rsidRPr="00A45500">
          <w:rPr>
            <w:rStyle w:val="a5"/>
            <w:color w:val="auto"/>
          </w:rPr>
          <w:t>https://github.com/OpenXiangShan/XiangShan-doc</w:t>
        </w:r>
      </w:hyperlink>
      <w:bookmarkEnd w:id="191"/>
    </w:p>
    <w:p w14:paraId="58C26C62" w14:textId="123107E3" w:rsidR="00032371" w:rsidRPr="00A45500" w:rsidRDefault="00032371" w:rsidP="00032371">
      <w:pPr>
        <w:pStyle w:val="a0"/>
      </w:pPr>
      <w:bookmarkStart w:id="192" w:name="_Ref99208058"/>
      <w:r w:rsidRPr="00A45500">
        <w:t>LeBlanc T J, Mellor-Crummey J M. Debugging parallel programs with instant replay[J]. IEEE Transactions on Computers, 1987, 36(4): 471-482.</w:t>
      </w:r>
      <w:bookmarkEnd w:id="192"/>
    </w:p>
    <w:p w14:paraId="35C4BF4C" w14:textId="77777777" w:rsidR="00032371" w:rsidRPr="00A45500" w:rsidRDefault="00032371" w:rsidP="00032371">
      <w:pPr>
        <w:pStyle w:val="a0"/>
      </w:pPr>
      <w:bookmarkStart w:id="193" w:name="_Ref99208067"/>
      <w:r w:rsidRPr="00A45500">
        <w:t xml:space="preserve">Di Tucci L, Baghdadi R, </w:t>
      </w:r>
      <w:proofErr w:type="spellStart"/>
      <w:r w:rsidRPr="00A45500">
        <w:t>Amarasinghe</w:t>
      </w:r>
      <w:proofErr w:type="spellEnd"/>
      <w:r w:rsidRPr="00A45500">
        <w:t xml:space="preserve"> S, et al. SALSA: A domain specific architecture for sequence alignment[C]//2020 IEEE International Parallel and distributed processing symposium workshops (IPDPSW). IEEE, 2020: 147-150.</w:t>
      </w:r>
      <w:bookmarkEnd w:id="193"/>
      <w:r w:rsidRPr="00A45500">
        <w:t xml:space="preserve"> </w:t>
      </w:r>
    </w:p>
    <w:p w14:paraId="57EB9C54" w14:textId="54E89000" w:rsidR="00032371" w:rsidRPr="00A45500" w:rsidRDefault="00032371" w:rsidP="00032371">
      <w:pPr>
        <w:pStyle w:val="a0"/>
      </w:pPr>
      <w:bookmarkStart w:id="194" w:name="_Ref99208075"/>
      <w:r w:rsidRPr="00A45500">
        <w:t xml:space="preserve">Navarro </w:t>
      </w:r>
      <w:proofErr w:type="spellStart"/>
      <w:r w:rsidRPr="00A45500">
        <w:t>Leija</w:t>
      </w:r>
      <w:proofErr w:type="spellEnd"/>
      <w:r w:rsidRPr="00A45500">
        <w:t xml:space="preserve"> O S, </w:t>
      </w:r>
      <w:proofErr w:type="spellStart"/>
      <w:r w:rsidRPr="00A45500">
        <w:t>Shiptoski</w:t>
      </w:r>
      <w:proofErr w:type="spellEnd"/>
      <w:r w:rsidRPr="00A45500">
        <w:t xml:space="preserve"> K, Scott R G, et al. Reproducible containers[C]. Proceedings of the Twenty-Fifth International Conference on Architectural Support for Programming Languages and Operating Systems (ASPLOS). 2020: 167-182.</w:t>
      </w:r>
      <w:bookmarkEnd w:id="194"/>
    </w:p>
    <w:p w14:paraId="04D91491" w14:textId="43C43F75" w:rsidR="00032371" w:rsidRPr="00A45500" w:rsidRDefault="00032371" w:rsidP="00032371">
      <w:pPr>
        <w:pStyle w:val="a0"/>
      </w:pPr>
      <w:bookmarkStart w:id="195" w:name="_Ref99208082"/>
      <w:proofErr w:type="spellStart"/>
      <w:r w:rsidRPr="00A45500">
        <w:t>O'Callahan</w:t>
      </w:r>
      <w:proofErr w:type="spellEnd"/>
      <w:r w:rsidRPr="00A45500">
        <w:t xml:space="preserve"> R, Jones C, </w:t>
      </w:r>
      <w:proofErr w:type="spellStart"/>
      <w:r w:rsidRPr="00A45500">
        <w:t>Froyd</w:t>
      </w:r>
      <w:proofErr w:type="spellEnd"/>
      <w:r w:rsidRPr="00A45500">
        <w:t xml:space="preserve"> N, et al. Engineering record and replay for </w:t>
      </w:r>
      <w:proofErr w:type="spellStart"/>
      <w:r w:rsidRPr="00A45500">
        <w:t>deployability</w:t>
      </w:r>
      <w:proofErr w:type="spellEnd"/>
      <w:r w:rsidRPr="00A45500">
        <w:t>[C]. 2017 USENIX Annual Technical Conference (USENIX ATC 17), 2017: 377-389.</w:t>
      </w:r>
      <w:bookmarkEnd w:id="195"/>
    </w:p>
    <w:p w14:paraId="16F6AE2F" w14:textId="30D15742" w:rsidR="00032371" w:rsidRPr="00A45500" w:rsidRDefault="00032371" w:rsidP="00032371">
      <w:pPr>
        <w:pStyle w:val="a0"/>
      </w:pPr>
      <w:bookmarkStart w:id="196" w:name="_Ref99208085"/>
      <w:proofErr w:type="spellStart"/>
      <w:r w:rsidRPr="00A45500">
        <w:t>Narayanasamy</w:t>
      </w:r>
      <w:proofErr w:type="spellEnd"/>
      <w:r w:rsidRPr="00A45500">
        <w:t xml:space="preserve"> S, </w:t>
      </w:r>
      <w:proofErr w:type="spellStart"/>
      <w:r w:rsidRPr="00A45500">
        <w:t>Pokam</w:t>
      </w:r>
      <w:proofErr w:type="spellEnd"/>
      <w:r w:rsidRPr="00A45500">
        <w:t xml:space="preserve"> G, Calder B. </w:t>
      </w:r>
      <w:proofErr w:type="spellStart"/>
      <w:r w:rsidRPr="00A45500">
        <w:t>Bugnet</w:t>
      </w:r>
      <w:proofErr w:type="spellEnd"/>
      <w:r w:rsidRPr="00A45500">
        <w:t>: Continuously recording program execution for deterministic replay debugging[C]. 32nd International Symposium on Computer Architecture (ISCA'05), IEEE, 2005: 284-295.</w:t>
      </w:r>
      <w:bookmarkEnd w:id="196"/>
    </w:p>
    <w:p w14:paraId="1084FAB3" w14:textId="161915AF" w:rsidR="00032371" w:rsidRPr="00A45500" w:rsidRDefault="00032371" w:rsidP="00032371">
      <w:pPr>
        <w:pStyle w:val="a0"/>
      </w:pPr>
      <w:bookmarkStart w:id="197" w:name="_Ref99208087"/>
      <w:r w:rsidRPr="00A45500">
        <w:t xml:space="preserve">Srinivasan S M, </w:t>
      </w:r>
      <w:proofErr w:type="spellStart"/>
      <w:r w:rsidRPr="00A45500">
        <w:t>Kandula</w:t>
      </w:r>
      <w:proofErr w:type="spellEnd"/>
      <w:r w:rsidRPr="00A45500">
        <w:t xml:space="preserve"> S, Andrews C R, et al. Flashback: A lightweight extension for rollback and deterministic replay for software debugging[C]. USENIX Annual Technical Conference, General Track, 2004: 29-44.</w:t>
      </w:r>
      <w:bookmarkEnd w:id="197"/>
    </w:p>
    <w:p w14:paraId="58924C4A" w14:textId="4DE02522" w:rsidR="00032371" w:rsidRPr="00A45500" w:rsidRDefault="00032371" w:rsidP="00032371">
      <w:pPr>
        <w:pStyle w:val="a0"/>
      </w:pPr>
      <w:bookmarkStart w:id="198" w:name="_Ref99208113"/>
      <w:r w:rsidRPr="00A45500">
        <w:t>Saito Y. Jockey: a user-space library for record-replay debugging[C]. Proceedings of the sixth international symposium on Automated analysis-driven debugging, 2005, 69-76.</w:t>
      </w:r>
      <w:bookmarkEnd w:id="198"/>
    </w:p>
    <w:p w14:paraId="7F85939D" w14:textId="198F2E08" w:rsidR="00032371" w:rsidRPr="00A45500" w:rsidRDefault="00032371" w:rsidP="00032371">
      <w:pPr>
        <w:pStyle w:val="a0"/>
      </w:pPr>
      <w:bookmarkStart w:id="199" w:name="_Ref99208122"/>
      <w:r w:rsidRPr="00A45500">
        <w:t xml:space="preserve">Dunlap G W, King S T, </w:t>
      </w:r>
      <w:proofErr w:type="spellStart"/>
      <w:r w:rsidRPr="00A45500">
        <w:t>Cinar</w:t>
      </w:r>
      <w:proofErr w:type="spellEnd"/>
      <w:r w:rsidRPr="00A45500">
        <w:t xml:space="preserve"> S, et al. </w:t>
      </w:r>
      <w:proofErr w:type="spellStart"/>
      <w:r w:rsidRPr="00A45500">
        <w:t>ReVirt</w:t>
      </w:r>
      <w:proofErr w:type="spellEnd"/>
      <w:r w:rsidRPr="00A45500">
        <w:t>: Enabling Intrusion Analysis Through Virtual-Machine Logging and Replay[C]. 5th Symposium on Operating Systems Design and Implementation (OSDI 02). 2002.</w:t>
      </w:r>
      <w:bookmarkEnd w:id="199"/>
    </w:p>
    <w:p w14:paraId="427CDAFB" w14:textId="273229F5" w:rsidR="00032371" w:rsidRPr="00A45500" w:rsidRDefault="00032371" w:rsidP="00032371">
      <w:pPr>
        <w:pStyle w:val="a0"/>
      </w:pPr>
      <w:bookmarkStart w:id="200" w:name="_Ref99208132"/>
      <w:r w:rsidRPr="00A45500">
        <w:t>Sheldon M, Weissman G V B. Retrace: Collecting execution trace with virtual machine deterministic replay[C]. Proceedings of the Third Annual Workshop on Modeling, Benchmarking and Simulation (</w:t>
      </w:r>
      <w:proofErr w:type="spellStart"/>
      <w:r w:rsidRPr="00A45500">
        <w:t>MoBS</w:t>
      </w:r>
      <w:proofErr w:type="spellEnd"/>
      <w:r w:rsidRPr="00A45500">
        <w:t xml:space="preserve"> 2007). 2007.</w:t>
      </w:r>
      <w:bookmarkEnd w:id="200"/>
    </w:p>
    <w:p w14:paraId="065E5E39" w14:textId="33C6D5D3" w:rsidR="00026DFC" w:rsidRPr="00A45500" w:rsidRDefault="00B311ED" w:rsidP="00032371">
      <w:pPr>
        <w:pStyle w:val="a0"/>
      </w:pPr>
      <w:bookmarkStart w:id="201" w:name="_Ref99329117"/>
      <w:proofErr w:type="spellStart"/>
      <w:r w:rsidRPr="00A45500">
        <w:t>Asanović</w:t>
      </w:r>
      <w:proofErr w:type="spellEnd"/>
      <w:r w:rsidRPr="00A45500">
        <w:t xml:space="preserve"> K, Patterson D A. Instruction sets should be free: The case for </w:t>
      </w:r>
      <w:proofErr w:type="spellStart"/>
      <w:r w:rsidRPr="00A45500">
        <w:t>risc</w:t>
      </w:r>
      <w:proofErr w:type="spellEnd"/>
      <w:r w:rsidRPr="00A45500">
        <w:t>-v[J]. EECS Department, University of California, Berkeley, Tech. Rep. UCB/EECS-2014-146, 2014.</w:t>
      </w:r>
      <w:bookmarkEnd w:id="201"/>
    </w:p>
    <w:p w14:paraId="4D667EBD" w14:textId="63766F57" w:rsidR="00026DFC" w:rsidRPr="00A45500" w:rsidRDefault="00602103" w:rsidP="00032371">
      <w:pPr>
        <w:pStyle w:val="a0"/>
      </w:pPr>
      <w:bookmarkStart w:id="202" w:name="_Ref99329579"/>
      <w:r w:rsidRPr="00A45500">
        <w:t>Waterman A S. Design of the RISC-V instruction set architecture[M]. University of California, Berkeley, 2016.</w:t>
      </w:r>
      <w:bookmarkEnd w:id="202"/>
    </w:p>
    <w:p w14:paraId="6A650D74" w14:textId="538E0799" w:rsidR="00026DFC" w:rsidRPr="00A45500" w:rsidRDefault="00B962B4" w:rsidP="00032371">
      <w:pPr>
        <w:pStyle w:val="a0"/>
      </w:pPr>
      <w:bookmarkStart w:id="203" w:name="_Ref99330803"/>
      <w:proofErr w:type="spellStart"/>
      <w:r w:rsidRPr="00A45500">
        <w:lastRenderedPageBreak/>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203"/>
    </w:p>
    <w:p w14:paraId="6C87ABCD" w14:textId="7ACE6C42" w:rsidR="00026DFC" w:rsidRPr="00A45500" w:rsidRDefault="00346CED" w:rsidP="00032371">
      <w:pPr>
        <w:pStyle w:val="a0"/>
      </w:pPr>
      <w:bookmarkStart w:id="204" w:name="_Ref99331465"/>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204"/>
    </w:p>
    <w:p w14:paraId="6BCC3F8C" w14:textId="5C113736" w:rsidR="00026DFC" w:rsidRPr="00A45500" w:rsidRDefault="004668E8" w:rsidP="00032371">
      <w:pPr>
        <w:pStyle w:val="a0"/>
      </w:pPr>
      <w:bookmarkStart w:id="205" w:name="_Ref99351636"/>
      <w:proofErr w:type="spellStart"/>
      <w:r w:rsidRPr="00A45500">
        <w:t>Farshchi</w:t>
      </w:r>
      <w:proofErr w:type="spellEnd"/>
      <w:r w:rsidRPr="00A45500">
        <w:t xml:space="preserve"> F, Huang Q, Yun H. Integrating NVIDIA deep learning accelerator (NVDLA) with RISC-V SoC on </w:t>
      </w:r>
      <w:proofErr w:type="spellStart"/>
      <w:r w:rsidRPr="00A45500">
        <w:t>FireSim</w:t>
      </w:r>
      <w:proofErr w:type="spellEnd"/>
      <w:r w:rsidRPr="00A45500">
        <w:t>[C]//2019 2nd Workshop on Energy Efficient Machine Learning and Cognitive Computing for Embedded Applications (EMC2). IEEE, 2019: 21-25.</w:t>
      </w:r>
      <w:bookmarkEnd w:id="205"/>
    </w:p>
    <w:p w14:paraId="1CCF507A" w14:textId="04602ED9" w:rsidR="00026DFC" w:rsidRPr="00A45500" w:rsidRDefault="004668E8" w:rsidP="00032371">
      <w:pPr>
        <w:pStyle w:val="a0"/>
      </w:pPr>
      <w:bookmarkStart w:id="206" w:name="_Ref99351639"/>
      <w:proofErr w:type="spellStart"/>
      <w:r w:rsidRPr="00A45500">
        <w:t>Karandikar</w:t>
      </w:r>
      <w:proofErr w:type="spellEnd"/>
      <w:r w:rsidRPr="00A45500">
        <w:t xml:space="preserve"> S, </w:t>
      </w:r>
      <w:proofErr w:type="spellStart"/>
      <w:r w:rsidRPr="00A45500">
        <w:t>Biancolin</w:t>
      </w:r>
      <w:proofErr w:type="spellEnd"/>
      <w:r w:rsidRPr="00A45500">
        <w:t xml:space="preserve"> D, Amid A, et al. Using </w:t>
      </w:r>
      <w:proofErr w:type="spellStart"/>
      <w:r w:rsidRPr="00A45500">
        <w:t>FireSim</w:t>
      </w:r>
      <w:proofErr w:type="spellEnd"/>
      <w:r w:rsidRPr="00A45500">
        <w:t xml:space="preserve"> to Enable Agile End-to-End RISC-V Computer Architecture Research[J]. 2019.</w:t>
      </w:r>
      <w:bookmarkEnd w:id="206"/>
    </w:p>
    <w:p w14:paraId="0BD75934" w14:textId="7B1758F9" w:rsidR="00026DFC" w:rsidRPr="00A45500" w:rsidRDefault="00AD18C3" w:rsidP="00032371">
      <w:pPr>
        <w:pStyle w:val="a0"/>
      </w:pPr>
      <w:bookmarkStart w:id="207" w:name="_Ref99351640"/>
      <w:r w:rsidRPr="00A45500">
        <w:t xml:space="preserve">Sá B, Martins J, Pinto S E S. </w:t>
      </w:r>
      <w:proofErr w:type="gramStart"/>
      <w:r w:rsidRPr="00A45500">
        <w:t>A</w:t>
      </w:r>
      <w:proofErr w:type="gramEnd"/>
      <w:r w:rsidRPr="00A45500">
        <w:t xml:space="preserve"> First Look at RISC-V Virtualization from an Embedded Systems Perspective[J]. IEEE Transactions on Computers, 2021.</w:t>
      </w:r>
      <w:bookmarkEnd w:id="207"/>
    </w:p>
    <w:p w14:paraId="256C00D3" w14:textId="6E3A37B7" w:rsidR="004B0295" w:rsidRPr="00A45500" w:rsidRDefault="00521ECF" w:rsidP="00032371">
      <w:pPr>
        <w:pStyle w:val="a0"/>
      </w:pPr>
      <w:bookmarkStart w:id="208" w:name="_Ref99352251"/>
      <w:proofErr w:type="spellStart"/>
      <w:r w:rsidRPr="00A45500">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208"/>
    </w:p>
    <w:p w14:paraId="1A19877B" w14:textId="603CE5D4" w:rsidR="004B0295" w:rsidRPr="00A45500" w:rsidRDefault="00F87F9E" w:rsidP="00032371">
      <w:pPr>
        <w:pStyle w:val="a0"/>
      </w:pPr>
      <w:bookmarkStart w:id="209" w:name="_Ref99352297"/>
      <w:proofErr w:type="spellStart"/>
      <w:r w:rsidRPr="00A45500">
        <w:t>Asanovic</w:t>
      </w:r>
      <w:proofErr w:type="spellEnd"/>
      <w:r w:rsidRPr="00A45500">
        <w:t xml:space="preserve"> K, Patterson D A, </w:t>
      </w:r>
      <w:proofErr w:type="spellStart"/>
      <w:r w:rsidRPr="00A45500">
        <w:t>Celio</w:t>
      </w:r>
      <w:proofErr w:type="spellEnd"/>
      <w:r w:rsidRPr="00A45500">
        <w:t xml:space="preserve"> C. The </w:t>
      </w:r>
      <w:proofErr w:type="spellStart"/>
      <w:r w:rsidRPr="00A45500">
        <w:t>berkeley</w:t>
      </w:r>
      <w:proofErr w:type="spellEnd"/>
      <w:r w:rsidRPr="00A45500">
        <w:t xml:space="preserve"> out-of-order machine (boom): An industry-competitive, synthesizable, parameterized </w:t>
      </w:r>
      <w:proofErr w:type="spellStart"/>
      <w:r w:rsidRPr="00A45500">
        <w:t>risc</w:t>
      </w:r>
      <w:proofErr w:type="spellEnd"/>
      <w:r w:rsidRPr="00A45500">
        <w:t xml:space="preserve">-v processor[R]. University of California at Berkeley </w:t>
      </w:r>
      <w:proofErr w:type="spellStart"/>
      <w:r w:rsidRPr="00A45500">
        <w:t>Berkeley</w:t>
      </w:r>
      <w:proofErr w:type="spellEnd"/>
      <w:r w:rsidRPr="00A45500">
        <w:t xml:space="preserve"> United States, 2015.</w:t>
      </w:r>
      <w:bookmarkEnd w:id="209"/>
    </w:p>
    <w:p w14:paraId="48BFB78B" w14:textId="52E210D1" w:rsidR="004B0295" w:rsidRPr="00A45500" w:rsidRDefault="007A12EC" w:rsidP="00032371">
      <w:pPr>
        <w:pStyle w:val="a0"/>
      </w:pPr>
      <w:bookmarkStart w:id="210" w:name="_Ref99352012"/>
      <w:r w:rsidRPr="00A45500">
        <w:t>Chen C, Xiang X, Liu C, et al. Xuantie-910: A commercial multi-core 12-stage pipeline out-of-order 64-bit high performance RISC-V processor with vector extension: Industrial product[C]//2020 ACM/IEEE 47th Annual International Symposium on Computer Architecture (ISCA). IEEE, 2020: 52-64.</w:t>
      </w:r>
      <w:bookmarkEnd w:id="210"/>
    </w:p>
    <w:p w14:paraId="58A1F76F" w14:textId="4B7C6631" w:rsidR="004B0295" w:rsidRPr="00A45500" w:rsidRDefault="00A34381" w:rsidP="00032371">
      <w:pPr>
        <w:pStyle w:val="a0"/>
      </w:pPr>
      <w:bookmarkStart w:id="211" w:name="_Ref99352585"/>
      <w:proofErr w:type="spellStart"/>
      <w:r w:rsidRPr="00A45500">
        <w:t>XiangShan</w:t>
      </w:r>
      <w:proofErr w:type="spellEnd"/>
      <w:r w:rsidRPr="00A45500">
        <w:t>-doc. UCAS &amp; ICT, PCL. 2021. https://github.com/OpenXiangShan/XiangShan-doc</w:t>
      </w:r>
      <w:bookmarkEnd w:id="211"/>
    </w:p>
    <w:p w14:paraId="73F69EB1" w14:textId="05F265C6" w:rsidR="004B0295" w:rsidRPr="00A45500" w:rsidRDefault="005476D3" w:rsidP="00032371">
      <w:pPr>
        <w:pStyle w:val="a0"/>
      </w:pPr>
      <w:bookmarkStart w:id="212" w:name="_Ref99352692"/>
      <w:r w:rsidRPr="00A45500">
        <w:t>Feng E, Lu X, Du D, et al. Scalable Memory Protection in the PENGLAI Enclave[C]//15th {USENIX} Symposium on Operating Systems Design and Implementation ({OSDI} 21). 2021: 275-294.</w:t>
      </w:r>
      <w:bookmarkEnd w:id="212"/>
    </w:p>
    <w:p w14:paraId="4AE9AD38" w14:textId="5A6FB4CF" w:rsidR="00032371" w:rsidRPr="00A45500" w:rsidRDefault="00032371" w:rsidP="00032371">
      <w:pPr>
        <w:pStyle w:val="a0"/>
      </w:pPr>
      <w:bookmarkStart w:id="213" w:name="_Ref99208205"/>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213"/>
    </w:p>
    <w:p w14:paraId="01A7159D" w14:textId="30481899" w:rsidR="00032371" w:rsidRPr="00A45500" w:rsidRDefault="00032371" w:rsidP="00032371">
      <w:pPr>
        <w:pStyle w:val="a0"/>
      </w:pPr>
      <w:bookmarkStart w:id="214" w:name="_Ref99208207"/>
      <w:proofErr w:type="spellStart"/>
      <w:r w:rsidRPr="00A45500">
        <w:t>Devecsery</w:t>
      </w:r>
      <w:proofErr w:type="spellEnd"/>
      <w:r w:rsidRPr="00A45500">
        <w:t xml:space="preserve"> D, Chow M, Dou X, et al. Eidetic systems[C]. 11th USENIX Symposium on Operating Systems Design and Implementation (OSDI 14). 2014: 525-540.</w:t>
      </w:r>
      <w:bookmarkEnd w:id="214"/>
    </w:p>
    <w:p w14:paraId="01F4DA77" w14:textId="29724D03" w:rsidR="00032371" w:rsidRPr="00A45500" w:rsidRDefault="00032371" w:rsidP="00032371">
      <w:pPr>
        <w:pStyle w:val="a0"/>
      </w:pPr>
      <w:bookmarkStart w:id="215" w:name="_Ref99208261"/>
      <w:r w:rsidRPr="00A45500">
        <w:t>Pan D Z, Linton M A. Supporting reverse execution for parallel programs[C]//Proceedings of the 1988 ACM SIGPLAN and SIGOPS Workshop on Parallel and Distributed Debugging. 1988: 124-129.</w:t>
      </w:r>
      <w:bookmarkEnd w:id="215"/>
    </w:p>
    <w:p w14:paraId="397A661E" w14:textId="0278E7A4" w:rsidR="00FC2F96" w:rsidRPr="00A45500" w:rsidRDefault="00FC2F96" w:rsidP="00032371">
      <w:pPr>
        <w:pStyle w:val="a0"/>
      </w:pPr>
      <w:bookmarkStart w:id="216" w:name="_Ref99288887"/>
      <w:r w:rsidRPr="00A45500">
        <w:t>Bacon, D.F., Goldstein, S.C.: Hardware-assisted Replay of Multiprocessor Programs. In: Proceedings of the 1991 ACM/ONR Workshop on Parallel and Distributed Debugging. pp. 194–206. PADD ’91, ACM, New York, NY, USA (1991), DOI: 10.1145/122759.122777</w:t>
      </w:r>
      <w:bookmarkEnd w:id="216"/>
    </w:p>
    <w:p w14:paraId="293BF8CD" w14:textId="65E3DB5C" w:rsidR="00E45DD7" w:rsidRPr="00A45500" w:rsidRDefault="00E45DD7" w:rsidP="00032371">
      <w:pPr>
        <w:pStyle w:val="a0"/>
      </w:pPr>
      <w:bookmarkStart w:id="217" w:name="_Ref99286691"/>
      <w:r w:rsidRPr="00A45500">
        <w:t xml:space="preserve">Patil H, Pereira C, </w:t>
      </w:r>
      <w:proofErr w:type="spellStart"/>
      <w:r w:rsidRPr="00A45500">
        <w:t>Stallcup</w:t>
      </w:r>
      <w:proofErr w:type="spellEnd"/>
      <w:r w:rsidRPr="00A45500">
        <w:t xml:space="preserve"> M, et al. </w:t>
      </w:r>
      <w:proofErr w:type="spellStart"/>
      <w:r w:rsidRPr="00A45500">
        <w:t>Pinplay</w:t>
      </w:r>
      <w:proofErr w:type="spellEnd"/>
      <w:r w:rsidRPr="00A45500">
        <w:t>: a framework for deterministic replay and reproducible analysis of parallel programs[C]//Proceedings of the 8th annual IEEE/ACM international symposium on Code generation and optimization. 2010: 2-11.</w:t>
      </w:r>
      <w:bookmarkEnd w:id="217"/>
    </w:p>
    <w:p w14:paraId="7CACD413" w14:textId="16849292" w:rsidR="00EC098C" w:rsidRPr="00A45500" w:rsidRDefault="00EC098C" w:rsidP="00032371">
      <w:pPr>
        <w:pStyle w:val="a0"/>
      </w:pPr>
      <w:bookmarkStart w:id="218" w:name="_Ref99287113"/>
      <w:r w:rsidRPr="00A45500">
        <w:lastRenderedPageBreak/>
        <w:t>Bhansali S, Chen W K, De Jong S, et al. Framework for instruction-level tracing and analysis of program executions[C]//Proceedings of the 2nd international conference on Virtual execution environments. 2006: 154-163.</w:t>
      </w:r>
      <w:bookmarkEnd w:id="218"/>
    </w:p>
    <w:p w14:paraId="67910E85" w14:textId="723D57D5" w:rsidR="00CA5740" w:rsidRPr="00A45500" w:rsidRDefault="00CA5740" w:rsidP="00032371">
      <w:pPr>
        <w:pStyle w:val="a0"/>
      </w:pPr>
      <w:bookmarkStart w:id="219" w:name="_Ref99287822"/>
      <w:r w:rsidRPr="00A45500">
        <w:t xml:space="preserve">Xu M, </w:t>
      </w:r>
      <w:proofErr w:type="spellStart"/>
      <w:r w:rsidRPr="00A45500">
        <w:t>Bodik</w:t>
      </w:r>
      <w:proofErr w:type="spellEnd"/>
      <w:r w:rsidRPr="00A45500">
        <w:t xml:space="preserve"> R, Hill M D. A" flight data recorder" for enabling full-system multiprocessor deterministic replay[C]//Proceedings of the 30th annual international symposium on Computer architecture. 2003: 122-135.</w:t>
      </w:r>
      <w:bookmarkEnd w:id="219"/>
    </w:p>
    <w:p w14:paraId="0AA0C072" w14:textId="5EF07817" w:rsidR="00CA65D5" w:rsidRPr="00A45500" w:rsidRDefault="00CA65D5" w:rsidP="00032371">
      <w:pPr>
        <w:pStyle w:val="a0"/>
      </w:pPr>
      <w:bookmarkStart w:id="220" w:name="_Ref99287969"/>
      <w:proofErr w:type="spellStart"/>
      <w:r w:rsidRPr="00A45500">
        <w:t>Hower</w:t>
      </w:r>
      <w:proofErr w:type="spellEnd"/>
      <w:r w:rsidRPr="00A45500">
        <w:t xml:space="preserve"> D R, Hill M D. Rerun: Exploiting episodes for lightweight memory race recording[J]. ACM SIGARCH computer architecture news, 2008, 36(3): 265-276.</w:t>
      </w:r>
      <w:bookmarkEnd w:id="220"/>
    </w:p>
    <w:p w14:paraId="20EC505C" w14:textId="563E730D" w:rsidR="00CA5740" w:rsidRPr="00A45500" w:rsidRDefault="007F170D" w:rsidP="00032371">
      <w:pPr>
        <w:pStyle w:val="a0"/>
      </w:pPr>
      <w:bookmarkStart w:id="221" w:name="_Ref99288062"/>
      <w:r w:rsidRPr="00A45500">
        <w:t xml:space="preserve">Montesinos P, </w:t>
      </w:r>
      <w:proofErr w:type="spellStart"/>
      <w:r w:rsidRPr="00A45500">
        <w:t>Ceze</w:t>
      </w:r>
      <w:proofErr w:type="spellEnd"/>
      <w:r w:rsidRPr="00A45500">
        <w:t xml:space="preserve"> L, </w:t>
      </w:r>
      <w:proofErr w:type="spellStart"/>
      <w:r w:rsidRPr="00A45500">
        <w:t>Torrellas</w:t>
      </w:r>
      <w:proofErr w:type="spellEnd"/>
      <w:r w:rsidRPr="00A45500">
        <w:t xml:space="preserve"> J. </w:t>
      </w:r>
      <w:proofErr w:type="spellStart"/>
      <w:r w:rsidRPr="00A45500">
        <w:t>Delorean</w:t>
      </w:r>
      <w:proofErr w:type="spellEnd"/>
      <w:r w:rsidRPr="00A45500">
        <w:t xml:space="preserve">: Recording and deterministically replaying shared-memory multiprocessor execution </w:t>
      </w:r>
      <w:proofErr w:type="spellStart"/>
      <w:r w:rsidRPr="00A45500">
        <w:t>ef</w:t>
      </w:r>
      <w:proofErr w:type="spellEnd"/>
      <w:r w:rsidRPr="00A45500">
        <w:t xml:space="preserve">? </w:t>
      </w:r>
      <w:proofErr w:type="spellStart"/>
      <w:r w:rsidRPr="00A45500">
        <w:t>ciently</w:t>
      </w:r>
      <w:proofErr w:type="spellEnd"/>
      <w:r w:rsidRPr="00A45500">
        <w:t>[J]. ACM SIGARCH Computer Architecture News, 2008, 36(3): 289-300.</w:t>
      </w:r>
      <w:bookmarkEnd w:id="221"/>
    </w:p>
    <w:p w14:paraId="2EE5E6E2" w14:textId="712477A2" w:rsidR="007F170D" w:rsidRPr="00A45500" w:rsidRDefault="00270BC7" w:rsidP="00032371">
      <w:pPr>
        <w:pStyle w:val="a0"/>
      </w:pPr>
      <w:bookmarkStart w:id="222" w:name="_Ref99288122"/>
      <w:proofErr w:type="spellStart"/>
      <w:r w:rsidRPr="00A45500">
        <w:t>Pokam</w:t>
      </w:r>
      <w:proofErr w:type="spellEnd"/>
      <w:r w:rsidRPr="00A45500">
        <w:t xml:space="preserve"> G, </w:t>
      </w:r>
      <w:proofErr w:type="spellStart"/>
      <w:r w:rsidRPr="00A45500">
        <w:t>Danne</w:t>
      </w:r>
      <w:proofErr w:type="spellEnd"/>
      <w:r w:rsidRPr="00A45500">
        <w:t xml:space="preserve"> K, Pereira C, et al. </w:t>
      </w:r>
      <w:proofErr w:type="spellStart"/>
      <w:r w:rsidRPr="00A45500">
        <w:t>QuickRec</w:t>
      </w:r>
      <w:proofErr w:type="spellEnd"/>
      <w:r w:rsidRPr="00A45500">
        <w:t>: Prototyping an Intel architecture extension for record and replay of multithreaded programs[C]//Proceedings of the 40th annual international symposium on computer architecture. 2013: 643-654.</w:t>
      </w:r>
      <w:bookmarkEnd w:id="222"/>
    </w:p>
    <w:p w14:paraId="447DC0F4" w14:textId="1B63D6C5" w:rsidR="007F170D" w:rsidRPr="00A45500" w:rsidRDefault="00983FF6" w:rsidP="00032371">
      <w:pPr>
        <w:pStyle w:val="a0"/>
      </w:pPr>
      <w:bookmarkStart w:id="223" w:name="_Ref99289078"/>
      <w:proofErr w:type="spellStart"/>
      <w:r w:rsidRPr="00A45500">
        <w:t>Devietti</w:t>
      </w:r>
      <w:proofErr w:type="spellEnd"/>
      <w:r w:rsidRPr="00A45500">
        <w:t xml:space="preserve"> J, Lucia B, </w:t>
      </w:r>
      <w:proofErr w:type="spellStart"/>
      <w:r w:rsidRPr="00A45500">
        <w:t>Ceze</w:t>
      </w:r>
      <w:proofErr w:type="spellEnd"/>
      <w:r w:rsidRPr="00A45500">
        <w:t xml:space="preserve"> L, et al. DMP: Deterministic shared memory multiprocessing[C]//Proceedings of the 14th international conference on Architectural support for programming languages and operating systems. 2009: 85-96.</w:t>
      </w:r>
      <w:bookmarkEnd w:id="223"/>
    </w:p>
    <w:p w14:paraId="6CB43BD8" w14:textId="6656CA0E" w:rsidR="00B77E7B" w:rsidRPr="00A45500" w:rsidRDefault="00F528BF" w:rsidP="00032371">
      <w:pPr>
        <w:pStyle w:val="a0"/>
      </w:pPr>
      <w:bookmarkStart w:id="224" w:name="_Ref99289592"/>
      <w:r w:rsidRPr="00A45500">
        <w:t xml:space="preserve">Bergan T, Anderson O, </w:t>
      </w:r>
      <w:proofErr w:type="spellStart"/>
      <w:r w:rsidRPr="00A45500">
        <w:t>Devietti</w:t>
      </w:r>
      <w:proofErr w:type="spellEnd"/>
      <w:r w:rsidRPr="00A45500">
        <w:t xml:space="preserve"> J, et al. </w:t>
      </w:r>
      <w:proofErr w:type="spellStart"/>
      <w:r w:rsidRPr="00A45500">
        <w:t>CoreDet</w:t>
      </w:r>
      <w:proofErr w:type="spellEnd"/>
      <w:r w:rsidRPr="00A45500">
        <w:t>: A compiler and runtime system for deterministic multithreaded execution[C]//Proceedings of the fifteenth International Conference on Architectural support for programming languages and operating systems. 2010: 53-64.</w:t>
      </w:r>
      <w:bookmarkEnd w:id="224"/>
    </w:p>
    <w:p w14:paraId="1B0D643F" w14:textId="081528E0" w:rsidR="00A81E8F" w:rsidRPr="00A45500" w:rsidRDefault="00A81E8F" w:rsidP="00032371">
      <w:pPr>
        <w:pStyle w:val="a0"/>
      </w:pPr>
      <w:bookmarkStart w:id="225" w:name="_Ref99289734"/>
      <w:proofErr w:type="spellStart"/>
      <w:r w:rsidRPr="00A45500">
        <w:t>Hower</w:t>
      </w:r>
      <w:proofErr w:type="spellEnd"/>
      <w:r w:rsidRPr="00A45500">
        <w:t xml:space="preserve"> D R, Dudnik P, Hill M D, et al. Calvin: Deterministic or not? free will to choose[C]//2011 IEEE 17th International Symposium on High Performance Computer Architecture. IEEE, 2011: 333-334.</w:t>
      </w:r>
      <w:bookmarkEnd w:id="225"/>
    </w:p>
    <w:p w14:paraId="7EF01945" w14:textId="4FBAE7D6" w:rsidR="00A81E8F" w:rsidRPr="00A45500" w:rsidRDefault="00A81E8F" w:rsidP="00032371">
      <w:pPr>
        <w:pStyle w:val="a0"/>
      </w:pPr>
      <w:bookmarkStart w:id="226" w:name="_Ref99289750"/>
      <w:proofErr w:type="spellStart"/>
      <w:r w:rsidRPr="00A45500">
        <w:t>Devietti</w:t>
      </w:r>
      <w:proofErr w:type="spellEnd"/>
      <w:r w:rsidRPr="00A45500">
        <w:t xml:space="preserve"> J, Nelson J, Bergan T, et al. RCDC: a relaxed consistency deterministic computer[J]. ACM SIGARCH Computer Architecture News, 2011, 39(1): 67-78.</w:t>
      </w:r>
      <w:bookmarkEnd w:id="226"/>
    </w:p>
    <w:p w14:paraId="6E9588C6" w14:textId="0CEB85B2" w:rsidR="00A81E8F" w:rsidRPr="00A45500" w:rsidRDefault="00732711" w:rsidP="00032371">
      <w:pPr>
        <w:pStyle w:val="a0"/>
      </w:pPr>
      <w:bookmarkStart w:id="227" w:name="_Ref99289774"/>
      <w:r w:rsidRPr="00A45500">
        <w:t xml:space="preserve">Liu T, </w:t>
      </w:r>
      <w:proofErr w:type="spellStart"/>
      <w:r w:rsidRPr="00A45500">
        <w:t>Curtsinger</w:t>
      </w:r>
      <w:proofErr w:type="spellEnd"/>
      <w:r w:rsidRPr="00A45500">
        <w:t xml:space="preserve"> C, Berger E D. </w:t>
      </w:r>
      <w:proofErr w:type="spellStart"/>
      <w:r w:rsidRPr="00A45500">
        <w:t>Dthreads</w:t>
      </w:r>
      <w:proofErr w:type="spellEnd"/>
      <w:r w:rsidRPr="00A45500">
        <w:t>: efficient deterministic multithreading[C]//Proceedings of the Twenty-Third ACM Symposium on Operating Systems Principles. 2011: 327-336.</w:t>
      </w:r>
      <w:bookmarkEnd w:id="227"/>
    </w:p>
    <w:p w14:paraId="6DE1B811" w14:textId="4F174F7D" w:rsidR="00A81E8F" w:rsidRPr="00A45500" w:rsidRDefault="00B6008F" w:rsidP="00032371">
      <w:pPr>
        <w:pStyle w:val="a0"/>
      </w:pPr>
      <w:r w:rsidRPr="00A45500">
        <w:t>Merrifield T, Eriksson J. Conversion: Multi-version concurrency control for main memory segments[C]//Proceedings of the 8th ACM European Conference on Computer Systems. 2013: 127-139.</w:t>
      </w:r>
    </w:p>
    <w:p w14:paraId="66CA83FA" w14:textId="0903BE09" w:rsidR="00A81E8F" w:rsidRPr="00A45500" w:rsidRDefault="00B6008F" w:rsidP="00032371">
      <w:pPr>
        <w:pStyle w:val="a0"/>
      </w:pPr>
      <w:r w:rsidRPr="00A45500">
        <w:t>Lu K, Zhou X, Bergan T, et al. Efficient deterministic multithreading without global barriers[J]. ACM SIGPLAN Notices, 2014, 49(8): 287-300.</w:t>
      </w:r>
    </w:p>
    <w:p w14:paraId="6F9E112B" w14:textId="47EBCAE0" w:rsidR="00B6008F" w:rsidRPr="00A45500" w:rsidRDefault="00B6008F" w:rsidP="00032371">
      <w:pPr>
        <w:pStyle w:val="a0"/>
      </w:pPr>
      <w:r w:rsidRPr="00A45500">
        <w:t xml:space="preserve">Merrifield T, </w:t>
      </w:r>
      <w:proofErr w:type="spellStart"/>
      <w:r w:rsidRPr="00A45500">
        <w:t>Devietti</w:t>
      </w:r>
      <w:proofErr w:type="spellEnd"/>
      <w:r w:rsidRPr="00A45500">
        <w:t xml:space="preserve"> J, Eriksson J. High-performance determinism with total store order consistency[C]//Proceedings of the Tenth European Conference on Computer Systems. 2015: 1-13.</w:t>
      </w:r>
    </w:p>
    <w:p w14:paraId="3BD2E0D9" w14:textId="03066ADF" w:rsidR="00B6008F" w:rsidRPr="00A45500" w:rsidRDefault="00B6008F" w:rsidP="00032371">
      <w:pPr>
        <w:pStyle w:val="a0"/>
      </w:pPr>
      <w:r w:rsidRPr="00A45500">
        <w:lastRenderedPageBreak/>
        <w:t xml:space="preserve">Merrifield T, </w:t>
      </w:r>
      <w:proofErr w:type="spellStart"/>
      <w:r w:rsidRPr="00A45500">
        <w:t>Roghanchi</w:t>
      </w:r>
      <w:proofErr w:type="spellEnd"/>
      <w:r w:rsidRPr="00A45500">
        <w:t xml:space="preserve"> S, </w:t>
      </w:r>
      <w:proofErr w:type="spellStart"/>
      <w:r w:rsidRPr="00A45500">
        <w:t>Devietti</w:t>
      </w:r>
      <w:proofErr w:type="spellEnd"/>
      <w:r w:rsidRPr="00A45500">
        <w:t xml:space="preserve"> J, et al. Lazy determinism for faster deterministic multithreading[C]//Proceedings of the Twenty-Fourth International Conference on Architectural Support for Programming Languages and Operating Systems. 2019: 879-891.</w:t>
      </w:r>
    </w:p>
    <w:p w14:paraId="74A6172E" w14:textId="5F123CA4" w:rsidR="0030571F" w:rsidRPr="00A45500" w:rsidRDefault="008852D8" w:rsidP="006A4411">
      <w:pPr>
        <w:pStyle w:val="a0"/>
      </w:pPr>
      <w:bookmarkStart w:id="228" w:name="_Ref99292862"/>
      <w:proofErr w:type="spellStart"/>
      <w:r w:rsidRPr="00A45500">
        <w:t>Ronsse</w:t>
      </w:r>
      <w:proofErr w:type="spellEnd"/>
      <w:r w:rsidRPr="00A45500">
        <w:t xml:space="preserve"> M, De </w:t>
      </w:r>
      <w:proofErr w:type="spellStart"/>
      <w:r w:rsidRPr="00A45500">
        <w:t>Bosschere</w:t>
      </w:r>
      <w:proofErr w:type="spellEnd"/>
      <w:r w:rsidRPr="00A45500">
        <w:t xml:space="preserve"> K. </w:t>
      </w:r>
      <w:proofErr w:type="spellStart"/>
      <w:r w:rsidRPr="00A45500">
        <w:t>RecPlay</w:t>
      </w:r>
      <w:proofErr w:type="spellEnd"/>
      <w:r w:rsidRPr="00A45500">
        <w:t>: A fully integrated practical record/replay system[J]. ACM Transactions on Computer Systems (TOCS), 1999, 17(2): 133-152.</w:t>
      </w:r>
      <w:bookmarkEnd w:id="228"/>
    </w:p>
    <w:p w14:paraId="569A09C0" w14:textId="01D6561E" w:rsidR="0030571F" w:rsidRPr="00A45500" w:rsidRDefault="00C25C2B" w:rsidP="006A4411">
      <w:pPr>
        <w:pStyle w:val="a0"/>
      </w:pPr>
      <w:bookmarkStart w:id="229" w:name="_Ref99295301"/>
      <w:proofErr w:type="spellStart"/>
      <w:r w:rsidRPr="00A45500">
        <w:t>Devecsery</w:t>
      </w:r>
      <w:proofErr w:type="spellEnd"/>
      <w:r w:rsidRPr="00A45500">
        <w:t xml:space="preserve"> D, Chow M, Dou X, et al. Eidetic systems[C]//11th USENIX Symposium on Operating Systems Design and Implementation (OSDI 14). 2014: 525-540.</w:t>
      </w:r>
      <w:bookmarkEnd w:id="229"/>
    </w:p>
    <w:p w14:paraId="1AB4FFD0" w14:textId="237B7736" w:rsidR="0030571F" w:rsidRPr="00A45500" w:rsidRDefault="00B77A89" w:rsidP="006A4411">
      <w:pPr>
        <w:pStyle w:val="a0"/>
      </w:pPr>
      <w:bookmarkStart w:id="230" w:name="_Ref99299144"/>
      <w:r w:rsidRPr="00A45500">
        <w:t xml:space="preserve">Lee D, Wester B, </w:t>
      </w:r>
      <w:proofErr w:type="spellStart"/>
      <w:r w:rsidRPr="00A45500">
        <w:t>Veeraraghavan</w:t>
      </w:r>
      <w:proofErr w:type="spellEnd"/>
      <w:r w:rsidRPr="00A45500">
        <w:t xml:space="preserve"> K, et al. </w:t>
      </w:r>
      <w:proofErr w:type="spellStart"/>
      <w:r w:rsidRPr="00A45500">
        <w:t>Respec</w:t>
      </w:r>
      <w:proofErr w:type="spellEnd"/>
      <w:r w:rsidRPr="00A45500">
        <w:t xml:space="preserve">: efficient online multiprocessor </w:t>
      </w:r>
      <w:proofErr w:type="gramStart"/>
      <w:r w:rsidRPr="00A45500">
        <w:t>replay</w:t>
      </w:r>
      <w:proofErr w:type="gramEnd"/>
      <w:r w:rsidR="00A2455C" w:rsidRPr="00A45500">
        <w:t xml:space="preserve"> </w:t>
      </w:r>
      <w:r w:rsidRPr="00A45500">
        <w:t xml:space="preserve">via speculation and external determinism[J]. ACM </w:t>
      </w:r>
      <w:proofErr w:type="spellStart"/>
      <w:r w:rsidRPr="00A45500">
        <w:t>Sigplan</w:t>
      </w:r>
      <w:proofErr w:type="spellEnd"/>
      <w:r w:rsidRPr="00A45500">
        <w:t xml:space="preserve"> Notices, 2010, 45(3): 77-90.</w:t>
      </w:r>
      <w:bookmarkEnd w:id="230"/>
    </w:p>
    <w:p w14:paraId="5641EF18" w14:textId="050B5794" w:rsidR="0030571F" w:rsidRPr="00A45500" w:rsidRDefault="00096AF4" w:rsidP="006A4411">
      <w:pPr>
        <w:pStyle w:val="a0"/>
      </w:pPr>
      <w:bookmarkStart w:id="231" w:name="_Ref99299403"/>
      <w:proofErr w:type="spellStart"/>
      <w:r w:rsidRPr="00A45500">
        <w:t>Mashtizadeh</w:t>
      </w:r>
      <w:proofErr w:type="spellEnd"/>
      <w:r w:rsidRPr="00A45500">
        <w:t xml:space="preserve"> A J, Garfinkel T, </w:t>
      </w:r>
      <w:proofErr w:type="spellStart"/>
      <w:r w:rsidRPr="00A45500">
        <w:t>Terei</w:t>
      </w:r>
      <w:proofErr w:type="spellEnd"/>
      <w:r w:rsidRPr="00A45500">
        <w:t xml:space="preserve"> D, et al. Towards practical default-on multi-core record/replay[J]. ACM SIGPLAN Notices, 2017, 52(4): 693-708.</w:t>
      </w:r>
      <w:bookmarkEnd w:id="231"/>
    </w:p>
    <w:p w14:paraId="74FDD393" w14:textId="72706EE7" w:rsidR="00CB64B9" w:rsidRPr="00A45500" w:rsidRDefault="00CB64B9" w:rsidP="00CB64B9">
      <w:pPr>
        <w:pStyle w:val="a0"/>
      </w:pPr>
      <w:bookmarkStart w:id="232" w:name="_Ref99298233"/>
      <w:r w:rsidRPr="00A45500">
        <w:t xml:space="preserve">Aviram A, Hu S, Ford B, et al. </w:t>
      </w:r>
      <w:proofErr w:type="spellStart"/>
      <w:r w:rsidRPr="00A45500">
        <w:t>Determinating</w:t>
      </w:r>
      <w:proofErr w:type="spellEnd"/>
      <w:r w:rsidRPr="00A45500">
        <w:t xml:space="preserve"> timing channels in compute clouds[C]//Proceedings of the 2010 ACM workshop on Cloud computing security workshop. 2010: 103-108.</w:t>
      </w:r>
      <w:bookmarkEnd w:id="232"/>
    </w:p>
    <w:p w14:paraId="303FA409" w14:textId="6D0678AA" w:rsidR="0068394D" w:rsidRPr="00A45500" w:rsidRDefault="00D61266" w:rsidP="00CB64B9">
      <w:pPr>
        <w:pStyle w:val="a0"/>
      </w:pPr>
      <w:bookmarkStart w:id="233" w:name="_Ref99299736"/>
      <w:r w:rsidRPr="00A45500">
        <w:t xml:space="preserve">Hunt N, Bergan T, </w:t>
      </w:r>
      <w:proofErr w:type="spellStart"/>
      <w:r w:rsidRPr="00A45500">
        <w:t>Ceze</w:t>
      </w:r>
      <w:proofErr w:type="spellEnd"/>
      <w:r w:rsidRPr="00A45500">
        <w:t xml:space="preserve"> L, et al. DDOS: taming nondeterminism in distributed systems[J]. ACM SIGPLAN Notices, 2013, 48(4): 499-508.</w:t>
      </w:r>
      <w:bookmarkEnd w:id="233"/>
    </w:p>
    <w:p w14:paraId="71FDDDF3" w14:textId="3E7A3907" w:rsidR="00812CE5" w:rsidRPr="00A45500" w:rsidRDefault="00812CE5" w:rsidP="00812CE5">
      <w:pPr>
        <w:pStyle w:val="a0"/>
      </w:pPr>
      <w:bookmarkStart w:id="234" w:name="_Ref99300319"/>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234"/>
    </w:p>
    <w:p w14:paraId="122F6485" w14:textId="3432FCB6" w:rsidR="0068394D" w:rsidRPr="00A45500" w:rsidRDefault="00711FE7" w:rsidP="00CB64B9">
      <w:pPr>
        <w:pStyle w:val="a0"/>
      </w:pPr>
      <w:bookmarkStart w:id="235" w:name="_Ref99300941"/>
      <w:proofErr w:type="gramStart"/>
      <w:r w:rsidRPr="00A45500">
        <w:rPr>
          <w:rFonts w:hint="eastAsia"/>
        </w:rPr>
        <w:t>徐子晨</w:t>
      </w:r>
      <w:proofErr w:type="gramEnd"/>
      <w:r w:rsidRPr="00A45500">
        <w:rPr>
          <w:rFonts w:hint="eastAsia"/>
        </w:rPr>
        <w:t xml:space="preserve">, </w:t>
      </w:r>
      <w:proofErr w:type="gramStart"/>
      <w:r w:rsidRPr="00A45500">
        <w:rPr>
          <w:rFonts w:hint="eastAsia"/>
        </w:rPr>
        <w:t>崔</w:t>
      </w:r>
      <w:proofErr w:type="gramEnd"/>
      <w:r w:rsidRPr="00A45500">
        <w:rPr>
          <w:rFonts w:hint="eastAsia"/>
        </w:rPr>
        <w:t>傲</w:t>
      </w:r>
      <w:r w:rsidRPr="00A45500">
        <w:rPr>
          <w:rFonts w:hint="eastAsia"/>
        </w:rPr>
        <w:t xml:space="preserve">, </w:t>
      </w:r>
      <w:r w:rsidRPr="00A45500">
        <w:rPr>
          <w:rFonts w:hint="eastAsia"/>
        </w:rPr>
        <w:t>王玉皞</w:t>
      </w:r>
      <w:r w:rsidRPr="00A45500">
        <w:rPr>
          <w:rFonts w:hint="eastAsia"/>
        </w:rPr>
        <w:t xml:space="preserve">, </w:t>
      </w:r>
      <w:r w:rsidRPr="00A45500">
        <w:rPr>
          <w:rFonts w:hint="eastAsia"/>
        </w:rPr>
        <w:t>等</w:t>
      </w:r>
      <w:r w:rsidRPr="00A45500">
        <w:rPr>
          <w:rFonts w:hint="eastAsia"/>
        </w:rPr>
        <w:t xml:space="preserve">. </w:t>
      </w:r>
      <w:r w:rsidRPr="00A45500">
        <w:rPr>
          <w:rFonts w:hint="eastAsia"/>
        </w:rPr>
        <w:t>基于</w:t>
      </w:r>
      <w:r w:rsidRPr="00A45500">
        <w:rPr>
          <w:rFonts w:hint="eastAsia"/>
        </w:rPr>
        <w:t xml:space="preserve"> RISC-V </w:t>
      </w:r>
      <w:r w:rsidRPr="00A45500">
        <w:rPr>
          <w:rFonts w:hint="eastAsia"/>
        </w:rPr>
        <w:t>架构的强化学习容器化方法研究</w:t>
      </w:r>
      <w:r w:rsidRPr="00A45500">
        <w:rPr>
          <w:rFonts w:hint="eastAsia"/>
        </w:rPr>
        <w:t xml:space="preserve">[J]. </w:t>
      </w:r>
      <w:r w:rsidRPr="00A45500">
        <w:rPr>
          <w:rFonts w:hint="eastAsia"/>
        </w:rPr>
        <w:t>计算机工程与科学</w:t>
      </w:r>
      <w:r w:rsidRPr="00A45500">
        <w:rPr>
          <w:rFonts w:hint="eastAsia"/>
        </w:rPr>
        <w:t>, 2021.</w:t>
      </w:r>
      <w:bookmarkEnd w:id="235"/>
    </w:p>
    <w:p w14:paraId="0E8E5331" w14:textId="2EC6B402" w:rsidR="0068394D" w:rsidRPr="00A45500" w:rsidRDefault="00D34631" w:rsidP="00CB64B9">
      <w:pPr>
        <w:pStyle w:val="a0"/>
      </w:pPr>
      <w:bookmarkStart w:id="236" w:name="_Ref99301287"/>
      <w:proofErr w:type="spellStart"/>
      <w:r w:rsidRPr="00A45500">
        <w:t>Popek</w:t>
      </w:r>
      <w:proofErr w:type="spellEnd"/>
      <w:r w:rsidRPr="00A45500">
        <w:t xml:space="preserve"> G J, Goldberg R P. Formal requirements for virtualizable third generation architectures[J]. Communications of the ACM, 1974, 17(7): 412-421.</w:t>
      </w:r>
      <w:bookmarkEnd w:id="236"/>
    </w:p>
    <w:p w14:paraId="5AE0258B" w14:textId="63A6D31F" w:rsidR="007F73E8" w:rsidRPr="00A45500" w:rsidRDefault="00E20D50" w:rsidP="00CB64B9">
      <w:pPr>
        <w:pStyle w:val="a0"/>
      </w:pPr>
      <w:bookmarkStart w:id="237" w:name="_Ref99301731"/>
      <w:proofErr w:type="spellStart"/>
      <w:r w:rsidRPr="00A45500">
        <w:t>Bellard</w:t>
      </w:r>
      <w:proofErr w:type="spellEnd"/>
      <w:r w:rsidRPr="00A45500">
        <w:t xml:space="preserve"> F. QEMU, a fast and portable dynamic translator[C]//USENIX annual technical conference, FREENIX Track. 2005, 41(46): 10.5555.</w:t>
      </w:r>
      <w:bookmarkEnd w:id="237"/>
    </w:p>
    <w:p w14:paraId="13852040" w14:textId="26F83B33" w:rsidR="007F73E8" w:rsidRPr="00A45500" w:rsidRDefault="007F4702" w:rsidP="00CB64B9">
      <w:pPr>
        <w:pStyle w:val="a0"/>
      </w:pPr>
      <w:bookmarkStart w:id="238" w:name="_Ref99319423"/>
      <w:r w:rsidRPr="00A45500">
        <w:t xml:space="preserve">Bernstein D. Containers and </w:t>
      </w:r>
      <w:r w:rsidR="000D7DAF" w:rsidRPr="00A45500">
        <w:t>C</w:t>
      </w:r>
      <w:r w:rsidRPr="00A45500">
        <w:t xml:space="preserve">loud: From </w:t>
      </w:r>
      <w:r w:rsidR="00EE5D76" w:rsidRPr="00A45500">
        <w:rPr>
          <w:rFonts w:hint="eastAsia"/>
        </w:rPr>
        <w:t>LXC</w:t>
      </w:r>
      <w:r w:rsidRPr="00A45500">
        <w:t xml:space="preserve"> to docker to </w:t>
      </w:r>
      <w:r w:rsidR="006F7AA7" w:rsidRPr="00A45500">
        <w:t>K</w:t>
      </w:r>
      <w:r w:rsidRPr="00A45500">
        <w:t>ubernetes[J]. IEEE Cloud Computing, 2014, 1(3): 81-84.</w:t>
      </w:r>
      <w:bookmarkEnd w:id="238"/>
    </w:p>
    <w:p w14:paraId="0EFCE831" w14:textId="78F76525" w:rsidR="00B3048C" w:rsidRPr="00A45500" w:rsidRDefault="00B3048C" w:rsidP="00B3048C">
      <w:pPr>
        <w:pStyle w:val="a0"/>
      </w:pPr>
      <w:bookmarkStart w:id="239" w:name="_Ref99322177"/>
      <w:r w:rsidRPr="00A45500">
        <w:t xml:space="preserve">Dunlap G W, </w:t>
      </w:r>
      <w:proofErr w:type="spellStart"/>
      <w:r w:rsidRPr="00A45500">
        <w:t>Lucchetti</w:t>
      </w:r>
      <w:proofErr w:type="spellEnd"/>
      <w:r w:rsidRPr="00A45500">
        <w:t xml:space="preserve"> D G, Fetterman M A, et al. Execution </w:t>
      </w:r>
      <w:proofErr w:type="gramStart"/>
      <w:r w:rsidRPr="00A45500">
        <w:t>replay</w:t>
      </w:r>
      <w:proofErr w:type="gramEnd"/>
      <w:r w:rsidRPr="00A45500">
        <w:t xml:space="preserve"> of multiprocessor virtual machines[C]//Proceedings of the fourth ACM SIGPLAN/SIGOPS international conference on Virtual execution environments. 2008: 121-130.</w:t>
      </w:r>
      <w:bookmarkEnd w:id="239"/>
    </w:p>
    <w:p w14:paraId="3B89BC09" w14:textId="4536D20D" w:rsidR="0030571F" w:rsidRPr="00A45500" w:rsidRDefault="00305ABC" w:rsidP="00032371">
      <w:pPr>
        <w:pStyle w:val="a0"/>
      </w:pPr>
      <w:bookmarkStart w:id="240" w:name="_Ref99322886"/>
      <w:r w:rsidRPr="00A45500">
        <w:t>Sheldon M, Weissman G V B. Retrace: Collecting execution trace with virtual machine deterministic replay[C]//Proceedings of the Third Annual Workshop on Modeling, Benchmarking and Simulation (</w:t>
      </w:r>
      <w:proofErr w:type="spellStart"/>
      <w:r w:rsidRPr="00A45500">
        <w:t>MoBS</w:t>
      </w:r>
      <w:proofErr w:type="spellEnd"/>
      <w:r w:rsidRPr="00A45500">
        <w:t xml:space="preserve"> 2007). 2007.</w:t>
      </w:r>
      <w:bookmarkEnd w:id="240"/>
    </w:p>
    <w:p w14:paraId="14FF0BF2" w14:textId="60F298C8" w:rsidR="0030571F" w:rsidRPr="00A45500" w:rsidRDefault="0050106B" w:rsidP="00032371">
      <w:pPr>
        <w:pStyle w:val="a0"/>
      </w:pPr>
      <w:bookmarkStart w:id="241" w:name="_Ref99323139"/>
      <w:r w:rsidRPr="00A45500">
        <w:t>Dolan-</w:t>
      </w:r>
      <w:proofErr w:type="spellStart"/>
      <w:r w:rsidRPr="00A45500">
        <w:t>Gavitt</w:t>
      </w:r>
      <w:proofErr w:type="spellEnd"/>
      <w:r w:rsidRPr="00A45500">
        <w:t xml:space="preserve"> B, </w:t>
      </w:r>
      <w:proofErr w:type="spellStart"/>
      <w:r w:rsidRPr="00A45500">
        <w:t>Hodosh</w:t>
      </w:r>
      <w:proofErr w:type="spellEnd"/>
      <w:r w:rsidRPr="00A45500">
        <w:t xml:space="preserve"> J, Hulin P, et al. Repeatable reverse engineering with PANDA[C]//Proceedings of the 5th Program Protection and Reverse Engineering Workshop. 2015: 1-11.</w:t>
      </w:r>
      <w:bookmarkEnd w:id="241"/>
    </w:p>
    <w:p w14:paraId="1B01DC5B" w14:textId="4992A079" w:rsidR="0030571F" w:rsidRPr="00A45500" w:rsidRDefault="00EF2621" w:rsidP="00032371">
      <w:pPr>
        <w:pStyle w:val="a0"/>
      </w:pPr>
      <w:bookmarkStart w:id="242" w:name="_Ref99323141"/>
      <w:proofErr w:type="spellStart"/>
      <w:r w:rsidRPr="00A45500">
        <w:t>Dovgalyuk</w:t>
      </w:r>
      <w:proofErr w:type="spellEnd"/>
      <w:r w:rsidRPr="00A45500">
        <w:t xml:space="preserve"> P. Deterministic Replay of System's Execution with Multi-target QEMU Simulator for Dynamic Analysis and Reverse Debugging[C]//CSMR. 2012: 553-556.</w:t>
      </w:r>
      <w:bookmarkEnd w:id="242"/>
    </w:p>
    <w:p w14:paraId="6F5A3DA4" w14:textId="4962EA8E" w:rsidR="0030571F" w:rsidRPr="00A45500" w:rsidRDefault="00252F1E" w:rsidP="00032371">
      <w:pPr>
        <w:pStyle w:val="a0"/>
      </w:pPr>
      <w:bookmarkStart w:id="243" w:name="_Ref99323144"/>
      <w:r w:rsidRPr="00A45500">
        <w:lastRenderedPageBreak/>
        <w:t xml:space="preserve">Srinivasan D, Jiang X. Time-traveling forensic analysis of </w:t>
      </w:r>
      <w:proofErr w:type="spellStart"/>
      <w:r w:rsidRPr="00A45500">
        <w:t>vm</w:t>
      </w:r>
      <w:proofErr w:type="spellEnd"/>
      <w:r w:rsidRPr="00A45500">
        <w:t>-based high-interaction honeypots[C]//International Conference on Security and Privacy in Communication Systems. Springer, Berlin, Heidelberg, 2011: 209-226.</w:t>
      </w:r>
      <w:bookmarkEnd w:id="243"/>
    </w:p>
    <w:p w14:paraId="2959B4DD" w14:textId="6FC88CF6" w:rsidR="0030571F" w:rsidRPr="00A45500" w:rsidRDefault="00830E9D" w:rsidP="00032371">
      <w:pPr>
        <w:pStyle w:val="a0"/>
      </w:pPr>
      <w:bookmarkStart w:id="244" w:name="_Ref99323410"/>
      <w:proofErr w:type="spellStart"/>
      <w:r w:rsidRPr="00A45500">
        <w:t>Burtsev</w:t>
      </w:r>
      <w:proofErr w:type="spellEnd"/>
      <w:r w:rsidRPr="00A45500">
        <w:t xml:space="preserve"> A, Johnson D, Hibler M, et al. Abstractions for practical virtual machine replay[J]. ACM SIGPLAN Notices, 2016, 51(7): 93-106.</w:t>
      </w:r>
      <w:bookmarkEnd w:id="244"/>
    </w:p>
    <w:p w14:paraId="307AFE92" w14:textId="3BAF4642" w:rsidR="0030571F" w:rsidRPr="00A45500" w:rsidRDefault="00D842CC" w:rsidP="00032371">
      <w:pPr>
        <w:pStyle w:val="a0"/>
      </w:pPr>
      <w:bookmarkStart w:id="245" w:name="_Ref99357707"/>
      <w:r w:rsidRPr="00A45500">
        <w:t>Bhansali S, Chen W K, De Jong S, et al. Framework for instruction-level tracing and analysis of program executions[C]//Proceedings of the 2nd international conference on Virtual execution environments. 2006: 154-163.</w:t>
      </w:r>
      <w:bookmarkEnd w:id="245"/>
    </w:p>
    <w:p w14:paraId="59B04C96" w14:textId="6D8ABD08" w:rsidR="0030571F" w:rsidRPr="00A45500" w:rsidRDefault="00E21D60" w:rsidP="00032371">
      <w:pPr>
        <w:pStyle w:val="a0"/>
      </w:pPr>
      <w:bookmarkStart w:id="246" w:name="_Ref99361222"/>
      <w:r w:rsidRPr="00A45500">
        <w:t xml:space="preserve">Olszewski M, Ansel J, </w:t>
      </w:r>
      <w:proofErr w:type="spellStart"/>
      <w:r w:rsidRPr="00A45500">
        <w:t>Amarasinghe</w:t>
      </w:r>
      <w:proofErr w:type="spellEnd"/>
      <w:r w:rsidRPr="00A45500">
        <w:t xml:space="preserve"> S. Kendo: efficient deterministic multithreading in software[C]//Proceedings of the 14th international conference on Architectural support for programming languages and operating systems. 2009: 97-108.</w:t>
      </w:r>
      <w:bookmarkEnd w:id="246"/>
    </w:p>
    <w:p w14:paraId="7986CF5E" w14:textId="566C3579" w:rsidR="0030571F" w:rsidRPr="00A45500" w:rsidRDefault="009A6F27" w:rsidP="00032371">
      <w:pPr>
        <w:pStyle w:val="a0"/>
      </w:pPr>
      <w:bookmarkStart w:id="247" w:name="_Ref99372420"/>
      <w:proofErr w:type="spellStart"/>
      <w:r w:rsidRPr="00A45500">
        <w:t>Roelke</w:t>
      </w:r>
      <w:proofErr w:type="spellEnd"/>
      <w:r w:rsidRPr="00A45500">
        <w:t xml:space="preserve"> A, Stan M R. Risc5: Implementing the RISC-V ISA in gem5[C]//First Workshop on Computer Architecture Research with RISC-V (CARRV). 2017, 7(17).</w:t>
      </w:r>
      <w:bookmarkEnd w:id="247"/>
    </w:p>
    <w:p w14:paraId="5EE6678D" w14:textId="4BA12771" w:rsidR="0030571F" w:rsidRPr="00A45500" w:rsidRDefault="007E30BA" w:rsidP="00032371">
      <w:pPr>
        <w:pStyle w:val="a0"/>
      </w:pPr>
      <w:bookmarkStart w:id="248" w:name="_Ref99372421"/>
      <w:r w:rsidRPr="00A45500">
        <w:t>Ta T, Cheng L, Batten C. Simulating multi-core RISC-V systems in gem5[C]//Workshop on Computer Architecture Research with RISC-V. 2018.</w:t>
      </w:r>
      <w:bookmarkEnd w:id="248"/>
    </w:p>
    <w:p w14:paraId="7E5FFC55" w14:textId="31CFD6E6" w:rsidR="0030571F" w:rsidRPr="00A45500" w:rsidRDefault="00841F03" w:rsidP="00032371">
      <w:pPr>
        <w:pStyle w:val="a0"/>
      </w:pPr>
      <w:bookmarkStart w:id="249" w:name="_Ref99372422"/>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249"/>
    </w:p>
    <w:p w14:paraId="3B160A2E" w14:textId="7A91E374" w:rsidR="0030571F" w:rsidRPr="00A45500" w:rsidRDefault="00A80F12" w:rsidP="00032371">
      <w:pPr>
        <w:pStyle w:val="a0"/>
      </w:pPr>
      <w:bookmarkStart w:id="250" w:name="_Ref99372424"/>
      <w:proofErr w:type="spellStart"/>
      <w:r w:rsidRPr="00A45500">
        <w:t>Hin</w:t>
      </w:r>
      <w:proofErr w:type="spellEnd"/>
      <w:r w:rsidRPr="00A45500">
        <w:t xml:space="preserve"> P Y H, Liao X, Cui J, et al. Supporting RISC-V Full System Simulation in gem5</w:t>
      </w:r>
      <w:r w:rsidR="00085D3D" w:rsidRPr="00A45500">
        <w:t>[C]//Workshop on Computer Architecture Research with RISC-V. 20</w:t>
      </w:r>
      <w:r w:rsidR="00B4090E" w:rsidRPr="00A45500">
        <w:t>21</w:t>
      </w:r>
      <w:r w:rsidRPr="00A45500">
        <w:t>.</w:t>
      </w:r>
      <w:bookmarkEnd w:id="250"/>
    </w:p>
    <w:p w14:paraId="0EAEE24C" w14:textId="015F0D66" w:rsidR="009B62DB" w:rsidRPr="00A45500" w:rsidRDefault="009B62DB" w:rsidP="00032371">
      <w:pPr>
        <w:pStyle w:val="a0"/>
      </w:pPr>
      <w:bookmarkStart w:id="251" w:name="_Ref99478842"/>
      <w:proofErr w:type="spellStart"/>
      <w:r w:rsidRPr="00A45500">
        <w:t>Bienia</w:t>
      </w:r>
      <w:proofErr w:type="spellEnd"/>
      <w:r w:rsidRPr="00A45500">
        <w:t xml:space="preserve"> C, Kumar S, Singh J P, et al. The PARSEC benchmark suite: Characterization and architectural implications[C]//Proceedings of the 17th international conference on Parallel architectures and compilation techniques. 2008: 72-81.</w:t>
      </w:r>
      <w:bookmarkEnd w:id="251"/>
    </w:p>
    <w:p w14:paraId="01ED677E" w14:textId="035F02A8" w:rsidR="00641D80" w:rsidRPr="00A45500" w:rsidRDefault="00641D80" w:rsidP="00032371">
      <w:pPr>
        <w:pStyle w:val="a0"/>
      </w:pPr>
      <w:bookmarkStart w:id="252" w:name="_Ref99651215"/>
      <w:proofErr w:type="spellStart"/>
      <w:r w:rsidRPr="00A45500">
        <w:t>Bruening</w:t>
      </w:r>
      <w:proofErr w:type="spellEnd"/>
      <w:r w:rsidRPr="00A45500">
        <w:t xml:space="preserve"> D, Garnett T. Building dynamic instrumentation tools with </w:t>
      </w:r>
      <w:proofErr w:type="spellStart"/>
      <w:r w:rsidRPr="00A45500">
        <w:t>DynamoRIO</w:t>
      </w:r>
      <w:proofErr w:type="spellEnd"/>
      <w:r w:rsidRPr="00A45500">
        <w:t>[C]//Proc. Int. Conf. IEEE/ACM Code Generation and Optimization (CGO), Shen Zhen, China. 2013.</w:t>
      </w:r>
      <w:bookmarkEnd w:id="252"/>
    </w:p>
    <w:p w14:paraId="36D30317" w14:textId="6EB3DA7A" w:rsidR="00A10A76" w:rsidRPr="00A45500" w:rsidRDefault="00A10A76" w:rsidP="00032371">
      <w:pPr>
        <w:pStyle w:val="a0"/>
      </w:pPr>
      <w:bookmarkStart w:id="253" w:name="_Ref99809604"/>
      <w:r w:rsidRPr="00A45500">
        <w:t>Patterson D, Waterman A. The RISC-V Reader: an open architecture Atlas[M]. Strawberry Canyon, 2017.</w:t>
      </w:r>
      <w:bookmarkEnd w:id="253"/>
    </w:p>
    <w:p w14:paraId="1E9FDC0C" w14:textId="7A353A54" w:rsidR="00513536" w:rsidRPr="00A45500" w:rsidRDefault="00513536" w:rsidP="00032371">
      <w:pPr>
        <w:pStyle w:val="a0"/>
      </w:pPr>
      <w:bookmarkStart w:id="254" w:name="_Ref99809727"/>
      <w:r w:rsidRPr="00A45500">
        <w:t xml:space="preserve">Abadi, Daniel J. and </w:t>
      </w:r>
      <w:proofErr w:type="spellStart"/>
      <w:r w:rsidRPr="00A45500">
        <w:t>Faleiro</w:t>
      </w:r>
      <w:proofErr w:type="spellEnd"/>
      <w:r w:rsidRPr="00A45500">
        <w:t xml:space="preserve">, Jose M. An Overview of De- </w:t>
      </w:r>
      <w:proofErr w:type="spellStart"/>
      <w:r w:rsidRPr="00A45500">
        <w:t>terministic</w:t>
      </w:r>
      <w:proofErr w:type="spellEnd"/>
      <w:r w:rsidRPr="00A45500">
        <w:t xml:space="preserve"> Database Systems. Communications of the ACM, 61(9):78–88, August 2018</w:t>
      </w:r>
      <w:bookmarkEnd w:id="254"/>
    </w:p>
    <w:p w14:paraId="28EC3BB2" w14:textId="3C9D9AA0" w:rsidR="00464F1E" w:rsidRPr="00A45500" w:rsidRDefault="00464F1E" w:rsidP="00032371">
      <w:pPr>
        <w:pStyle w:val="a0"/>
      </w:pPr>
      <w:bookmarkStart w:id="255" w:name="_Ref99833101"/>
      <w:r w:rsidRPr="00A45500">
        <w:t>Lu L, Scott M L. Toward a formal semantic framework for deterministic parallel programming[C]//International Symposium on Distributed Computing. Springer, Berlin, Heidelberg, 2011: 460-474.</w:t>
      </w:r>
      <w:bookmarkEnd w:id="255"/>
    </w:p>
    <w:p w14:paraId="1FD7E1E0" w14:textId="29E9264A" w:rsidR="005E69D3" w:rsidRPr="00A45500" w:rsidRDefault="005E69D3" w:rsidP="00032371">
      <w:pPr>
        <w:pStyle w:val="a0"/>
      </w:pPr>
      <w:bookmarkStart w:id="256" w:name="_Ref99904417"/>
      <w:proofErr w:type="spellStart"/>
      <w:r w:rsidRPr="00A45500">
        <w:t>Zandberg</w:t>
      </w:r>
      <w:proofErr w:type="spellEnd"/>
      <w:r w:rsidRPr="00A45500">
        <w:t xml:space="preserve"> K, </w:t>
      </w:r>
      <w:proofErr w:type="spellStart"/>
      <w:r w:rsidRPr="00A45500">
        <w:t>Baccelli</w:t>
      </w:r>
      <w:proofErr w:type="spellEnd"/>
      <w:r w:rsidRPr="00A45500">
        <w:t xml:space="preserve"> E. Femto-Containers: DevOps on Microcontrollers with Lightweight Virtualization &amp; Isolation for IoT Software Modules[J]. </w:t>
      </w:r>
      <w:proofErr w:type="spellStart"/>
      <w:r w:rsidRPr="00A45500">
        <w:t>arXiv</w:t>
      </w:r>
      <w:proofErr w:type="spellEnd"/>
      <w:r w:rsidRPr="00A45500">
        <w:t xml:space="preserve"> preprint arXiv:2106.12553, 2021.</w:t>
      </w:r>
      <w:bookmarkEnd w:id="256"/>
    </w:p>
    <w:p w14:paraId="1B98E2CA" w14:textId="09F362FA" w:rsidR="005B6627" w:rsidRDefault="005B6627" w:rsidP="00032371">
      <w:pPr>
        <w:pStyle w:val="a0"/>
      </w:pPr>
      <w:bookmarkStart w:id="257" w:name="_Ref99904509"/>
      <w:r w:rsidRPr="00A45500">
        <w:t>Lowe-Power J, Nitta C. The Davis In-Order (DINO) CPU: A Teaching-Focused RISC-V CPU Design[C]//Proceedings of the Workshop on Computer Architecture Education. 2019: 1-8.</w:t>
      </w:r>
      <w:bookmarkEnd w:id="257"/>
    </w:p>
    <w:p w14:paraId="5928C87E" w14:textId="50259577" w:rsidR="00E75789" w:rsidRPr="00A45500" w:rsidRDefault="00E75789" w:rsidP="00032371">
      <w:pPr>
        <w:pStyle w:val="a0"/>
      </w:pPr>
      <w:bookmarkStart w:id="258" w:name="_Ref99955415"/>
      <w:proofErr w:type="spellStart"/>
      <w:r w:rsidRPr="00E75789">
        <w:t>Micco</w:t>
      </w:r>
      <w:proofErr w:type="spellEnd"/>
      <w:r w:rsidRPr="00E75789">
        <w:t xml:space="preserve"> J. The state of continuous integration testing@ </w:t>
      </w:r>
      <w:proofErr w:type="gramStart"/>
      <w:r w:rsidRPr="00E75789">
        <w:t>google</w:t>
      </w:r>
      <w:proofErr w:type="gramEnd"/>
      <w:r w:rsidRPr="00E75789">
        <w:t>[J]. 2017.</w:t>
      </w:r>
      <w:bookmarkEnd w:id="258"/>
    </w:p>
    <w:p w14:paraId="37A1774C" w14:textId="77777777" w:rsidR="00287DE5" w:rsidRPr="00A45500" w:rsidRDefault="00287DE5" w:rsidP="00287DE5">
      <w:pPr>
        <w:pStyle w:val="a0"/>
        <w:numPr>
          <w:ilvl w:val="0"/>
          <w:numId w:val="0"/>
        </w:numPr>
        <w:ind w:left="420" w:hanging="420"/>
      </w:pPr>
    </w:p>
    <w:p w14:paraId="6D8089B7" w14:textId="751C4955" w:rsidR="00D922D8" w:rsidRPr="00A45500" w:rsidRDefault="00D922D8" w:rsidP="00465600">
      <w:pPr>
        <w:spacing w:line="320" w:lineRule="exact"/>
        <w:ind w:firstLineChars="0" w:firstLine="0"/>
        <w:rPr>
          <w:bCs/>
          <w:szCs w:val="21"/>
        </w:rPr>
      </w:pPr>
    </w:p>
    <w:p w14:paraId="5BCF9131" w14:textId="77777777" w:rsidR="00223565" w:rsidRPr="00A45500" w:rsidRDefault="00DF3FEF" w:rsidP="00DF3FEF">
      <w:pPr>
        <w:tabs>
          <w:tab w:val="left" w:pos="1920"/>
        </w:tabs>
        <w:ind w:firstLine="480"/>
        <w:rPr>
          <w:szCs w:val="21"/>
        </w:rPr>
        <w:sectPr w:rsidR="00223565" w:rsidRPr="00A45500">
          <w:headerReference w:type="default" r:id="rId60"/>
          <w:pgSz w:w="11906" w:h="16838"/>
          <w:pgMar w:top="2155" w:right="1814" w:bottom="2155" w:left="1814" w:header="1701" w:footer="1701" w:gutter="0"/>
          <w:cols w:space="720"/>
          <w:docGrid w:type="linesAndChars" w:linePitch="312"/>
        </w:sectPr>
      </w:pPr>
      <w:r w:rsidRPr="00A45500">
        <w:rPr>
          <w:szCs w:val="21"/>
        </w:rPr>
        <w:tab/>
      </w:r>
    </w:p>
    <w:p w14:paraId="3E7247EC" w14:textId="3FB2542C" w:rsidR="00223565" w:rsidRPr="00A45500" w:rsidRDefault="00223565" w:rsidP="00223565">
      <w:pPr>
        <w:pStyle w:val="0"/>
      </w:pPr>
      <w:bookmarkStart w:id="259" w:name="_Toc97973361"/>
      <w:bookmarkStart w:id="260" w:name="_Toc99905784"/>
      <w:r w:rsidRPr="00A45500">
        <w:lastRenderedPageBreak/>
        <w:t>攻读学位期间的研究成果</w:t>
      </w:r>
      <w:bookmarkEnd w:id="259"/>
      <w:bookmarkEnd w:id="260"/>
    </w:p>
    <w:p w14:paraId="413E07E5" w14:textId="77777777" w:rsidR="00223565" w:rsidRPr="00A45500" w:rsidRDefault="00223565" w:rsidP="00223565">
      <w:pPr>
        <w:pStyle w:val="aff5"/>
        <w:rPr>
          <w:b/>
          <w:bCs w:val="0"/>
        </w:rPr>
      </w:pPr>
      <w:r w:rsidRPr="00A45500">
        <w:rPr>
          <w:b/>
          <w:bCs w:val="0"/>
        </w:rPr>
        <w:t>已发表论文：</w:t>
      </w:r>
    </w:p>
    <w:p w14:paraId="03C1A9E5" w14:textId="2C3D3A61" w:rsidR="00223565" w:rsidRPr="00A45500" w:rsidRDefault="00223565" w:rsidP="00223565">
      <w:pPr>
        <w:pStyle w:val="aff5"/>
      </w:pPr>
      <w:r w:rsidRPr="00A45500">
        <w:rPr>
          <w:rFonts w:hint="eastAsia"/>
        </w:rPr>
        <w:t>徐子晨，</w:t>
      </w:r>
      <w:proofErr w:type="gramStart"/>
      <w:r w:rsidRPr="00A45500">
        <w:rPr>
          <w:rFonts w:hint="eastAsia"/>
        </w:rPr>
        <w:t>崔</w:t>
      </w:r>
      <w:proofErr w:type="gramEnd"/>
      <w:r w:rsidRPr="00A45500">
        <w:rPr>
          <w:rFonts w:hint="eastAsia"/>
        </w:rPr>
        <w:t>傲，王玉皞，刘韬</w:t>
      </w:r>
      <w:r w:rsidRPr="00A45500">
        <w:rPr>
          <w:rFonts w:hint="eastAsia"/>
        </w:rPr>
        <w:t>.</w:t>
      </w:r>
      <w:r w:rsidRPr="00A45500">
        <w:t xml:space="preserve"> </w:t>
      </w:r>
      <w:r w:rsidRPr="00A45500">
        <w:rPr>
          <w:rFonts w:hint="eastAsia"/>
        </w:rPr>
        <w:t>基于</w:t>
      </w:r>
      <w:r w:rsidRPr="00A45500">
        <w:rPr>
          <w:rFonts w:hint="eastAsia"/>
        </w:rPr>
        <w:t>RISC-V</w:t>
      </w:r>
      <w:r w:rsidRPr="00A45500">
        <w:rPr>
          <w:rFonts w:hint="eastAsia"/>
        </w:rPr>
        <w:t>架构的强化学习容器化方法研究</w:t>
      </w:r>
      <w:r w:rsidRPr="00A45500">
        <w:t>.</w:t>
      </w:r>
      <w:r w:rsidRPr="00A45500">
        <w:rPr>
          <w:rFonts w:hint="eastAsia"/>
        </w:rPr>
        <w:t xml:space="preserve"> </w:t>
      </w:r>
      <w:r w:rsidRPr="00A45500">
        <w:rPr>
          <w:rFonts w:hint="eastAsia"/>
        </w:rPr>
        <w:t>计算机工程与科学</w:t>
      </w:r>
      <w:r w:rsidRPr="00A45500">
        <w:t>[J].</w:t>
      </w:r>
      <w:r w:rsidRPr="00A45500">
        <w:rPr>
          <w:rFonts w:hint="eastAsia"/>
        </w:rPr>
        <w:t xml:space="preserve"> </w:t>
      </w:r>
      <w:r w:rsidRPr="00A45500">
        <w:t>2021</w:t>
      </w:r>
      <w:r w:rsidRPr="00A45500">
        <w:t>，</w:t>
      </w:r>
      <w:r w:rsidRPr="00A45500">
        <w:t>43</w:t>
      </w:r>
      <w:r w:rsidRPr="00A45500">
        <w:rPr>
          <w:rFonts w:hint="eastAsia"/>
        </w:rPr>
        <w:t>(</w:t>
      </w:r>
      <w:r w:rsidRPr="00A45500">
        <w:t>2</w:t>
      </w:r>
      <w:r w:rsidRPr="00A45500">
        <w:rPr>
          <w:rFonts w:hint="eastAsia"/>
        </w:rPr>
        <w:t>)</w:t>
      </w:r>
      <w:r w:rsidRPr="00A45500">
        <w:t>:</w:t>
      </w:r>
      <w:r w:rsidRPr="00A45500">
        <w:rPr>
          <w:rFonts w:hint="eastAsia"/>
        </w:rPr>
        <w:t xml:space="preserve"> </w:t>
      </w:r>
      <w:r w:rsidRPr="00A45500">
        <w:t>70-74.</w:t>
      </w:r>
    </w:p>
    <w:p w14:paraId="43F563FE" w14:textId="156F789A" w:rsidR="0023756D" w:rsidRPr="00A45500" w:rsidRDefault="00B73588" w:rsidP="00223565">
      <w:pPr>
        <w:pStyle w:val="aff5"/>
      </w:pPr>
      <w:r w:rsidRPr="00A45500">
        <w:t>Xu Z, Bai G, Cui A, et al. Power-aware throughput control for containerized relational operation[J]. CCF Transactions on High Performance Computing, 2021, 3(1): 70-84.</w:t>
      </w:r>
    </w:p>
    <w:p w14:paraId="74EED999" w14:textId="77777777" w:rsidR="00223565" w:rsidRPr="00A45500" w:rsidRDefault="00223565" w:rsidP="00223565">
      <w:pPr>
        <w:pStyle w:val="aff5"/>
      </w:pPr>
    </w:p>
    <w:p w14:paraId="5936284E" w14:textId="0DB51DDE" w:rsidR="00DF3FEF" w:rsidRPr="00A45500" w:rsidRDefault="00DF3FEF" w:rsidP="00DF3FEF">
      <w:pPr>
        <w:tabs>
          <w:tab w:val="left" w:pos="1920"/>
        </w:tabs>
        <w:ind w:firstLine="480"/>
        <w:rPr>
          <w:szCs w:val="21"/>
        </w:rPr>
      </w:pPr>
    </w:p>
    <w:sectPr w:rsidR="00DF3FEF" w:rsidRPr="00A45500">
      <w:headerReference w:type="default" r:id="rId61"/>
      <w:pgSz w:w="11906" w:h="16838"/>
      <w:pgMar w:top="2155" w:right="1814" w:bottom="2155" w:left="1814" w:header="1701" w:footer="1701" w:gutter="0"/>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Xu Zichen" w:date="2022-04-04T21:20:00Z" w:initials="XZ">
    <w:p w14:paraId="427DA98B" w14:textId="77777777" w:rsidR="00F05D68" w:rsidRDefault="00F05D68" w:rsidP="000C6172">
      <w:pPr>
        <w:pStyle w:val="afff8"/>
        <w:ind w:firstLine="420"/>
      </w:pPr>
      <w:r>
        <w:rPr>
          <w:rStyle w:val="afff7"/>
        </w:rPr>
        <w:annotationRef/>
      </w:r>
      <w:r>
        <w:rPr>
          <w:rFonts w:hint="eastAsia"/>
        </w:rPr>
        <w:t>缺乏结论性判断。</w:t>
      </w:r>
    </w:p>
  </w:comment>
  <w:comment w:id="36" w:author="Xu Zichen" w:date="2022-04-04T21:20:00Z" w:initials="XZ">
    <w:p w14:paraId="2225F4EA" w14:textId="77777777" w:rsidR="00F05D68" w:rsidRDefault="00F05D68" w:rsidP="0024674F">
      <w:pPr>
        <w:pStyle w:val="afff8"/>
        <w:ind w:firstLine="420"/>
      </w:pPr>
      <w:r>
        <w:rPr>
          <w:rStyle w:val="afff7"/>
        </w:rPr>
        <w:annotationRef/>
      </w:r>
      <w:r>
        <w:rPr>
          <w:rFonts w:hint="eastAsia"/>
        </w:rPr>
        <w:t>凝练，说人话。</w:t>
      </w:r>
    </w:p>
  </w:comment>
  <w:comment w:id="88" w:author="Xu Zichen" w:date="2022-04-04T21:29:00Z" w:initials="XZ">
    <w:p w14:paraId="3B022845" w14:textId="77777777" w:rsidR="008E27E0" w:rsidRDefault="008E27E0" w:rsidP="002C7697">
      <w:pPr>
        <w:pStyle w:val="afff8"/>
        <w:ind w:firstLine="420"/>
      </w:pPr>
      <w:r>
        <w:rPr>
          <w:rStyle w:val="afff7"/>
        </w:rPr>
        <w:annotationRef/>
      </w:r>
      <w:r>
        <w:t>Number?</w:t>
      </w:r>
    </w:p>
  </w:comment>
  <w:comment w:id="98" w:author="Xu Zichen" w:date="2022-04-04T21:33:00Z" w:initials="XZ">
    <w:p w14:paraId="4E364947" w14:textId="77777777" w:rsidR="008E27E0" w:rsidRDefault="008E27E0" w:rsidP="00735242">
      <w:pPr>
        <w:pStyle w:val="afff8"/>
        <w:ind w:firstLine="420"/>
      </w:pPr>
      <w:r>
        <w:rPr>
          <w:rStyle w:val="afff7"/>
        </w:rPr>
        <w:annotationRef/>
      </w:r>
      <w:r>
        <w:rPr>
          <w:rFonts w:hint="eastAsia"/>
        </w:rPr>
        <w:t>我觉得这几个问题凝练的还可以，语言还需要进一步磨炼，但是我们实际做的还是有限，需要提炼一个完整的问题集和解决方法链条，然后我们着重做了那几点这个角度出发。</w:t>
      </w:r>
    </w:p>
  </w:comment>
  <w:comment w:id="101" w:author="Xu Zichen" w:date="2022-04-04T21:33:00Z" w:initials="XZ">
    <w:p w14:paraId="63890355" w14:textId="77777777" w:rsidR="008E27E0" w:rsidRDefault="008E27E0" w:rsidP="002D1AF6">
      <w:pPr>
        <w:pStyle w:val="afff8"/>
        <w:ind w:firstLine="420"/>
      </w:pPr>
      <w:r>
        <w:rPr>
          <w:rStyle w:val="afff7"/>
        </w:rPr>
        <w:annotationRef/>
      </w:r>
      <w:r>
        <w:rPr>
          <w:rFonts w:hint="eastAsia"/>
        </w:rPr>
        <w:t>本章节要体现国内外的研究比较</w:t>
      </w:r>
    </w:p>
  </w:comment>
  <w:comment w:id="102" w:author="Xu Zichen" w:date="2022-04-04T21:39:00Z" w:initials="XZ">
    <w:p w14:paraId="628B4A0C" w14:textId="77777777" w:rsidR="00BB78C0" w:rsidRDefault="00BB78C0" w:rsidP="00066848">
      <w:pPr>
        <w:pStyle w:val="afff8"/>
        <w:ind w:firstLine="420"/>
      </w:pPr>
      <w:r>
        <w:rPr>
          <w:rStyle w:val="afff7"/>
        </w:rPr>
        <w:annotationRef/>
      </w:r>
      <w:r>
        <w:rPr>
          <w:rFonts w:hint="eastAsia"/>
        </w:rPr>
        <w:t>这里的帽段不对，要体现三个动机，一是为什么要做可移植的可重现，二是为什么做</w:t>
      </w:r>
      <w:r>
        <w:rPr>
          <w:rFonts w:hint="eastAsia"/>
        </w:rPr>
        <w:t>RISCV</w:t>
      </w:r>
      <w:r>
        <w:rPr>
          <w:rFonts w:hint="eastAsia"/>
        </w:rPr>
        <w:t>，三是为什么可重现很重要。然后再去讲相关的研究工作。</w:t>
      </w:r>
    </w:p>
  </w:comment>
  <w:comment w:id="109" w:author="Xu Zichen" w:date="2022-04-04T21:40:00Z" w:initials="XZ">
    <w:p w14:paraId="69A51608" w14:textId="77777777" w:rsidR="00711438" w:rsidRDefault="00711438" w:rsidP="006C263C">
      <w:pPr>
        <w:pStyle w:val="afff8"/>
        <w:ind w:firstLine="420"/>
      </w:pPr>
      <w:r>
        <w:rPr>
          <w:rStyle w:val="afff7"/>
        </w:rPr>
        <w:annotationRef/>
      </w:r>
      <w:r>
        <w:rPr>
          <w:rFonts w:hint="eastAsia"/>
        </w:rPr>
        <w:t>这是系统框架，不是研究方案，这里面都没有研究问题，也没有技术路线。</w:t>
      </w:r>
    </w:p>
  </w:comment>
  <w:comment w:id="110" w:author="Xu Zichen" w:date="2022-04-04T21:40:00Z" w:initials="XZ">
    <w:p w14:paraId="6F9E84BE" w14:textId="77777777" w:rsidR="00711438" w:rsidRDefault="00711438" w:rsidP="004B058B">
      <w:pPr>
        <w:pStyle w:val="afff8"/>
        <w:ind w:firstLine="420"/>
      </w:pPr>
      <w:r>
        <w:rPr>
          <w:rStyle w:val="afff7"/>
        </w:rPr>
        <w:annotationRef/>
      </w:r>
      <w:r>
        <w:rPr>
          <w:rFonts w:hint="eastAsia"/>
        </w:rPr>
        <w:t>抽离出几点重要的贡献，一句话或者一个短语，然后再详细描述，并映射到对应章节。</w:t>
      </w:r>
    </w:p>
  </w:comment>
  <w:comment w:id="113" w:author="Xu Zichen" w:date="2022-04-04T21:44:00Z" w:initials="XZ">
    <w:p w14:paraId="2066AE90" w14:textId="77777777" w:rsidR="00711438" w:rsidRDefault="00711438" w:rsidP="00B76404">
      <w:pPr>
        <w:pStyle w:val="afff8"/>
        <w:ind w:firstLine="420"/>
      </w:pPr>
      <w:r>
        <w:rPr>
          <w:rStyle w:val="afff7"/>
        </w:rPr>
        <w:annotationRef/>
      </w:r>
      <w:r>
        <w:rPr>
          <w:rFonts w:hint="eastAsia"/>
        </w:rPr>
        <w:t>你的摘要里面写了两个内容，这里也应该对应有两章节。</w:t>
      </w:r>
    </w:p>
  </w:comment>
  <w:comment w:id="115" w:author="Xu Zichen" w:date="2022-04-04T21:45:00Z" w:initials="XZ">
    <w:p w14:paraId="111A90A7" w14:textId="77777777" w:rsidR="00C4506F" w:rsidRDefault="00C4506F" w:rsidP="00FB57CC">
      <w:pPr>
        <w:pStyle w:val="afff8"/>
        <w:ind w:firstLine="420"/>
      </w:pPr>
      <w:r>
        <w:rPr>
          <w:rStyle w:val="afff7"/>
        </w:rPr>
        <w:annotationRef/>
      </w:r>
      <w:r>
        <w:rPr>
          <w:rFonts w:hint="eastAsia"/>
        </w:rPr>
        <w:t>为什么性能损耗是一个关键指标我还没想明白。</w:t>
      </w:r>
    </w:p>
  </w:comment>
  <w:comment w:id="131" w:author="Xu Zichen" w:date="2022-04-04T21:42:00Z" w:initials="XZ">
    <w:p w14:paraId="34D10750" w14:textId="432C032D" w:rsidR="00711438" w:rsidRDefault="00711438" w:rsidP="007E4701">
      <w:pPr>
        <w:pStyle w:val="afff8"/>
        <w:ind w:firstLine="420"/>
      </w:pPr>
      <w:r>
        <w:rPr>
          <w:rStyle w:val="afff7"/>
        </w:rPr>
        <w:annotationRef/>
      </w:r>
      <w:r>
        <w:rPr>
          <w:rFonts w:hint="eastAsia"/>
        </w:rPr>
        <w:t>不够凝练</w:t>
      </w:r>
    </w:p>
  </w:comment>
  <w:comment w:id="132" w:author="Xu Zichen" w:date="2022-04-04T21:42:00Z" w:initials="XZ">
    <w:p w14:paraId="7D7D52DF" w14:textId="52126220" w:rsidR="00711438" w:rsidRDefault="00711438" w:rsidP="002E6AF1">
      <w:pPr>
        <w:pStyle w:val="afff8"/>
        <w:ind w:firstLine="420"/>
      </w:pPr>
      <w:r>
        <w:rPr>
          <w:rStyle w:val="afff7"/>
        </w:rPr>
        <w:annotationRef/>
      </w:r>
      <w:r>
        <w:rPr>
          <w:rFonts w:hint="eastAsia"/>
        </w:rPr>
        <w:t>还是有点奇怪</w:t>
      </w:r>
    </w:p>
  </w:comment>
  <w:comment w:id="136" w:author="Xu Zichen" w:date="2022-04-04T21:43:00Z" w:initials="XZ">
    <w:p w14:paraId="2B460B9A" w14:textId="77777777" w:rsidR="00711438" w:rsidRDefault="00711438" w:rsidP="007A016B">
      <w:pPr>
        <w:pStyle w:val="afff8"/>
        <w:ind w:firstLine="420"/>
      </w:pPr>
      <w:r>
        <w:rPr>
          <w:rStyle w:val="afff7"/>
        </w:rPr>
        <w:annotationRef/>
      </w:r>
      <w:r>
        <w:rPr>
          <w:rFonts w:hint="eastAsia"/>
        </w:rPr>
        <w:t>太少</w:t>
      </w:r>
    </w:p>
  </w:comment>
  <w:comment w:id="169" w:author="Xu Zichen" w:date="2022-04-04T21:46:00Z" w:initials="XZ">
    <w:p w14:paraId="0371C342" w14:textId="77777777" w:rsidR="00C4506F" w:rsidRDefault="00C4506F" w:rsidP="00930E12">
      <w:pPr>
        <w:pStyle w:val="afff8"/>
        <w:ind w:firstLine="420"/>
      </w:pPr>
      <w:r>
        <w:rPr>
          <w:rStyle w:val="afff7"/>
        </w:rPr>
        <w:annotationRef/>
      </w:r>
      <w:r>
        <w:t>NOOOOOOOO</w:t>
      </w:r>
      <w:r>
        <w:rPr>
          <w:rFonts w:hint="eastAsia"/>
        </w:rPr>
        <w:t>！！！！！</w:t>
      </w:r>
    </w:p>
  </w:comment>
  <w:comment w:id="170" w:author="Xu Zichen" w:date="2022-04-04T21:47:00Z" w:initials="XZ">
    <w:p w14:paraId="022F7EDD" w14:textId="77777777" w:rsidR="00C4506F" w:rsidRDefault="00C4506F" w:rsidP="008D6373">
      <w:pPr>
        <w:pStyle w:val="afff8"/>
        <w:ind w:firstLine="420"/>
      </w:pPr>
      <w:r>
        <w:rPr>
          <w:rStyle w:val="afff7"/>
        </w:rPr>
        <w:annotationRef/>
      </w:r>
      <w:r>
        <w:rPr>
          <w:rFonts w:hint="eastAsia"/>
        </w:rPr>
        <w:t>即使是单指令重现，你也要想一个方法来展现，绝对不是</w:t>
      </w:r>
      <w:r>
        <w:rPr>
          <w:rFonts w:hint="eastAsia"/>
        </w:rPr>
        <w:t xml:space="preserve"> </w:t>
      </w:r>
      <w:r>
        <w:rPr>
          <w:rFonts w:hint="eastAsia"/>
        </w:rPr>
        <w:t>这个图！</w:t>
      </w:r>
    </w:p>
  </w:comment>
  <w:comment w:id="174" w:author="Xu Zichen" w:date="2022-04-04T21:47:00Z" w:initials="XZ">
    <w:p w14:paraId="5FA3C97D" w14:textId="77777777" w:rsidR="00C4506F" w:rsidRDefault="00C4506F" w:rsidP="004259CE">
      <w:pPr>
        <w:pStyle w:val="afff8"/>
        <w:ind w:firstLine="420"/>
      </w:pPr>
      <w:r>
        <w:rPr>
          <w:rStyle w:val="afff7"/>
        </w:rPr>
        <w:annotationRef/>
      </w:r>
      <w:r>
        <w:rPr>
          <w:rFonts w:hint="eastAsia"/>
        </w:rPr>
        <w:t>这也太奇怪了吧</w:t>
      </w:r>
    </w:p>
  </w:comment>
  <w:comment w:id="175" w:author="Xu Zichen" w:date="2022-04-04T21:47:00Z" w:initials="XZ">
    <w:p w14:paraId="3D09BEEF" w14:textId="77777777" w:rsidR="00C4506F" w:rsidRDefault="00C4506F" w:rsidP="00723604">
      <w:pPr>
        <w:pStyle w:val="afff8"/>
        <w:ind w:firstLine="420"/>
      </w:pPr>
      <w:r>
        <w:rPr>
          <w:rStyle w:val="afff7"/>
        </w:rPr>
        <w:annotationRef/>
      </w:r>
      <w:r>
        <w:rPr>
          <w:rFonts w:hint="eastAsia"/>
        </w:rPr>
        <w:t>结果太少了，分析不够，只说明了结果没有说清楚结果的成因。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7DA98B" w15:done="0"/>
  <w15:commentEx w15:paraId="2225F4EA" w15:done="0"/>
  <w15:commentEx w15:paraId="3B022845" w15:done="0"/>
  <w15:commentEx w15:paraId="4E364947" w15:done="0"/>
  <w15:commentEx w15:paraId="63890355" w15:done="0"/>
  <w15:commentEx w15:paraId="628B4A0C" w15:done="0"/>
  <w15:commentEx w15:paraId="69A51608" w15:done="0"/>
  <w15:commentEx w15:paraId="6F9E84BE" w15:done="0"/>
  <w15:commentEx w15:paraId="2066AE90" w15:done="0"/>
  <w15:commentEx w15:paraId="111A90A7" w15:done="0"/>
  <w15:commentEx w15:paraId="34D10750" w15:done="0"/>
  <w15:commentEx w15:paraId="7D7D52DF" w15:done="0"/>
  <w15:commentEx w15:paraId="2B460B9A" w15:done="0"/>
  <w15:commentEx w15:paraId="0371C342" w15:done="0"/>
  <w15:commentEx w15:paraId="022F7EDD" w15:done="0"/>
  <w15:commentEx w15:paraId="5FA3C97D" w15:done="0"/>
  <w15:commentEx w15:paraId="3D09BE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5DF9C" w16cex:dateUtc="2022-04-04T13:20:00Z"/>
  <w16cex:commentExtensible w16cex:durableId="25F5DFB3" w16cex:dateUtc="2022-04-04T13:20:00Z"/>
  <w16cex:commentExtensible w16cex:durableId="25F5E1C6" w16cex:dateUtc="2022-04-04T13:29:00Z"/>
  <w16cex:commentExtensible w16cex:durableId="25F5E297" w16cex:dateUtc="2022-04-04T13:33:00Z"/>
  <w16cex:commentExtensible w16cex:durableId="25F5E2BC" w16cex:dateUtc="2022-04-04T13:33:00Z"/>
  <w16cex:commentExtensible w16cex:durableId="25F5E3FE" w16cex:dateUtc="2022-04-04T13:39:00Z"/>
  <w16cex:commentExtensible w16cex:durableId="25F5E433" w16cex:dateUtc="2022-04-04T13:40:00Z"/>
  <w16cex:commentExtensible w16cex:durableId="25F5E462" w16cex:dateUtc="2022-04-04T13:40:00Z"/>
  <w16cex:commentExtensible w16cex:durableId="25F5E553" w16cex:dateUtc="2022-04-04T13:44:00Z"/>
  <w16cex:commentExtensible w16cex:durableId="25F5E567" w16cex:dateUtc="2022-04-04T13:45:00Z"/>
  <w16cex:commentExtensible w16cex:durableId="25F5E4C0" w16cex:dateUtc="2022-04-04T13:42:00Z"/>
  <w16cex:commentExtensible w16cex:durableId="25F5E4B3" w16cex:dateUtc="2022-04-04T13:42:00Z"/>
  <w16cex:commentExtensible w16cex:durableId="25F5E4EA" w16cex:dateUtc="2022-04-04T13:43:00Z"/>
  <w16cex:commentExtensible w16cex:durableId="25F5E5B5" w16cex:dateUtc="2022-04-04T13:46:00Z"/>
  <w16cex:commentExtensible w16cex:durableId="25F5E5E1" w16cex:dateUtc="2022-04-04T13:47:00Z"/>
  <w16cex:commentExtensible w16cex:durableId="25F5E5F3" w16cex:dateUtc="2022-04-04T13:47:00Z"/>
  <w16cex:commentExtensible w16cex:durableId="25F5E60C" w16cex:dateUtc="2022-04-04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7DA98B" w16cid:durableId="25F5DF9C"/>
  <w16cid:commentId w16cid:paraId="2225F4EA" w16cid:durableId="25F5DFB3"/>
  <w16cid:commentId w16cid:paraId="3B022845" w16cid:durableId="25F5E1C6"/>
  <w16cid:commentId w16cid:paraId="4E364947" w16cid:durableId="25F5E297"/>
  <w16cid:commentId w16cid:paraId="63890355" w16cid:durableId="25F5E2BC"/>
  <w16cid:commentId w16cid:paraId="628B4A0C" w16cid:durableId="25F5E3FE"/>
  <w16cid:commentId w16cid:paraId="69A51608" w16cid:durableId="25F5E433"/>
  <w16cid:commentId w16cid:paraId="6F9E84BE" w16cid:durableId="25F5E462"/>
  <w16cid:commentId w16cid:paraId="2066AE90" w16cid:durableId="25F5E553"/>
  <w16cid:commentId w16cid:paraId="111A90A7" w16cid:durableId="25F5E567"/>
  <w16cid:commentId w16cid:paraId="34D10750" w16cid:durableId="25F5E4C0"/>
  <w16cid:commentId w16cid:paraId="7D7D52DF" w16cid:durableId="25F5E4B3"/>
  <w16cid:commentId w16cid:paraId="2B460B9A" w16cid:durableId="25F5E4EA"/>
  <w16cid:commentId w16cid:paraId="0371C342" w16cid:durableId="25F5E5B5"/>
  <w16cid:commentId w16cid:paraId="022F7EDD" w16cid:durableId="25F5E5E1"/>
  <w16cid:commentId w16cid:paraId="5FA3C97D" w16cid:durableId="25F5E5F3"/>
  <w16cid:commentId w16cid:paraId="3D09BEEF" w16cid:durableId="25F5E6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B1DCC" w14:textId="77777777" w:rsidR="00697192" w:rsidRDefault="00697192">
      <w:pPr>
        <w:ind w:firstLine="480"/>
      </w:pPr>
      <w:r>
        <w:separator/>
      </w:r>
    </w:p>
  </w:endnote>
  <w:endnote w:type="continuationSeparator" w:id="0">
    <w:p w14:paraId="5CD868BE" w14:textId="77777777" w:rsidR="00697192" w:rsidRDefault="0069719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FangSong">
    <w:altName w:val="仿宋"/>
    <w:panose1 w:val="02010609060101010101"/>
    <w:charset w:val="86"/>
    <w:family w:val="modern"/>
    <w:pitch w:val="fixed"/>
    <w:sig w:usb0="800002BF" w:usb1="38CF7CFA" w:usb2="00000016" w:usb3="00000000" w:csb0="00040001" w:csb1="00000000"/>
  </w:font>
  <w:font w:name="FangSong_GB2312">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28BF" w14:textId="77777777" w:rsidR="00C010DA" w:rsidRDefault="00C010DA">
    <w:pPr>
      <w:pStyle w:val="ae"/>
      <w:framePr w:wrap="around" w:vAnchor="text" w:hAnchor="margin" w:xAlign="center" w:y="1"/>
      <w:ind w:firstLine="360"/>
      <w:rPr>
        <w:rStyle w:val="a6"/>
      </w:rPr>
    </w:pPr>
    <w:r>
      <w:fldChar w:fldCharType="begin"/>
    </w:r>
    <w:r>
      <w:rPr>
        <w:rStyle w:val="a6"/>
      </w:rPr>
      <w:instrText xml:space="preserve">PAGE  </w:instrText>
    </w:r>
    <w:r>
      <w:fldChar w:fldCharType="end"/>
    </w:r>
  </w:p>
  <w:p w14:paraId="598CDF48" w14:textId="77777777" w:rsidR="00C010DA" w:rsidRDefault="00C010D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F4F2" w14:textId="77777777" w:rsidR="00C010DA" w:rsidRDefault="00C010DA">
    <w:pPr>
      <w:pStyle w:val="ae"/>
      <w:ind w:firstLine="420"/>
      <w:jc w:val="center"/>
      <w:rPr>
        <w:rFonts w:ascii="SimSun" w:hAnsi="SimSun"/>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4105" w14:textId="77777777" w:rsidR="00C010DA" w:rsidRDefault="00C010D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7315D" w14:textId="77777777" w:rsidR="00C010DA" w:rsidRDefault="00C010DA">
    <w:pPr>
      <w:pStyle w:val="ae"/>
      <w:ind w:firstLine="360"/>
      <w:jc w:val="center"/>
      <w:rPr>
        <w:rFonts w:ascii="SimSun" w:hAnsi="SimSun"/>
        <w:sz w:val="21"/>
      </w:rPr>
    </w:pPr>
    <w:r>
      <w:fldChar w:fldCharType="begin"/>
    </w:r>
    <w:r>
      <w:rPr>
        <w:rStyle w:val="a6"/>
      </w:rPr>
      <w:instrText xml:space="preserve"> PAGE </w:instrText>
    </w:r>
    <w:r>
      <w:fldChar w:fldCharType="separate"/>
    </w:r>
    <w:r>
      <w:rPr>
        <w:rStyle w:val="a6"/>
        <w:noProof/>
      </w:rP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e"/>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e"/>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e"/>
      <w:ind w:firstLine="420"/>
      <w:jc w:val="center"/>
      <w:rPr>
        <w:rFonts w:ascii="SimSun" w:hAnsi="SimSun"/>
        <w:sz w:val="21"/>
      </w:rPr>
    </w:pPr>
    <w:r>
      <w:rPr>
        <w:rFonts w:ascii="SimSun" w:hAnsi="SimSun"/>
        <w:sz w:val="21"/>
      </w:rPr>
      <w:fldChar w:fldCharType="begin"/>
    </w:r>
    <w:r>
      <w:rPr>
        <w:rStyle w:val="a6"/>
        <w:rFonts w:ascii="SimSun" w:hAnsi="SimSun"/>
        <w:sz w:val="21"/>
      </w:rPr>
      <w:instrText xml:space="preserve"> PAGE </w:instrText>
    </w:r>
    <w:r>
      <w:rPr>
        <w:rFonts w:ascii="SimSun" w:hAnsi="SimSun"/>
        <w:sz w:val="21"/>
      </w:rPr>
      <w:fldChar w:fldCharType="separate"/>
    </w:r>
    <w:r w:rsidR="007531A2">
      <w:rPr>
        <w:rStyle w:val="a6"/>
        <w:rFonts w:ascii="SimSun" w:hAnsi="SimSun"/>
        <w:noProof/>
        <w:sz w:val="21"/>
      </w:rPr>
      <w:t>11</w:t>
    </w:r>
    <w:r>
      <w:rPr>
        <w:rFonts w:ascii="SimSun" w:hAnsi="SimSun"/>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C2C4C" w14:textId="77777777" w:rsidR="00697192" w:rsidRDefault="00697192">
      <w:pPr>
        <w:ind w:firstLine="480"/>
      </w:pPr>
      <w:r>
        <w:separator/>
      </w:r>
    </w:p>
  </w:footnote>
  <w:footnote w:type="continuationSeparator" w:id="0">
    <w:p w14:paraId="7B43A454" w14:textId="77777777" w:rsidR="00697192" w:rsidRDefault="0069719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CBCD" w14:textId="77777777" w:rsidR="00C010DA" w:rsidRDefault="00C010DA">
    <w:pPr>
      <w:pStyle w:val="af0"/>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7"/>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7"/>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54BD6" w14:textId="7088567E" w:rsidR="00D922D8" w:rsidRPr="00342687" w:rsidRDefault="00342687"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17DFF78B" w:rsidR="006921D8" w:rsidRPr="007B6017" w:rsidRDefault="007B6017" w:rsidP="006F4D3D">
    <w:pPr>
      <w:pStyle w:val="aff7"/>
    </w:pPr>
    <w:r w:rsidRPr="007B6017">
      <w:rPr>
        <w:rFonts w:hint="eastAsia"/>
      </w:rPr>
      <w:t>第</w:t>
    </w:r>
    <w:r w:rsidRPr="007B6017">
      <w:rPr>
        <w:rFonts w:hint="eastAsia"/>
      </w:rPr>
      <w:t>4</w:t>
    </w:r>
    <w:r w:rsidRPr="007B6017">
      <w:rPr>
        <w:rFonts w:hint="eastAsia"/>
      </w:rPr>
      <w:t>章</w:t>
    </w:r>
    <w:r w:rsidRPr="007B6017">
      <w:rPr>
        <w:rFonts w:hint="eastAsia"/>
      </w:rPr>
      <w:t xml:space="preserve"> </w:t>
    </w:r>
    <w:r w:rsidRPr="007B6017">
      <w:rPr>
        <w:rFonts w:hint="eastAsia"/>
      </w:rPr>
      <w:t>实验设计与分析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5639792B" w:rsidR="00D922D8" w:rsidRPr="00DA11BB" w:rsidRDefault="00D922D8" w:rsidP="00DA11BB">
    <w:pPr>
      <w:pStyle w:val="aff7"/>
    </w:pPr>
    <w:r w:rsidRPr="00DA11BB">
      <w:rPr>
        <w:rFonts w:hint="eastAsia"/>
      </w:rPr>
      <w:t>第</w:t>
    </w:r>
    <w:r w:rsidR="006F4D3D" w:rsidRPr="00DA11BB">
      <w:t>5</w:t>
    </w:r>
    <w:r w:rsidRPr="00DA11BB">
      <w:rPr>
        <w:rFonts w:hint="eastAsia"/>
      </w:rPr>
      <w:t>章</w:t>
    </w:r>
    <w:r w:rsidRPr="00DA11BB">
      <w:rPr>
        <w:rFonts w:hint="eastAsia"/>
      </w:rPr>
      <w:t xml:space="preserve"> </w:t>
    </w:r>
    <w:r w:rsidR="008E711E" w:rsidRPr="00DA11BB">
      <w:rPr>
        <w:rFonts w:hint="eastAsia"/>
      </w:rPr>
      <w:t>总结</w:t>
    </w:r>
    <w:r w:rsidRPr="00DA11BB">
      <w:rPr>
        <w:rFonts w:hint="eastAsia"/>
      </w:rPr>
      <w:t>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7"/>
    </w:pPr>
    <w:r>
      <w:rPr>
        <w:rFonts w:hint="eastAsia"/>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888D79F" w:rsidR="00D922D8" w:rsidRDefault="00EC4F14" w:rsidP="005C5E21">
    <w:pPr>
      <w:pStyle w:val="aff7"/>
    </w:pP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F8FA" w14:textId="09941DC5" w:rsidR="003B0662" w:rsidRPr="003B0662" w:rsidRDefault="003B0662" w:rsidP="003B0662">
    <w:pPr>
      <w:pStyle w:val="af0"/>
      <w:ind w:firstLine="420"/>
    </w:pPr>
    <w:r w:rsidRPr="003B0662">
      <w:rPr>
        <w:rFonts w:hint="eastAsia"/>
        <w:sz w:val="21"/>
      </w:rP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94C4" w14:textId="77777777" w:rsidR="00C010DA" w:rsidRDefault="00C010DA">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8AE4" w14:textId="77777777" w:rsidR="00C010DA" w:rsidRDefault="00C010DA">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415F" w14:textId="77777777" w:rsidR="00C010DA" w:rsidRPr="008E3069" w:rsidRDefault="00C010DA" w:rsidP="008E3069">
    <w:pPr>
      <w:pStyle w:val="aff7"/>
    </w:pPr>
    <w:r w:rsidRPr="008E3069">
      <w:rPr>
        <w:rFonts w:hint="eastAsia"/>
      </w:rPr>
      <w:t>声明和授权书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7"/>
    </w:pPr>
    <w:r>
      <w:rPr>
        <w:rFonts w:hint="eastAsia"/>
      </w:rPr>
      <w:t>摘要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0"/>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7"/>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7"/>
    </w:pP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98281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592FAF"/>
    <w:multiLevelType w:val="hybridMultilevel"/>
    <w:tmpl w:val="38DCDC9A"/>
    <w:lvl w:ilvl="0" w:tplc="E174D9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433633C"/>
    <w:multiLevelType w:val="hybridMultilevel"/>
    <w:tmpl w:val="3DB24A78"/>
    <w:lvl w:ilvl="0" w:tplc="E744B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7E1144E"/>
    <w:multiLevelType w:val="hybridMultilevel"/>
    <w:tmpl w:val="0C8E04BE"/>
    <w:lvl w:ilvl="0" w:tplc="DA86D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7223EF"/>
    <w:multiLevelType w:val="hybridMultilevel"/>
    <w:tmpl w:val="8BB4E7FC"/>
    <w:lvl w:ilvl="0" w:tplc="377AD1A4">
      <w:start w:val="1"/>
      <w:numFmt w:val="decimal"/>
      <w:pStyle w:val="a0"/>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6"/>
  </w:num>
  <w:num w:numId="3">
    <w:abstractNumId w:val="17"/>
  </w:num>
  <w:num w:numId="4">
    <w:abstractNumId w:val="16"/>
  </w:num>
  <w:num w:numId="5">
    <w:abstractNumId w:val="15"/>
  </w:num>
  <w:num w:numId="6">
    <w:abstractNumId w:val="5"/>
  </w:num>
  <w:num w:numId="7">
    <w:abstractNumId w:val="20"/>
  </w:num>
  <w:num w:numId="8">
    <w:abstractNumId w:val="18"/>
  </w:num>
  <w:num w:numId="9">
    <w:abstractNumId w:val="3"/>
  </w:num>
  <w:num w:numId="10">
    <w:abstractNumId w:val="19"/>
  </w:num>
  <w:num w:numId="11">
    <w:abstractNumId w:val="10"/>
  </w:num>
  <w:num w:numId="12">
    <w:abstractNumId w:val="9"/>
  </w:num>
  <w:num w:numId="13">
    <w:abstractNumId w:val="11"/>
  </w:num>
  <w:num w:numId="14">
    <w:abstractNumId w:val="4"/>
  </w:num>
  <w:num w:numId="15">
    <w:abstractNumId w:val="2"/>
  </w:num>
  <w:num w:numId="16">
    <w:abstractNumId w:val="13"/>
  </w:num>
  <w:num w:numId="17">
    <w:abstractNumId w:val="8"/>
  </w:num>
  <w:num w:numId="18">
    <w:abstractNumId w:val="1"/>
  </w:num>
  <w:num w:numId="19">
    <w:abstractNumId w:val="0"/>
  </w:num>
  <w:num w:numId="20">
    <w:abstractNumId w:val="14"/>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Zichen">
    <w15:presenceInfo w15:providerId="Windows Live" w15:userId="b8cc3d46f0518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0584"/>
    <w:rsid w:val="00000ECE"/>
    <w:rsid w:val="00000F8E"/>
    <w:rsid w:val="00001482"/>
    <w:rsid w:val="000015FB"/>
    <w:rsid w:val="0000168D"/>
    <w:rsid w:val="00001D39"/>
    <w:rsid w:val="0000205F"/>
    <w:rsid w:val="00002195"/>
    <w:rsid w:val="00002409"/>
    <w:rsid w:val="00002498"/>
    <w:rsid w:val="00002809"/>
    <w:rsid w:val="00002818"/>
    <w:rsid w:val="00003264"/>
    <w:rsid w:val="000033B7"/>
    <w:rsid w:val="00003409"/>
    <w:rsid w:val="00003612"/>
    <w:rsid w:val="00003808"/>
    <w:rsid w:val="000039A8"/>
    <w:rsid w:val="00003A3C"/>
    <w:rsid w:val="00003C02"/>
    <w:rsid w:val="00003D00"/>
    <w:rsid w:val="00004049"/>
    <w:rsid w:val="000040A3"/>
    <w:rsid w:val="00004117"/>
    <w:rsid w:val="0000414E"/>
    <w:rsid w:val="000041FB"/>
    <w:rsid w:val="00004461"/>
    <w:rsid w:val="0000449B"/>
    <w:rsid w:val="0000469D"/>
    <w:rsid w:val="00004F9F"/>
    <w:rsid w:val="000051A7"/>
    <w:rsid w:val="0000526D"/>
    <w:rsid w:val="000055C9"/>
    <w:rsid w:val="000056F8"/>
    <w:rsid w:val="000059DC"/>
    <w:rsid w:val="00005DE6"/>
    <w:rsid w:val="00005F0D"/>
    <w:rsid w:val="00006082"/>
    <w:rsid w:val="0000649C"/>
    <w:rsid w:val="0000669A"/>
    <w:rsid w:val="0000690A"/>
    <w:rsid w:val="00007326"/>
    <w:rsid w:val="00007437"/>
    <w:rsid w:val="0000767B"/>
    <w:rsid w:val="00007966"/>
    <w:rsid w:val="000079B9"/>
    <w:rsid w:val="000079C9"/>
    <w:rsid w:val="00007CF8"/>
    <w:rsid w:val="000106A1"/>
    <w:rsid w:val="00010B85"/>
    <w:rsid w:val="000110AF"/>
    <w:rsid w:val="00011418"/>
    <w:rsid w:val="0001168A"/>
    <w:rsid w:val="000117D9"/>
    <w:rsid w:val="000126D7"/>
    <w:rsid w:val="0001274E"/>
    <w:rsid w:val="00012845"/>
    <w:rsid w:val="0001368D"/>
    <w:rsid w:val="00013BBB"/>
    <w:rsid w:val="00013BD7"/>
    <w:rsid w:val="00014192"/>
    <w:rsid w:val="000146A3"/>
    <w:rsid w:val="00015004"/>
    <w:rsid w:val="00015A97"/>
    <w:rsid w:val="00015BC4"/>
    <w:rsid w:val="000163A6"/>
    <w:rsid w:val="0001649A"/>
    <w:rsid w:val="0001659C"/>
    <w:rsid w:val="0001660B"/>
    <w:rsid w:val="00016762"/>
    <w:rsid w:val="0001778B"/>
    <w:rsid w:val="00017AD3"/>
    <w:rsid w:val="00017BB3"/>
    <w:rsid w:val="00017C1C"/>
    <w:rsid w:val="00017DDB"/>
    <w:rsid w:val="000200EC"/>
    <w:rsid w:val="00020324"/>
    <w:rsid w:val="000205EA"/>
    <w:rsid w:val="00020925"/>
    <w:rsid w:val="00020BAA"/>
    <w:rsid w:val="00020D76"/>
    <w:rsid w:val="00020E74"/>
    <w:rsid w:val="00020F52"/>
    <w:rsid w:val="00021600"/>
    <w:rsid w:val="00021718"/>
    <w:rsid w:val="00021B58"/>
    <w:rsid w:val="00022550"/>
    <w:rsid w:val="00022B8E"/>
    <w:rsid w:val="00022BDD"/>
    <w:rsid w:val="000231C5"/>
    <w:rsid w:val="00023468"/>
    <w:rsid w:val="000234FC"/>
    <w:rsid w:val="000235B4"/>
    <w:rsid w:val="0002369F"/>
    <w:rsid w:val="000236E7"/>
    <w:rsid w:val="0002385A"/>
    <w:rsid w:val="000240F9"/>
    <w:rsid w:val="00024847"/>
    <w:rsid w:val="00024905"/>
    <w:rsid w:val="00024C05"/>
    <w:rsid w:val="00024EC1"/>
    <w:rsid w:val="00024FC7"/>
    <w:rsid w:val="00025576"/>
    <w:rsid w:val="00025CBF"/>
    <w:rsid w:val="000263D8"/>
    <w:rsid w:val="00026952"/>
    <w:rsid w:val="000269BA"/>
    <w:rsid w:val="00026DE6"/>
    <w:rsid w:val="00026DFC"/>
    <w:rsid w:val="00026FEC"/>
    <w:rsid w:val="000270A9"/>
    <w:rsid w:val="00027399"/>
    <w:rsid w:val="00027B0B"/>
    <w:rsid w:val="00027E95"/>
    <w:rsid w:val="00030041"/>
    <w:rsid w:val="0003011B"/>
    <w:rsid w:val="000301FD"/>
    <w:rsid w:val="000304F1"/>
    <w:rsid w:val="000305DF"/>
    <w:rsid w:val="00030776"/>
    <w:rsid w:val="00030B12"/>
    <w:rsid w:val="00030F13"/>
    <w:rsid w:val="00031C4E"/>
    <w:rsid w:val="00031EB0"/>
    <w:rsid w:val="000322A8"/>
    <w:rsid w:val="00032371"/>
    <w:rsid w:val="0003294C"/>
    <w:rsid w:val="00032FB9"/>
    <w:rsid w:val="00033393"/>
    <w:rsid w:val="000333C7"/>
    <w:rsid w:val="000334AB"/>
    <w:rsid w:val="0003357B"/>
    <w:rsid w:val="0003376A"/>
    <w:rsid w:val="000337C9"/>
    <w:rsid w:val="00033E4E"/>
    <w:rsid w:val="000341B8"/>
    <w:rsid w:val="0003439A"/>
    <w:rsid w:val="00034AB9"/>
    <w:rsid w:val="00034B55"/>
    <w:rsid w:val="00034B9E"/>
    <w:rsid w:val="00034C3F"/>
    <w:rsid w:val="00035939"/>
    <w:rsid w:val="00035E16"/>
    <w:rsid w:val="0003610B"/>
    <w:rsid w:val="0003655C"/>
    <w:rsid w:val="00036AF3"/>
    <w:rsid w:val="00036B9B"/>
    <w:rsid w:val="00036C67"/>
    <w:rsid w:val="00036F00"/>
    <w:rsid w:val="0003783B"/>
    <w:rsid w:val="00037985"/>
    <w:rsid w:val="00037A11"/>
    <w:rsid w:val="00037AFF"/>
    <w:rsid w:val="00037BD9"/>
    <w:rsid w:val="00040326"/>
    <w:rsid w:val="000403EE"/>
    <w:rsid w:val="00040698"/>
    <w:rsid w:val="0004142A"/>
    <w:rsid w:val="00041437"/>
    <w:rsid w:val="00041CEF"/>
    <w:rsid w:val="000425E9"/>
    <w:rsid w:val="000427A5"/>
    <w:rsid w:val="00042D24"/>
    <w:rsid w:val="0004301E"/>
    <w:rsid w:val="00043502"/>
    <w:rsid w:val="0004404F"/>
    <w:rsid w:val="0004458B"/>
    <w:rsid w:val="000445CA"/>
    <w:rsid w:val="00044664"/>
    <w:rsid w:val="00044696"/>
    <w:rsid w:val="00044D06"/>
    <w:rsid w:val="00045156"/>
    <w:rsid w:val="0004540D"/>
    <w:rsid w:val="00045717"/>
    <w:rsid w:val="00045789"/>
    <w:rsid w:val="00045ADC"/>
    <w:rsid w:val="00045B83"/>
    <w:rsid w:val="00045BD1"/>
    <w:rsid w:val="00045C7E"/>
    <w:rsid w:val="00045E36"/>
    <w:rsid w:val="000460DD"/>
    <w:rsid w:val="000466F9"/>
    <w:rsid w:val="00046814"/>
    <w:rsid w:val="00046874"/>
    <w:rsid w:val="00046896"/>
    <w:rsid w:val="00046AC3"/>
    <w:rsid w:val="00046DE2"/>
    <w:rsid w:val="00047202"/>
    <w:rsid w:val="00047308"/>
    <w:rsid w:val="00047443"/>
    <w:rsid w:val="0004750C"/>
    <w:rsid w:val="000478B8"/>
    <w:rsid w:val="000478EC"/>
    <w:rsid w:val="0005032D"/>
    <w:rsid w:val="000503C0"/>
    <w:rsid w:val="0005082E"/>
    <w:rsid w:val="000508E4"/>
    <w:rsid w:val="00050E47"/>
    <w:rsid w:val="000510F8"/>
    <w:rsid w:val="00051B38"/>
    <w:rsid w:val="00052084"/>
    <w:rsid w:val="00052105"/>
    <w:rsid w:val="000524CE"/>
    <w:rsid w:val="000528AC"/>
    <w:rsid w:val="00052DB5"/>
    <w:rsid w:val="00053014"/>
    <w:rsid w:val="0005320B"/>
    <w:rsid w:val="00053634"/>
    <w:rsid w:val="000536FE"/>
    <w:rsid w:val="00053A61"/>
    <w:rsid w:val="00053A8C"/>
    <w:rsid w:val="00053B66"/>
    <w:rsid w:val="00053B84"/>
    <w:rsid w:val="00053D40"/>
    <w:rsid w:val="00054077"/>
    <w:rsid w:val="00054D49"/>
    <w:rsid w:val="000551A3"/>
    <w:rsid w:val="00055467"/>
    <w:rsid w:val="00056195"/>
    <w:rsid w:val="00056400"/>
    <w:rsid w:val="000566C2"/>
    <w:rsid w:val="00056759"/>
    <w:rsid w:val="0005688A"/>
    <w:rsid w:val="00056BFA"/>
    <w:rsid w:val="00056C21"/>
    <w:rsid w:val="0005768D"/>
    <w:rsid w:val="00057B08"/>
    <w:rsid w:val="00057D53"/>
    <w:rsid w:val="00057DF7"/>
    <w:rsid w:val="0006043A"/>
    <w:rsid w:val="00060783"/>
    <w:rsid w:val="00061AC3"/>
    <w:rsid w:val="00061CF9"/>
    <w:rsid w:val="00061DDD"/>
    <w:rsid w:val="00061EC7"/>
    <w:rsid w:val="0006220A"/>
    <w:rsid w:val="00062BA5"/>
    <w:rsid w:val="00063141"/>
    <w:rsid w:val="00063288"/>
    <w:rsid w:val="00063952"/>
    <w:rsid w:val="00063DAE"/>
    <w:rsid w:val="0006426C"/>
    <w:rsid w:val="00064D3C"/>
    <w:rsid w:val="000651F3"/>
    <w:rsid w:val="000653FF"/>
    <w:rsid w:val="00065484"/>
    <w:rsid w:val="00065786"/>
    <w:rsid w:val="00065CFD"/>
    <w:rsid w:val="00065E67"/>
    <w:rsid w:val="00066302"/>
    <w:rsid w:val="00066409"/>
    <w:rsid w:val="0006644A"/>
    <w:rsid w:val="000669B9"/>
    <w:rsid w:val="00066B56"/>
    <w:rsid w:val="0006711C"/>
    <w:rsid w:val="00067777"/>
    <w:rsid w:val="000679FF"/>
    <w:rsid w:val="00067B79"/>
    <w:rsid w:val="00067DD6"/>
    <w:rsid w:val="00067EEF"/>
    <w:rsid w:val="00071005"/>
    <w:rsid w:val="00071060"/>
    <w:rsid w:val="00071063"/>
    <w:rsid w:val="000710B3"/>
    <w:rsid w:val="0007126E"/>
    <w:rsid w:val="00071446"/>
    <w:rsid w:val="00071ADA"/>
    <w:rsid w:val="00071F0F"/>
    <w:rsid w:val="000722E6"/>
    <w:rsid w:val="0007239C"/>
    <w:rsid w:val="00072707"/>
    <w:rsid w:val="00072A72"/>
    <w:rsid w:val="00072BA7"/>
    <w:rsid w:val="0007303F"/>
    <w:rsid w:val="00073597"/>
    <w:rsid w:val="00073989"/>
    <w:rsid w:val="00073CA3"/>
    <w:rsid w:val="00074053"/>
    <w:rsid w:val="0007480E"/>
    <w:rsid w:val="00074F4F"/>
    <w:rsid w:val="00075134"/>
    <w:rsid w:val="00075238"/>
    <w:rsid w:val="000756C0"/>
    <w:rsid w:val="000759C0"/>
    <w:rsid w:val="00075B2F"/>
    <w:rsid w:val="0007630F"/>
    <w:rsid w:val="00076322"/>
    <w:rsid w:val="000764F6"/>
    <w:rsid w:val="00076661"/>
    <w:rsid w:val="000766B1"/>
    <w:rsid w:val="000767AB"/>
    <w:rsid w:val="00077298"/>
    <w:rsid w:val="00077DD0"/>
    <w:rsid w:val="00077DD7"/>
    <w:rsid w:val="00077E18"/>
    <w:rsid w:val="00077F54"/>
    <w:rsid w:val="00080115"/>
    <w:rsid w:val="00080234"/>
    <w:rsid w:val="00080357"/>
    <w:rsid w:val="000804F2"/>
    <w:rsid w:val="00080722"/>
    <w:rsid w:val="000807AB"/>
    <w:rsid w:val="0008082C"/>
    <w:rsid w:val="00080A21"/>
    <w:rsid w:val="00080C92"/>
    <w:rsid w:val="00080D09"/>
    <w:rsid w:val="00080FB8"/>
    <w:rsid w:val="00081484"/>
    <w:rsid w:val="00081627"/>
    <w:rsid w:val="00081649"/>
    <w:rsid w:val="000823F9"/>
    <w:rsid w:val="000829A1"/>
    <w:rsid w:val="00083121"/>
    <w:rsid w:val="000833F8"/>
    <w:rsid w:val="00083764"/>
    <w:rsid w:val="000840B0"/>
    <w:rsid w:val="0008444C"/>
    <w:rsid w:val="000846A8"/>
    <w:rsid w:val="0008473C"/>
    <w:rsid w:val="0008492E"/>
    <w:rsid w:val="00084A41"/>
    <w:rsid w:val="00084A66"/>
    <w:rsid w:val="00084AE9"/>
    <w:rsid w:val="00084B05"/>
    <w:rsid w:val="0008525C"/>
    <w:rsid w:val="00085375"/>
    <w:rsid w:val="000855CB"/>
    <w:rsid w:val="000857CC"/>
    <w:rsid w:val="00085837"/>
    <w:rsid w:val="00085875"/>
    <w:rsid w:val="0008599F"/>
    <w:rsid w:val="00085A49"/>
    <w:rsid w:val="00085CFB"/>
    <w:rsid w:val="00085D3D"/>
    <w:rsid w:val="00087AE4"/>
    <w:rsid w:val="00087BA0"/>
    <w:rsid w:val="00087BC9"/>
    <w:rsid w:val="00087DC4"/>
    <w:rsid w:val="00087EE5"/>
    <w:rsid w:val="00090066"/>
    <w:rsid w:val="000900A5"/>
    <w:rsid w:val="000904BC"/>
    <w:rsid w:val="0009065D"/>
    <w:rsid w:val="000909E4"/>
    <w:rsid w:val="000913E5"/>
    <w:rsid w:val="0009163D"/>
    <w:rsid w:val="00091A22"/>
    <w:rsid w:val="00091A5C"/>
    <w:rsid w:val="0009218A"/>
    <w:rsid w:val="0009228B"/>
    <w:rsid w:val="000922D0"/>
    <w:rsid w:val="00092382"/>
    <w:rsid w:val="000924E1"/>
    <w:rsid w:val="000925B4"/>
    <w:rsid w:val="000925EC"/>
    <w:rsid w:val="00092719"/>
    <w:rsid w:val="000928AD"/>
    <w:rsid w:val="00092A8F"/>
    <w:rsid w:val="00093148"/>
    <w:rsid w:val="00093712"/>
    <w:rsid w:val="0009373D"/>
    <w:rsid w:val="00093F25"/>
    <w:rsid w:val="00093F76"/>
    <w:rsid w:val="0009413D"/>
    <w:rsid w:val="000942CC"/>
    <w:rsid w:val="00094381"/>
    <w:rsid w:val="00094F43"/>
    <w:rsid w:val="0009519B"/>
    <w:rsid w:val="00095910"/>
    <w:rsid w:val="00095B2A"/>
    <w:rsid w:val="00095D0F"/>
    <w:rsid w:val="00095FA2"/>
    <w:rsid w:val="000961DA"/>
    <w:rsid w:val="00096AF4"/>
    <w:rsid w:val="00096E33"/>
    <w:rsid w:val="00096F7B"/>
    <w:rsid w:val="000974C8"/>
    <w:rsid w:val="00097550"/>
    <w:rsid w:val="000975DA"/>
    <w:rsid w:val="00097BF2"/>
    <w:rsid w:val="000A043E"/>
    <w:rsid w:val="000A0A4A"/>
    <w:rsid w:val="000A0D86"/>
    <w:rsid w:val="000A115F"/>
    <w:rsid w:val="000A12DC"/>
    <w:rsid w:val="000A1B32"/>
    <w:rsid w:val="000A1B8D"/>
    <w:rsid w:val="000A1E18"/>
    <w:rsid w:val="000A1EF8"/>
    <w:rsid w:val="000A1FC0"/>
    <w:rsid w:val="000A20EF"/>
    <w:rsid w:val="000A2429"/>
    <w:rsid w:val="000A2524"/>
    <w:rsid w:val="000A2FD0"/>
    <w:rsid w:val="000A32DF"/>
    <w:rsid w:val="000A3806"/>
    <w:rsid w:val="000A3877"/>
    <w:rsid w:val="000A3C0E"/>
    <w:rsid w:val="000A3FA6"/>
    <w:rsid w:val="000A4F71"/>
    <w:rsid w:val="000A5674"/>
    <w:rsid w:val="000A5728"/>
    <w:rsid w:val="000A5807"/>
    <w:rsid w:val="000A5844"/>
    <w:rsid w:val="000A5AAB"/>
    <w:rsid w:val="000A5E49"/>
    <w:rsid w:val="000A5FE6"/>
    <w:rsid w:val="000A60E0"/>
    <w:rsid w:val="000A61E9"/>
    <w:rsid w:val="000A632E"/>
    <w:rsid w:val="000A63AD"/>
    <w:rsid w:val="000A6BF3"/>
    <w:rsid w:val="000A6C0C"/>
    <w:rsid w:val="000A6E79"/>
    <w:rsid w:val="000A6EAD"/>
    <w:rsid w:val="000A6F62"/>
    <w:rsid w:val="000A70D8"/>
    <w:rsid w:val="000A740E"/>
    <w:rsid w:val="000A78F3"/>
    <w:rsid w:val="000A7BC5"/>
    <w:rsid w:val="000B031E"/>
    <w:rsid w:val="000B062E"/>
    <w:rsid w:val="000B0726"/>
    <w:rsid w:val="000B0963"/>
    <w:rsid w:val="000B0C34"/>
    <w:rsid w:val="000B0CB9"/>
    <w:rsid w:val="000B0DB8"/>
    <w:rsid w:val="000B0FE1"/>
    <w:rsid w:val="000B139A"/>
    <w:rsid w:val="000B1424"/>
    <w:rsid w:val="000B1494"/>
    <w:rsid w:val="000B1536"/>
    <w:rsid w:val="000B17FF"/>
    <w:rsid w:val="000B1854"/>
    <w:rsid w:val="000B185B"/>
    <w:rsid w:val="000B1A24"/>
    <w:rsid w:val="000B1C16"/>
    <w:rsid w:val="000B1E5C"/>
    <w:rsid w:val="000B1FCC"/>
    <w:rsid w:val="000B2A08"/>
    <w:rsid w:val="000B2AEA"/>
    <w:rsid w:val="000B33B5"/>
    <w:rsid w:val="000B355D"/>
    <w:rsid w:val="000B375C"/>
    <w:rsid w:val="000B3AB3"/>
    <w:rsid w:val="000B4154"/>
    <w:rsid w:val="000B441E"/>
    <w:rsid w:val="000B4527"/>
    <w:rsid w:val="000B4692"/>
    <w:rsid w:val="000B48C7"/>
    <w:rsid w:val="000B490C"/>
    <w:rsid w:val="000B4C2A"/>
    <w:rsid w:val="000B4DAE"/>
    <w:rsid w:val="000B4E4E"/>
    <w:rsid w:val="000B5024"/>
    <w:rsid w:val="000B52E2"/>
    <w:rsid w:val="000B5C3C"/>
    <w:rsid w:val="000B5D44"/>
    <w:rsid w:val="000B6302"/>
    <w:rsid w:val="000B638A"/>
    <w:rsid w:val="000B643E"/>
    <w:rsid w:val="000B694B"/>
    <w:rsid w:val="000B6D82"/>
    <w:rsid w:val="000B6EB2"/>
    <w:rsid w:val="000B71D4"/>
    <w:rsid w:val="000B754E"/>
    <w:rsid w:val="000B7925"/>
    <w:rsid w:val="000B7EDC"/>
    <w:rsid w:val="000B7FF2"/>
    <w:rsid w:val="000C0957"/>
    <w:rsid w:val="000C0AC8"/>
    <w:rsid w:val="000C0CBF"/>
    <w:rsid w:val="000C0DB9"/>
    <w:rsid w:val="000C0F3C"/>
    <w:rsid w:val="000C0F74"/>
    <w:rsid w:val="000C150F"/>
    <w:rsid w:val="000C17CC"/>
    <w:rsid w:val="000C1D14"/>
    <w:rsid w:val="000C1F1C"/>
    <w:rsid w:val="000C239D"/>
    <w:rsid w:val="000C2428"/>
    <w:rsid w:val="000C257A"/>
    <w:rsid w:val="000C2596"/>
    <w:rsid w:val="000C27A3"/>
    <w:rsid w:val="000C2903"/>
    <w:rsid w:val="000C2EB2"/>
    <w:rsid w:val="000C2F1F"/>
    <w:rsid w:val="000C3033"/>
    <w:rsid w:val="000C3036"/>
    <w:rsid w:val="000C319E"/>
    <w:rsid w:val="000C31FA"/>
    <w:rsid w:val="000C3595"/>
    <w:rsid w:val="000C3639"/>
    <w:rsid w:val="000C3AF5"/>
    <w:rsid w:val="000C3D32"/>
    <w:rsid w:val="000C3D3F"/>
    <w:rsid w:val="000C44CE"/>
    <w:rsid w:val="000C5302"/>
    <w:rsid w:val="000C5373"/>
    <w:rsid w:val="000C53F4"/>
    <w:rsid w:val="000C55A9"/>
    <w:rsid w:val="000C5D40"/>
    <w:rsid w:val="000C5F90"/>
    <w:rsid w:val="000C61EE"/>
    <w:rsid w:val="000C63D1"/>
    <w:rsid w:val="000C64A2"/>
    <w:rsid w:val="000C6885"/>
    <w:rsid w:val="000C704F"/>
    <w:rsid w:val="000C7201"/>
    <w:rsid w:val="000C73F5"/>
    <w:rsid w:val="000C7632"/>
    <w:rsid w:val="000C769D"/>
    <w:rsid w:val="000C7D8B"/>
    <w:rsid w:val="000C7DB4"/>
    <w:rsid w:val="000C7F38"/>
    <w:rsid w:val="000D0440"/>
    <w:rsid w:val="000D0F8B"/>
    <w:rsid w:val="000D0FB4"/>
    <w:rsid w:val="000D0FC2"/>
    <w:rsid w:val="000D13F8"/>
    <w:rsid w:val="000D1A69"/>
    <w:rsid w:val="000D1B8F"/>
    <w:rsid w:val="000D2565"/>
    <w:rsid w:val="000D2579"/>
    <w:rsid w:val="000D25A2"/>
    <w:rsid w:val="000D29B3"/>
    <w:rsid w:val="000D2B84"/>
    <w:rsid w:val="000D2C37"/>
    <w:rsid w:val="000D319E"/>
    <w:rsid w:val="000D37D3"/>
    <w:rsid w:val="000D3CAF"/>
    <w:rsid w:val="000D4283"/>
    <w:rsid w:val="000D49C4"/>
    <w:rsid w:val="000D56AB"/>
    <w:rsid w:val="000D580B"/>
    <w:rsid w:val="000D5ACA"/>
    <w:rsid w:val="000D620B"/>
    <w:rsid w:val="000D66E2"/>
    <w:rsid w:val="000D6B76"/>
    <w:rsid w:val="000D6ECE"/>
    <w:rsid w:val="000D6F31"/>
    <w:rsid w:val="000D7173"/>
    <w:rsid w:val="000D74E8"/>
    <w:rsid w:val="000D7DAF"/>
    <w:rsid w:val="000E04A8"/>
    <w:rsid w:val="000E0B13"/>
    <w:rsid w:val="000E0D68"/>
    <w:rsid w:val="000E1095"/>
    <w:rsid w:val="000E1AD3"/>
    <w:rsid w:val="000E1DE0"/>
    <w:rsid w:val="000E20D7"/>
    <w:rsid w:val="000E28BF"/>
    <w:rsid w:val="000E28C5"/>
    <w:rsid w:val="000E2E06"/>
    <w:rsid w:val="000E3015"/>
    <w:rsid w:val="000E3219"/>
    <w:rsid w:val="000E335E"/>
    <w:rsid w:val="000E3481"/>
    <w:rsid w:val="000E351A"/>
    <w:rsid w:val="000E3709"/>
    <w:rsid w:val="000E37C4"/>
    <w:rsid w:val="000E423D"/>
    <w:rsid w:val="000E4456"/>
    <w:rsid w:val="000E48BB"/>
    <w:rsid w:val="000E4D1B"/>
    <w:rsid w:val="000E4EB0"/>
    <w:rsid w:val="000E5809"/>
    <w:rsid w:val="000E5B6B"/>
    <w:rsid w:val="000E5C30"/>
    <w:rsid w:val="000E5DF2"/>
    <w:rsid w:val="000E5E94"/>
    <w:rsid w:val="000E6336"/>
    <w:rsid w:val="000E6DF7"/>
    <w:rsid w:val="000E7279"/>
    <w:rsid w:val="000E78DF"/>
    <w:rsid w:val="000E79FF"/>
    <w:rsid w:val="000F0151"/>
    <w:rsid w:val="000F083E"/>
    <w:rsid w:val="000F0B8E"/>
    <w:rsid w:val="000F0BF3"/>
    <w:rsid w:val="000F0D9C"/>
    <w:rsid w:val="000F0D9F"/>
    <w:rsid w:val="000F0F06"/>
    <w:rsid w:val="000F1047"/>
    <w:rsid w:val="000F1C17"/>
    <w:rsid w:val="000F1DCB"/>
    <w:rsid w:val="000F226F"/>
    <w:rsid w:val="000F22C6"/>
    <w:rsid w:val="000F25D9"/>
    <w:rsid w:val="000F295D"/>
    <w:rsid w:val="000F2C6E"/>
    <w:rsid w:val="000F2D6F"/>
    <w:rsid w:val="000F37D3"/>
    <w:rsid w:val="000F396D"/>
    <w:rsid w:val="000F3D0B"/>
    <w:rsid w:val="000F3DA5"/>
    <w:rsid w:val="000F3FCE"/>
    <w:rsid w:val="000F400C"/>
    <w:rsid w:val="000F4080"/>
    <w:rsid w:val="000F44C8"/>
    <w:rsid w:val="000F4814"/>
    <w:rsid w:val="000F4A34"/>
    <w:rsid w:val="000F4C46"/>
    <w:rsid w:val="000F4E00"/>
    <w:rsid w:val="000F4F9F"/>
    <w:rsid w:val="000F5005"/>
    <w:rsid w:val="000F500A"/>
    <w:rsid w:val="000F523B"/>
    <w:rsid w:val="000F55A5"/>
    <w:rsid w:val="000F55E5"/>
    <w:rsid w:val="000F56C0"/>
    <w:rsid w:val="000F5A14"/>
    <w:rsid w:val="000F5BDB"/>
    <w:rsid w:val="000F5DDA"/>
    <w:rsid w:val="000F6404"/>
    <w:rsid w:val="000F65B4"/>
    <w:rsid w:val="000F68E6"/>
    <w:rsid w:val="000F6A92"/>
    <w:rsid w:val="000F6ADE"/>
    <w:rsid w:val="000F6E9A"/>
    <w:rsid w:val="000F6ED9"/>
    <w:rsid w:val="000F78FB"/>
    <w:rsid w:val="000F79A1"/>
    <w:rsid w:val="0010020A"/>
    <w:rsid w:val="001002E1"/>
    <w:rsid w:val="0010065E"/>
    <w:rsid w:val="00100726"/>
    <w:rsid w:val="00100D86"/>
    <w:rsid w:val="00100E94"/>
    <w:rsid w:val="00100F66"/>
    <w:rsid w:val="00101007"/>
    <w:rsid w:val="00101793"/>
    <w:rsid w:val="00101BE0"/>
    <w:rsid w:val="001022B9"/>
    <w:rsid w:val="00102377"/>
    <w:rsid w:val="001023C4"/>
    <w:rsid w:val="001028CF"/>
    <w:rsid w:val="00102E37"/>
    <w:rsid w:val="00103A62"/>
    <w:rsid w:val="00103B0F"/>
    <w:rsid w:val="00104E77"/>
    <w:rsid w:val="00105454"/>
    <w:rsid w:val="00105630"/>
    <w:rsid w:val="00105DD9"/>
    <w:rsid w:val="00105EEF"/>
    <w:rsid w:val="00106ED2"/>
    <w:rsid w:val="00107211"/>
    <w:rsid w:val="00107506"/>
    <w:rsid w:val="001078BD"/>
    <w:rsid w:val="00107AE5"/>
    <w:rsid w:val="0011001D"/>
    <w:rsid w:val="00110129"/>
    <w:rsid w:val="0011068A"/>
    <w:rsid w:val="00110698"/>
    <w:rsid w:val="00110C54"/>
    <w:rsid w:val="00110D49"/>
    <w:rsid w:val="00110F8D"/>
    <w:rsid w:val="001119E1"/>
    <w:rsid w:val="00111BF6"/>
    <w:rsid w:val="00111E69"/>
    <w:rsid w:val="00111FDC"/>
    <w:rsid w:val="001123F9"/>
    <w:rsid w:val="001125D8"/>
    <w:rsid w:val="00112838"/>
    <w:rsid w:val="00112905"/>
    <w:rsid w:val="00112A62"/>
    <w:rsid w:val="00113288"/>
    <w:rsid w:val="0011336D"/>
    <w:rsid w:val="001133DF"/>
    <w:rsid w:val="001136FF"/>
    <w:rsid w:val="00113A0D"/>
    <w:rsid w:val="00113C71"/>
    <w:rsid w:val="00113C86"/>
    <w:rsid w:val="00113DAA"/>
    <w:rsid w:val="00113EC3"/>
    <w:rsid w:val="001140D6"/>
    <w:rsid w:val="00114A5F"/>
    <w:rsid w:val="00114C69"/>
    <w:rsid w:val="00115835"/>
    <w:rsid w:val="001159DE"/>
    <w:rsid w:val="0011715B"/>
    <w:rsid w:val="001172A7"/>
    <w:rsid w:val="0011734F"/>
    <w:rsid w:val="00117401"/>
    <w:rsid w:val="001205B6"/>
    <w:rsid w:val="00120987"/>
    <w:rsid w:val="00120BC9"/>
    <w:rsid w:val="0012100B"/>
    <w:rsid w:val="00121288"/>
    <w:rsid w:val="0012180F"/>
    <w:rsid w:val="00121AE9"/>
    <w:rsid w:val="00121B6E"/>
    <w:rsid w:val="00121DEE"/>
    <w:rsid w:val="0012248C"/>
    <w:rsid w:val="00122861"/>
    <w:rsid w:val="00122A7E"/>
    <w:rsid w:val="00123CDE"/>
    <w:rsid w:val="00123F36"/>
    <w:rsid w:val="00124242"/>
    <w:rsid w:val="001244D3"/>
    <w:rsid w:val="0012468D"/>
    <w:rsid w:val="0012469F"/>
    <w:rsid w:val="001249BA"/>
    <w:rsid w:val="00124FA5"/>
    <w:rsid w:val="001252C8"/>
    <w:rsid w:val="00125862"/>
    <w:rsid w:val="001258E0"/>
    <w:rsid w:val="00125CA7"/>
    <w:rsid w:val="00125F38"/>
    <w:rsid w:val="001260B9"/>
    <w:rsid w:val="001262B6"/>
    <w:rsid w:val="00126926"/>
    <w:rsid w:val="00126A55"/>
    <w:rsid w:val="00126CA8"/>
    <w:rsid w:val="00126D9C"/>
    <w:rsid w:val="0012722B"/>
    <w:rsid w:val="00127305"/>
    <w:rsid w:val="00127C2E"/>
    <w:rsid w:val="00130919"/>
    <w:rsid w:val="00130AE3"/>
    <w:rsid w:val="00130BF6"/>
    <w:rsid w:val="00130D52"/>
    <w:rsid w:val="00131039"/>
    <w:rsid w:val="001310AC"/>
    <w:rsid w:val="00131122"/>
    <w:rsid w:val="001313A3"/>
    <w:rsid w:val="001317AD"/>
    <w:rsid w:val="00131B61"/>
    <w:rsid w:val="00131D31"/>
    <w:rsid w:val="00131D4A"/>
    <w:rsid w:val="001325CB"/>
    <w:rsid w:val="001329F8"/>
    <w:rsid w:val="00132E71"/>
    <w:rsid w:val="00133149"/>
    <w:rsid w:val="001332ED"/>
    <w:rsid w:val="001335A1"/>
    <w:rsid w:val="00133660"/>
    <w:rsid w:val="001336EC"/>
    <w:rsid w:val="001337FF"/>
    <w:rsid w:val="001338AD"/>
    <w:rsid w:val="00133D97"/>
    <w:rsid w:val="00134491"/>
    <w:rsid w:val="001344AD"/>
    <w:rsid w:val="00134557"/>
    <w:rsid w:val="001346FB"/>
    <w:rsid w:val="001348B6"/>
    <w:rsid w:val="00134B47"/>
    <w:rsid w:val="00134BE9"/>
    <w:rsid w:val="00134E96"/>
    <w:rsid w:val="00135171"/>
    <w:rsid w:val="001352A2"/>
    <w:rsid w:val="00135824"/>
    <w:rsid w:val="001358DB"/>
    <w:rsid w:val="001359A1"/>
    <w:rsid w:val="00135AE8"/>
    <w:rsid w:val="00136622"/>
    <w:rsid w:val="00136ADA"/>
    <w:rsid w:val="00136BAD"/>
    <w:rsid w:val="00136DD8"/>
    <w:rsid w:val="001373CB"/>
    <w:rsid w:val="001374D7"/>
    <w:rsid w:val="00137891"/>
    <w:rsid w:val="001379FF"/>
    <w:rsid w:val="00137C38"/>
    <w:rsid w:val="00137C5B"/>
    <w:rsid w:val="00137E6B"/>
    <w:rsid w:val="00137F93"/>
    <w:rsid w:val="00140197"/>
    <w:rsid w:val="001407AD"/>
    <w:rsid w:val="00140817"/>
    <w:rsid w:val="00140BE1"/>
    <w:rsid w:val="00141276"/>
    <w:rsid w:val="001412E0"/>
    <w:rsid w:val="00141314"/>
    <w:rsid w:val="001413AA"/>
    <w:rsid w:val="00141641"/>
    <w:rsid w:val="001416BB"/>
    <w:rsid w:val="0014198C"/>
    <w:rsid w:val="00141A50"/>
    <w:rsid w:val="00141F75"/>
    <w:rsid w:val="001420F5"/>
    <w:rsid w:val="001421CD"/>
    <w:rsid w:val="00142255"/>
    <w:rsid w:val="00142570"/>
    <w:rsid w:val="00142B7F"/>
    <w:rsid w:val="00142E80"/>
    <w:rsid w:val="0014322E"/>
    <w:rsid w:val="00143927"/>
    <w:rsid w:val="00143A60"/>
    <w:rsid w:val="00143B1D"/>
    <w:rsid w:val="0014415D"/>
    <w:rsid w:val="00144927"/>
    <w:rsid w:val="00144BD9"/>
    <w:rsid w:val="00144F0D"/>
    <w:rsid w:val="00145824"/>
    <w:rsid w:val="00145C5A"/>
    <w:rsid w:val="0014657D"/>
    <w:rsid w:val="00146856"/>
    <w:rsid w:val="00146CC2"/>
    <w:rsid w:val="00146D20"/>
    <w:rsid w:val="0014773D"/>
    <w:rsid w:val="00147C04"/>
    <w:rsid w:val="00147FEA"/>
    <w:rsid w:val="00150173"/>
    <w:rsid w:val="0015019C"/>
    <w:rsid w:val="001501E3"/>
    <w:rsid w:val="001506A6"/>
    <w:rsid w:val="00150732"/>
    <w:rsid w:val="00150C22"/>
    <w:rsid w:val="00150DEE"/>
    <w:rsid w:val="00150FBF"/>
    <w:rsid w:val="00150FC6"/>
    <w:rsid w:val="00151340"/>
    <w:rsid w:val="0015167E"/>
    <w:rsid w:val="0015173A"/>
    <w:rsid w:val="0015239E"/>
    <w:rsid w:val="0015271C"/>
    <w:rsid w:val="00152CDE"/>
    <w:rsid w:val="00152DF9"/>
    <w:rsid w:val="00152F2A"/>
    <w:rsid w:val="001532C5"/>
    <w:rsid w:val="001533B5"/>
    <w:rsid w:val="00153608"/>
    <w:rsid w:val="00153DA4"/>
    <w:rsid w:val="001544A6"/>
    <w:rsid w:val="0015474A"/>
    <w:rsid w:val="00154BD9"/>
    <w:rsid w:val="00154D23"/>
    <w:rsid w:val="00155037"/>
    <w:rsid w:val="001550F6"/>
    <w:rsid w:val="001551B5"/>
    <w:rsid w:val="001553AD"/>
    <w:rsid w:val="00155616"/>
    <w:rsid w:val="0015575C"/>
    <w:rsid w:val="001559E0"/>
    <w:rsid w:val="00155B65"/>
    <w:rsid w:val="00155C2C"/>
    <w:rsid w:val="00156061"/>
    <w:rsid w:val="001564DB"/>
    <w:rsid w:val="0015675D"/>
    <w:rsid w:val="0015689A"/>
    <w:rsid w:val="00156E84"/>
    <w:rsid w:val="00157067"/>
    <w:rsid w:val="001572C8"/>
    <w:rsid w:val="00157986"/>
    <w:rsid w:val="00160200"/>
    <w:rsid w:val="0016035A"/>
    <w:rsid w:val="00160447"/>
    <w:rsid w:val="001604F0"/>
    <w:rsid w:val="00160BEB"/>
    <w:rsid w:val="00160D77"/>
    <w:rsid w:val="00161495"/>
    <w:rsid w:val="001616CE"/>
    <w:rsid w:val="0016176D"/>
    <w:rsid w:val="001617AB"/>
    <w:rsid w:val="00161D2D"/>
    <w:rsid w:val="00161D65"/>
    <w:rsid w:val="00161DAA"/>
    <w:rsid w:val="00161E5D"/>
    <w:rsid w:val="00161EDC"/>
    <w:rsid w:val="00161F2E"/>
    <w:rsid w:val="001622C8"/>
    <w:rsid w:val="00162394"/>
    <w:rsid w:val="001623EC"/>
    <w:rsid w:val="001624C3"/>
    <w:rsid w:val="00162530"/>
    <w:rsid w:val="001625A6"/>
    <w:rsid w:val="001625BD"/>
    <w:rsid w:val="00162C97"/>
    <w:rsid w:val="001631A5"/>
    <w:rsid w:val="00163567"/>
    <w:rsid w:val="001637E5"/>
    <w:rsid w:val="001637E9"/>
    <w:rsid w:val="00163D29"/>
    <w:rsid w:val="00164A16"/>
    <w:rsid w:val="00164CD1"/>
    <w:rsid w:val="00165375"/>
    <w:rsid w:val="001657F4"/>
    <w:rsid w:val="001658F1"/>
    <w:rsid w:val="00165A80"/>
    <w:rsid w:val="00165E71"/>
    <w:rsid w:val="00166610"/>
    <w:rsid w:val="001668CA"/>
    <w:rsid w:val="00166C2F"/>
    <w:rsid w:val="00166FB7"/>
    <w:rsid w:val="001674A4"/>
    <w:rsid w:val="0016759B"/>
    <w:rsid w:val="0016772C"/>
    <w:rsid w:val="001678E0"/>
    <w:rsid w:val="00167C8E"/>
    <w:rsid w:val="00167D05"/>
    <w:rsid w:val="00167ED1"/>
    <w:rsid w:val="001700E4"/>
    <w:rsid w:val="001705CD"/>
    <w:rsid w:val="001707C8"/>
    <w:rsid w:val="00170855"/>
    <w:rsid w:val="00170CAB"/>
    <w:rsid w:val="001718FB"/>
    <w:rsid w:val="00171D07"/>
    <w:rsid w:val="001724E3"/>
    <w:rsid w:val="001726E3"/>
    <w:rsid w:val="00172D1F"/>
    <w:rsid w:val="00173168"/>
    <w:rsid w:val="00173364"/>
    <w:rsid w:val="001735AD"/>
    <w:rsid w:val="001736B5"/>
    <w:rsid w:val="00173786"/>
    <w:rsid w:val="0017415F"/>
    <w:rsid w:val="00174195"/>
    <w:rsid w:val="00174656"/>
    <w:rsid w:val="001746D6"/>
    <w:rsid w:val="00174775"/>
    <w:rsid w:val="001749A0"/>
    <w:rsid w:val="001749D0"/>
    <w:rsid w:val="00174BCB"/>
    <w:rsid w:val="001751D2"/>
    <w:rsid w:val="00175466"/>
    <w:rsid w:val="00175A35"/>
    <w:rsid w:val="001760C5"/>
    <w:rsid w:val="001763FF"/>
    <w:rsid w:val="00176417"/>
    <w:rsid w:val="00176484"/>
    <w:rsid w:val="00176524"/>
    <w:rsid w:val="00176555"/>
    <w:rsid w:val="00176557"/>
    <w:rsid w:val="00176857"/>
    <w:rsid w:val="00176AFE"/>
    <w:rsid w:val="00176F25"/>
    <w:rsid w:val="001770BC"/>
    <w:rsid w:val="00177C6C"/>
    <w:rsid w:val="0018021D"/>
    <w:rsid w:val="001802C3"/>
    <w:rsid w:val="00180854"/>
    <w:rsid w:val="00180AE6"/>
    <w:rsid w:val="00180C45"/>
    <w:rsid w:val="00180D5E"/>
    <w:rsid w:val="001810D6"/>
    <w:rsid w:val="00181286"/>
    <w:rsid w:val="001813E2"/>
    <w:rsid w:val="001814EA"/>
    <w:rsid w:val="0018173F"/>
    <w:rsid w:val="00181E59"/>
    <w:rsid w:val="0018225C"/>
    <w:rsid w:val="001823BA"/>
    <w:rsid w:val="00182855"/>
    <w:rsid w:val="0018288C"/>
    <w:rsid w:val="001833C7"/>
    <w:rsid w:val="00183968"/>
    <w:rsid w:val="001839E8"/>
    <w:rsid w:val="00183BBA"/>
    <w:rsid w:val="0018456D"/>
    <w:rsid w:val="00184655"/>
    <w:rsid w:val="00184671"/>
    <w:rsid w:val="0018484B"/>
    <w:rsid w:val="00184C37"/>
    <w:rsid w:val="00186294"/>
    <w:rsid w:val="001862F9"/>
    <w:rsid w:val="00186622"/>
    <w:rsid w:val="00186909"/>
    <w:rsid w:val="00186CEB"/>
    <w:rsid w:val="001870C2"/>
    <w:rsid w:val="00187244"/>
    <w:rsid w:val="001872ED"/>
    <w:rsid w:val="00187BF8"/>
    <w:rsid w:val="00187CC2"/>
    <w:rsid w:val="00187CCF"/>
    <w:rsid w:val="00187E1C"/>
    <w:rsid w:val="00190049"/>
    <w:rsid w:val="0019021D"/>
    <w:rsid w:val="00190A2D"/>
    <w:rsid w:val="00190BE9"/>
    <w:rsid w:val="00190C89"/>
    <w:rsid w:val="00191578"/>
    <w:rsid w:val="00191655"/>
    <w:rsid w:val="00191950"/>
    <w:rsid w:val="00191BB9"/>
    <w:rsid w:val="00191D92"/>
    <w:rsid w:val="00191E5D"/>
    <w:rsid w:val="0019266A"/>
    <w:rsid w:val="001928D5"/>
    <w:rsid w:val="00192B05"/>
    <w:rsid w:val="00192F25"/>
    <w:rsid w:val="001937B7"/>
    <w:rsid w:val="001939D5"/>
    <w:rsid w:val="00193C5E"/>
    <w:rsid w:val="0019427A"/>
    <w:rsid w:val="0019462B"/>
    <w:rsid w:val="0019490F"/>
    <w:rsid w:val="00194BF9"/>
    <w:rsid w:val="0019521F"/>
    <w:rsid w:val="0019533B"/>
    <w:rsid w:val="00195AD4"/>
    <w:rsid w:val="00195AE4"/>
    <w:rsid w:val="00195B08"/>
    <w:rsid w:val="00195C5E"/>
    <w:rsid w:val="00195F66"/>
    <w:rsid w:val="001963B7"/>
    <w:rsid w:val="0019689E"/>
    <w:rsid w:val="001968C7"/>
    <w:rsid w:val="00196AD0"/>
    <w:rsid w:val="00196EE2"/>
    <w:rsid w:val="00197256"/>
    <w:rsid w:val="0019731C"/>
    <w:rsid w:val="00197531"/>
    <w:rsid w:val="001976F7"/>
    <w:rsid w:val="00197738"/>
    <w:rsid w:val="00197870"/>
    <w:rsid w:val="00197A88"/>
    <w:rsid w:val="00197C2B"/>
    <w:rsid w:val="00197C58"/>
    <w:rsid w:val="00197DD1"/>
    <w:rsid w:val="00197EB6"/>
    <w:rsid w:val="001A0379"/>
    <w:rsid w:val="001A06D2"/>
    <w:rsid w:val="001A0945"/>
    <w:rsid w:val="001A0F12"/>
    <w:rsid w:val="001A19B0"/>
    <w:rsid w:val="001A1A67"/>
    <w:rsid w:val="001A1D72"/>
    <w:rsid w:val="001A203F"/>
    <w:rsid w:val="001A229B"/>
    <w:rsid w:val="001A22F3"/>
    <w:rsid w:val="001A2923"/>
    <w:rsid w:val="001A293C"/>
    <w:rsid w:val="001A2B6E"/>
    <w:rsid w:val="001A2E04"/>
    <w:rsid w:val="001A2F79"/>
    <w:rsid w:val="001A3118"/>
    <w:rsid w:val="001A3218"/>
    <w:rsid w:val="001A3783"/>
    <w:rsid w:val="001A390D"/>
    <w:rsid w:val="001A39F6"/>
    <w:rsid w:val="001A3DE6"/>
    <w:rsid w:val="001A3DF2"/>
    <w:rsid w:val="001A4253"/>
    <w:rsid w:val="001A4659"/>
    <w:rsid w:val="001A4EF0"/>
    <w:rsid w:val="001A52DA"/>
    <w:rsid w:val="001A5BEC"/>
    <w:rsid w:val="001A608D"/>
    <w:rsid w:val="001A61FF"/>
    <w:rsid w:val="001A6432"/>
    <w:rsid w:val="001A654D"/>
    <w:rsid w:val="001A6CD9"/>
    <w:rsid w:val="001A7232"/>
    <w:rsid w:val="001A7AA7"/>
    <w:rsid w:val="001A7BA4"/>
    <w:rsid w:val="001B066D"/>
    <w:rsid w:val="001B0742"/>
    <w:rsid w:val="001B0C7C"/>
    <w:rsid w:val="001B1014"/>
    <w:rsid w:val="001B1061"/>
    <w:rsid w:val="001B12AD"/>
    <w:rsid w:val="001B12D8"/>
    <w:rsid w:val="001B13C3"/>
    <w:rsid w:val="001B1501"/>
    <w:rsid w:val="001B1532"/>
    <w:rsid w:val="001B186A"/>
    <w:rsid w:val="001B1916"/>
    <w:rsid w:val="001B1AA3"/>
    <w:rsid w:val="001B303C"/>
    <w:rsid w:val="001B30B9"/>
    <w:rsid w:val="001B31F2"/>
    <w:rsid w:val="001B3274"/>
    <w:rsid w:val="001B334F"/>
    <w:rsid w:val="001B34E8"/>
    <w:rsid w:val="001B3CC0"/>
    <w:rsid w:val="001B3EFE"/>
    <w:rsid w:val="001B4256"/>
    <w:rsid w:val="001B43AF"/>
    <w:rsid w:val="001B4606"/>
    <w:rsid w:val="001B4ACE"/>
    <w:rsid w:val="001B4B24"/>
    <w:rsid w:val="001B4CA0"/>
    <w:rsid w:val="001B5139"/>
    <w:rsid w:val="001B53B8"/>
    <w:rsid w:val="001B5591"/>
    <w:rsid w:val="001B58B3"/>
    <w:rsid w:val="001B5E1A"/>
    <w:rsid w:val="001B6276"/>
    <w:rsid w:val="001B6863"/>
    <w:rsid w:val="001B716D"/>
    <w:rsid w:val="001B7413"/>
    <w:rsid w:val="001B7D8B"/>
    <w:rsid w:val="001B7F25"/>
    <w:rsid w:val="001C00F3"/>
    <w:rsid w:val="001C03C4"/>
    <w:rsid w:val="001C0915"/>
    <w:rsid w:val="001C1338"/>
    <w:rsid w:val="001C1843"/>
    <w:rsid w:val="001C1880"/>
    <w:rsid w:val="001C19D2"/>
    <w:rsid w:val="001C1B23"/>
    <w:rsid w:val="001C1BF6"/>
    <w:rsid w:val="001C1C06"/>
    <w:rsid w:val="001C1E0F"/>
    <w:rsid w:val="001C20C1"/>
    <w:rsid w:val="001C22EE"/>
    <w:rsid w:val="001C22FA"/>
    <w:rsid w:val="001C26BB"/>
    <w:rsid w:val="001C2E91"/>
    <w:rsid w:val="001C30D8"/>
    <w:rsid w:val="001C3537"/>
    <w:rsid w:val="001C37E6"/>
    <w:rsid w:val="001C39B8"/>
    <w:rsid w:val="001C3F1D"/>
    <w:rsid w:val="001C4037"/>
    <w:rsid w:val="001C4AA6"/>
    <w:rsid w:val="001C4F0E"/>
    <w:rsid w:val="001C52F0"/>
    <w:rsid w:val="001C5870"/>
    <w:rsid w:val="001C5A85"/>
    <w:rsid w:val="001C5A90"/>
    <w:rsid w:val="001C5F58"/>
    <w:rsid w:val="001C5FD7"/>
    <w:rsid w:val="001C6554"/>
    <w:rsid w:val="001C6E18"/>
    <w:rsid w:val="001C7471"/>
    <w:rsid w:val="001C760F"/>
    <w:rsid w:val="001C7912"/>
    <w:rsid w:val="001C7D48"/>
    <w:rsid w:val="001C7DAF"/>
    <w:rsid w:val="001C7DF9"/>
    <w:rsid w:val="001C7F8A"/>
    <w:rsid w:val="001D012D"/>
    <w:rsid w:val="001D021D"/>
    <w:rsid w:val="001D0230"/>
    <w:rsid w:val="001D058D"/>
    <w:rsid w:val="001D14B7"/>
    <w:rsid w:val="001D1A51"/>
    <w:rsid w:val="001D1E42"/>
    <w:rsid w:val="001D2AAD"/>
    <w:rsid w:val="001D3BDD"/>
    <w:rsid w:val="001D3DE6"/>
    <w:rsid w:val="001D3E81"/>
    <w:rsid w:val="001D3EF6"/>
    <w:rsid w:val="001D3F92"/>
    <w:rsid w:val="001D414E"/>
    <w:rsid w:val="001D4892"/>
    <w:rsid w:val="001D4F4B"/>
    <w:rsid w:val="001D560D"/>
    <w:rsid w:val="001D56E1"/>
    <w:rsid w:val="001D56F9"/>
    <w:rsid w:val="001D5BED"/>
    <w:rsid w:val="001D5CEF"/>
    <w:rsid w:val="001D5DC7"/>
    <w:rsid w:val="001D667A"/>
    <w:rsid w:val="001D671F"/>
    <w:rsid w:val="001D6787"/>
    <w:rsid w:val="001D68F0"/>
    <w:rsid w:val="001D6B2D"/>
    <w:rsid w:val="001D6E68"/>
    <w:rsid w:val="001D6EB3"/>
    <w:rsid w:val="001D71C5"/>
    <w:rsid w:val="001D721B"/>
    <w:rsid w:val="001D7584"/>
    <w:rsid w:val="001D7A44"/>
    <w:rsid w:val="001D7AED"/>
    <w:rsid w:val="001D7E32"/>
    <w:rsid w:val="001E00CD"/>
    <w:rsid w:val="001E03CC"/>
    <w:rsid w:val="001E07B7"/>
    <w:rsid w:val="001E0816"/>
    <w:rsid w:val="001E0D0B"/>
    <w:rsid w:val="001E0D76"/>
    <w:rsid w:val="001E0E99"/>
    <w:rsid w:val="001E0EE1"/>
    <w:rsid w:val="001E0F54"/>
    <w:rsid w:val="001E1044"/>
    <w:rsid w:val="001E11DC"/>
    <w:rsid w:val="001E1466"/>
    <w:rsid w:val="001E15E0"/>
    <w:rsid w:val="001E17B2"/>
    <w:rsid w:val="001E1915"/>
    <w:rsid w:val="001E1A82"/>
    <w:rsid w:val="001E1C25"/>
    <w:rsid w:val="001E1D29"/>
    <w:rsid w:val="001E1DA0"/>
    <w:rsid w:val="001E1E19"/>
    <w:rsid w:val="001E1E81"/>
    <w:rsid w:val="001E1E8C"/>
    <w:rsid w:val="001E2097"/>
    <w:rsid w:val="001E29C3"/>
    <w:rsid w:val="001E2DAB"/>
    <w:rsid w:val="001E2E15"/>
    <w:rsid w:val="001E2F6D"/>
    <w:rsid w:val="001E31BB"/>
    <w:rsid w:val="001E3615"/>
    <w:rsid w:val="001E363B"/>
    <w:rsid w:val="001E3A39"/>
    <w:rsid w:val="001E3DD1"/>
    <w:rsid w:val="001E47C0"/>
    <w:rsid w:val="001E4978"/>
    <w:rsid w:val="001E4D25"/>
    <w:rsid w:val="001E4D6E"/>
    <w:rsid w:val="001E4F92"/>
    <w:rsid w:val="001E5269"/>
    <w:rsid w:val="001E537D"/>
    <w:rsid w:val="001E55A9"/>
    <w:rsid w:val="001E5770"/>
    <w:rsid w:val="001E5E50"/>
    <w:rsid w:val="001E5F21"/>
    <w:rsid w:val="001E6380"/>
    <w:rsid w:val="001E6ADD"/>
    <w:rsid w:val="001E7181"/>
    <w:rsid w:val="001F0103"/>
    <w:rsid w:val="001F0B44"/>
    <w:rsid w:val="001F0C9F"/>
    <w:rsid w:val="001F1137"/>
    <w:rsid w:val="001F1535"/>
    <w:rsid w:val="001F1544"/>
    <w:rsid w:val="001F1C73"/>
    <w:rsid w:val="001F1DBD"/>
    <w:rsid w:val="001F1E76"/>
    <w:rsid w:val="001F2762"/>
    <w:rsid w:val="001F2805"/>
    <w:rsid w:val="001F2890"/>
    <w:rsid w:val="001F28E2"/>
    <w:rsid w:val="001F2BD8"/>
    <w:rsid w:val="001F2D98"/>
    <w:rsid w:val="001F306F"/>
    <w:rsid w:val="001F3245"/>
    <w:rsid w:val="001F34A4"/>
    <w:rsid w:val="001F3654"/>
    <w:rsid w:val="001F3697"/>
    <w:rsid w:val="001F38B1"/>
    <w:rsid w:val="001F3BB8"/>
    <w:rsid w:val="001F406F"/>
    <w:rsid w:val="001F489A"/>
    <w:rsid w:val="001F504F"/>
    <w:rsid w:val="001F5782"/>
    <w:rsid w:val="001F5D00"/>
    <w:rsid w:val="001F5DC1"/>
    <w:rsid w:val="001F5E49"/>
    <w:rsid w:val="001F6013"/>
    <w:rsid w:val="001F60DF"/>
    <w:rsid w:val="001F61B4"/>
    <w:rsid w:val="001F65BC"/>
    <w:rsid w:val="001F6CCE"/>
    <w:rsid w:val="001F6E5C"/>
    <w:rsid w:val="001F6F62"/>
    <w:rsid w:val="001F7051"/>
    <w:rsid w:val="001F7093"/>
    <w:rsid w:val="001F70EE"/>
    <w:rsid w:val="001F7470"/>
    <w:rsid w:val="001F7578"/>
    <w:rsid w:val="001F77F2"/>
    <w:rsid w:val="001F7C5D"/>
    <w:rsid w:val="00200085"/>
    <w:rsid w:val="0020012B"/>
    <w:rsid w:val="00200345"/>
    <w:rsid w:val="0020077B"/>
    <w:rsid w:val="00200AE4"/>
    <w:rsid w:val="00200C58"/>
    <w:rsid w:val="00200CBD"/>
    <w:rsid w:val="00200D2C"/>
    <w:rsid w:val="00200E21"/>
    <w:rsid w:val="00201282"/>
    <w:rsid w:val="00201484"/>
    <w:rsid w:val="0020173A"/>
    <w:rsid w:val="0020179A"/>
    <w:rsid w:val="00201917"/>
    <w:rsid w:val="00201B68"/>
    <w:rsid w:val="00201D2F"/>
    <w:rsid w:val="00201E27"/>
    <w:rsid w:val="00201FA0"/>
    <w:rsid w:val="0020260B"/>
    <w:rsid w:val="00202841"/>
    <w:rsid w:val="00202AAE"/>
    <w:rsid w:val="00202ACB"/>
    <w:rsid w:val="00202AE2"/>
    <w:rsid w:val="002032EC"/>
    <w:rsid w:val="00203465"/>
    <w:rsid w:val="002036B9"/>
    <w:rsid w:val="002037CA"/>
    <w:rsid w:val="0020478E"/>
    <w:rsid w:val="00204EEF"/>
    <w:rsid w:val="00204EF3"/>
    <w:rsid w:val="00205363"/>
    <w:rsid w:val="0020597D"/>
    <w:rsid w:val="00206056"/>
    <w:rsid w:val="00206534"/>
    <w:rsid w:val="002065D3"/>
    <w:rsid w:val="00206A30"/>
    <w:rsid w:val="00206DAE"/>
    <w:rsid w:val="00206E90"/>
    <w:rsid w:val="00207253"/>
    <w:rsid w:val="00207494"/>
    <w:rsid w:val="0020772E"/>
    <w:rsid w:val="00207904"/>
    <w:rsid w:val="00207C05"/>
    <w:rsid w:val="00207D87"/>
    <w:rsid w:val="0021013E"/>
    <w:rsid w:val="00210360"/>
    <w:rsid w:val="0021064D"/>
    <w:rsid w:val="002109A0"/>
    <w:rsid w:val="00210FF9"/>
    <w:rsid w:val="002111DE"/>
    <w:rsid w:val="002119D6"/>
    <w:rsid w:val="00211B62"/>
    <w:rsid w:val="00211FC2"/>
    <w:rsid w:val="00212172"/>
    <w:rsid w:val="00212353"/>
    <w:rsid w:val="0021242A"/>
    <w:rsid w:val="0021249B"/>
    <w:rsid w:val="00212767"/>
    <w:rsid w:val="0021296E"/>
    <w:rsid w:val="00212EBF"/>
    <w:rsid w:val="002131BD"/>
    <w:rsid w:val="0021377F"/>
    <w:rsid w:val="002137C9"/>
    <w:rsid w:val="0021382B"/>
    <w:rsid w:val="00213A1C"/>
    <w:rsid w:val="00213E1E"/>
    <w:rsid w:val="0021458E"/>
    <w:rsid w:val="00214622"/>
    <w:rsid w:val="00214CC0"/>
    <w:rsid w:val="00214E6B"/>
    <w:rsid w:val="00215004"/>
    <w:rsid w:val="00215D61"/>
    <w:rsid w:val="00216074"/>
    <w:rsid w:val="002160DA"/>
    <w:rsid w:val="002161D5"/>
    <w:rsid w:val="00216E58"/>
    <w:rsid w:val="00216FE2"/>
    <w:rsid w:val="002173C3"/>
    <w:rsid w:val="00217870"/>
    <w:rsid w:val="00217E5E"/>
    <w:rsid w:val="00220395"/>
    <w:rsid w:val="00220C55"/>
    <w:rsid w:val="00220DAA"/>
    <w:rsid w:val="002213EB"/>
    <w:rsid w:val="002214C5"/>
    <w:rsid w:val="002215AD"/>
    <w:rsid w:val="00222059"/>
    <w:rsid w:val="002222FE"/>
    <w:rsid w:val="00223050"/>
    <w:rsid w:val="00223113"/>
    <w:rsid w:val="00223565"/>
    <w:rsid w:val="00223BE5"/>
    <w:rsid w:val="00223D9A"/>
    <w:rsid w:val="00223F14"/>
    <w:rsid w:val="0022418E"/>
    <w:rsid w:val="00224813"/>
    <w:rsid w:val="00224B06"/>
    <w:rsid w:val="00224DE0"/>
    <w:rsid w:val="00225128"/>
    <w:rsid w:val="00225259"/>
    <w:rsid w:val="002254FD"/>
    <w:rsid w:val="00225B9E"/>
    <w:rsid w:val="00225BBD"/>
    <w:rsid w:val="00225E04"/>
    <w:rsid w:val="00225FC5"/>
    <w:rsid w:val="002260FE"/>
    <w:rsid w:val="00226163"/>
    <w:rsid w:val="00226345"/>
    <w:rsid w:val="00226765"/>
    <w:rsid w:val="002267D4"/>
    <w:rsid w:val="002269F4"/>
    <w:rsid w:val="00226A1E"/>
    <w:rsid w:val="00226E46"/>
    <w:rsid w:val="00226ED9"/>
    <w:rsid w:val="00227918"/>
    <w:rsid w:val="00227B6F"/>
    <w:rsid w:val="00227DF4"/>
    <w:rsid w:val="00227F08"/>
    <w:rsid w:val="0023028C"/>
    <w:rsid w:val="002307A7"/>
    <w:rsid w:val="00230855"/>
    <w:rsid w:val="002309E6"/>
    <w:rsid w:val="00230C6F"/>
    <w:rsid w:val="00231022"/>
    <w:rsid w:val="00231887"/>
    <w:rsid w:val="00231D18"/>
    <w:rsid w:val="00231E97"/>
    <w:rsid w:val="00231F49"/>
    <w:rsid w:val="002323CE"/>
    <w:rsid w:val="00232429"/>
    <w:rsid w:val="0023270D"/>
    <w:rsid w:val="002327A9"/>
    <w:rsid w:val="0023297C"/>
    <w:rsid w:val="00232B35"/>
    <w:rsid w:val="00232D0F"/>
    <w:rsid w:val="00232DE5"/>
    <w:rsid w:val="00232F20"/>
    <w:rsid w:val="00232F79"/>
    <w:rsid w:val="002332B0"/>
    <w:rsid w:val="00233495"/>
    <w:rsid w:val="00233CC9"/>
    <w:rsid w:val="002340D7"/>
    <w:rsid w:val="0023428C"/>
    <w:rsid w:val="002343A4"/>
    <w:rsid w:val="00234584"/>
    <w:rsid w:val="00234602"/>
    <w:rsid w:val="002346AB"/>
    <w:rsid w:val="00234819"/>
    <w:rsid w:val="00234D07"/>
    <w:rsid w:val="00236070"/>
    <w:rsid w:val="00236598"/>
    <w:rsid w:val="0023691E"/>
    <w:rsid w:val="00236D9B"/>
    <w:rsid w:val="00236FD5"/>
    <w:rsid w:val="0023756D"/>
    <w:rsid w:val="0023759E"/>
    <w:rsid w:val="00237AF4"/>
    <w:rsid w:val="0024025D"/>
    <w:rsid w:val="00240333"/>
    <w:rsid w:val="002405D1"/>
    <w:rsid w:val="0024066A"/>
    <w:rsid w:val="002408F9"/>
    <w:rsid w:val="0024179F"/>
    <w:rsid w:val="00241903"/>
    <w:rsid w:val="00241926"/>
    <w:rsid w:val="00241D15"/>
    <w:rsid w:val="00241FB6"/>
    <w:rsid w:val="0024202F"/>
    <w:rsid w:val="002420F4"/>
    <w:rsid w:val="002422B8"/>
    <w:rsid w:val="002425E3"/>
    <w:rsid w:val="00242649"/>
    <w:rsid w:val="002433EF"/>
    <w:rsid w:val="002434A2"/>
    <w:rsid w:val="00243C04"/>
    <w:rsid w:val="00243D96"/>
    <w:rsid w:val="00243DDF"/>
    <w:rsid w:val="00243F21"/>
    <w:rsid w:val="0024415F"/>
    <w:rsid w:val="00244170"/>
    <w:rsid w:val="002441FC"/>
    <w:rsid w:val="00244667"/>
    <w:rsid w:val="002446B0"/>
    <w:rsid w:val="00244A58"/>
    <w:rsid w:val="0024506A"/>
    <w:rsid w:val="002451F4"/>
    <w:rsid w:val="00245315"/>
    <w:rsid w:val="00245425"/>
    <w:rsid w:val="002455A3"/>
    <w:rsid w:val="00245626"/>
    <w:rsid w:val="00245A62"/>
    <w:rsid w:val="00246718"/>
    <w:rsid w:val="00246B27"/>
    <w:rsid w:val="00246FC0"/>
    <w:rsid w:val="00246FE1"/>
    <w:rsid w:val="00247008"/>
    <w:rsid w:val="00247282"/>
    <w:rsid w:val="00247BD4"/>
    <w:rsid w:val="00247E78"/>
    <w:rsid w:val="00250274"/>
    <w:rsid w:val="0025031E"/>
    <w:rsid w:val="002504CE"/>
    <w:rsid w:val="00250600"/>
    <w:rsid w:val="00250891"/>
    <w:rsid w:val="00250A32"/>
    <w:rsid w:val="00251097"/>
    <w:rsid w:val="0025132A"/>
    <w:rsid w:val="00251372"/>
    <w:rsid w:val="0025158E"/>
    <w:rsid w:val="002515D7"/>
    <w:rsid w:val="00251DD9"/>
    <w:rsid w:val="00252205"/>
    <w:rsid w:val="002527C9"/>
    <w:rsid w:val="00252E6A"/>
    <w:rsid w:val="00252F1E"/>
    <w:rsid w:val="0025312D"/>
    <w:rsid w:val="002537EE"/>
    <w:rsid w:val="00253936"/>
    <w:rsid w:val="00253C1C"/>
    <w:rsid w:val="00254196"/>
    <w:rsid w:val="00255154"/>
    <w:rsid w:val="002553A4"/>
    <w:rsid w:val="002559DD"/>
    <w:rsid w:val="00255A2F"/>
    <w:rsid w:val="002563E3"/>
    <w:rsid w:val="002567E6"/>
    <w:rsid w:val="002569ED"/>
    <w:rsid w:val="00256ADB"/>
    <w:rsid w:val="00256FC3"/>
    <w:rsid w:val="002574DF"/>
    <w:rsid w:val="00257596"/>
    <w:rsid w:val="002576AE"/>
    <w:rsid w:val="002602AF"/>
    <w:rsid w:val="002607A8"/>
    <w:rsid w:val="002611F4"/>
    <w:rsid w:val="00261287"/>
    <w:rsid w:val="002615B4"/>
    <w:rsid w:val="0026163B"/>
    <w:rsid w:val="00261852"/>
    <w:rsid w:val="00261EC9"/>
    <w:rsid w:val="0026216B"/>
    <w:rsid w:val="002622AF"/>
    <w:rsid w:val="002622B0"/>
    <w:rsid w:val="002626B7"/>
    <w:rsid w:val="002626EA"/>
    <w:rsid w:val="00262780"/>
    <w:rsid w:val="002634C2"/>
    <w:rsid w:val="002639CC"/>
    <w:rsid w:val="00263A09"/>
    <w:rsid w:val="00263EC5"/>
    <w:rsid w:val="002640F0"/>
    <w:rsid w:val="0026414E"/>
    <w:rsid w:val="002644B0"/>
    <w:rsid w:val="00264848"/>
    <w:rsid w:val="00264A7F"/>
    <w:rsid w:val="002650E7"/>
    <w:rsid w:val="00265335"/>
    <w:rsid w:val="00265385"/>
    <w:rsid w:val="0026578D"/>
    <w:rsid w:val="00265D18"/>
    <w:rsid w:val="00265D4C"/>
    <w:rsid w:val="00265E61"/>
    <w:rsid w:val="0026670F"/>
    <w:rsid w:val="00266728"/>
    <w:rsid w:val="002673CF"/>
    <w:rsid w:val="002675D7"/>
    <w:rsid w:val="00270126"/>
    <w:rsid w:val="002701DA"/>
    <w:rsid w:val="00270213"/>
    <w:rsid w:val="002703FD"/>
    <w:rsid w:val="0027077A"/>
    <w:rsid w:val="00270A5A"/>
    <w:rsid w:val="00270BC7"/>
    <w:rsid w:val="00270CD5"/>
    <w:rsid w:val="00270EF2"/>
    <w:rsid w:val="002710F3"/>
    <w:rsid w:val="0027153C"/>
    <w:rsid w:val="0027222C"/>
    <w:rsid w:val="0027242A"/>
    <w:rsid w:val="002725F4"/>
    <w:rsid w:val="002728C0"/>
    <w:rsid w:val="00272ECF"/>
    <w:rsid w:val="00273BC9"/>
    <w:rsid w:val="00273C4E"/>
    <w:rsid w:val="00273C57"/>
    <w:rsid w:val="00274847"/>
    <w:rsid w:val="00274996"/>
    <w:rsid w:val="00274A62"/>
    <w:rsid w:val="002758B1"/>
    <w:rsid w:val="00275D81"/>
    <w:rsid w:val="00275FAD"/>
    <w:rsid w:val="00276200"/>
    <w:rsid w:val="002762A0"/>
    <w:rsid w:val="002762FB"/>
    <w:rsid w:val="00276352"/>
    <w:rsid w:val="002763EF"/>
    <w:rsid w:val="002767F9"/>
    <w:rsid w:val="00276B31"/>
    <w:rsid w:val="00276DD5"/>
    <w:rsid w:val="00276EAF"/>
    <w:rsid w:val="0027744D"/>
    <w:rsid w:val="002776B8"/>
    <w:rsid w:val="00277A0E"/>
    <w:rsid w:val="00277AF5"/>
    <w:rsid w:val="00277B28"/>
    <w:rsid w:val="00277D17"/>
    <w:rsid w:val="0028027A"/>
    <w:rsid w:val="00280330"/>
    <w:rsid w:val="00280F6D"/>
    <w:rsid w:val="002813AC"/>
    <w:rsid w:val="002813CB"/>
    <w:rsid w:val="0028151A"/>
    <w:rsid w:val="0028179F"/>
    <w:rsid w:val="00281B3B"/>
    <w:rsid w:val="00282020"/>
    <w:rsid w:val="002822BA"/>
    <w:rsid w:val="0028257C"/>
    <w:rsid w:val="002825D9"/>
    <w:rsid w:val="00283C82"/>
    <w:rsid w:val="00283E02"/>
    <w:rsid w:val="00284512"/>
    <w:rsid w:val="002847E3"/>
    <w:rsid w:val="00284AAF"/>
    <w:rsid w:val="002859EE"/>
    <w:rsid w:val="00285ADC"/>
    <w:rsid w:val="00285C0A"/>
    <w:rsid w:val="00285F02"/>
    <w:rsid w:val="00286390"/>
    <w:rsid w:val="00286420"/>
    <w:rsid w:val="00286444"/>
    <w:rsid w:val="002865FF"/>
    <w:rsid w:val="00286788"/>
    <w:rsid w:val="00287027"/>
    <w:rsid w:val="0028737A"/>
    <w:rsid w:val="00287DE5"/>
    <w:rsid w:val="00290511"/>
    <w:rsid w:val="0029056E"/>
    <w:rsid w:val="002906A2"/>
    <w:rsid w:val="0029099B"/>
    <w:rsid w:val="002913FD"/>
    <w:rsid w:val="00291521"/>
    <w:rsid w:val="0029158B"/>
    <w:rsid w:val="0029158D"/>
    <w:rsid w:val="00291824"/>
    <w:rsid w:val="00291827"/>
    <w:rsid w:val="00291BB8"/>
    <w:rsid w:val="00292118"/>
    <w:rsid w:val="0029212F"/>
    <w:rsid w:val="002922E9"/>
    <w:rsid w:val="00292566"/>
    <w:rsid w:val="002929BC"/>
    <w:rsid w:val="00292B90"/>
    <w:rsid w:val="00292EDE"/>
    <w:rsid w:val="002932A3"/>
    <w:rsid w:val="0029392E"/>
    <w:rsid w:val="00293A32"/>
    <w:rsid w:val="00293BBE"/>
    <w:rsid w:val="00293CC9"/>
    <w:rsid w:val="00293E7A"/>
    <w:rsid w:val="002947E0"/>
    <w:rsid w:val="00295021"/>
    <w:rsid w:val="00295226"/>
    <w:rsid w:val="002952CE"/>
    <w:rsid w:val="00295386"/>
    <w:rsid w:val="00295680"/>
    <w:rsid w:val="002957CF"/>
    <w:rsid w:val="00295A75"/>
    <w:rsid w:val="00295AF1"/>
    <w:rsid w:val="00295B5D"/>
    <w:rsid w:val="00296069"/>
    <w:rsid w:val="002960C1"/>
    <w:rsid w:val="0029612F"/>
    <w:rsid w:val="00296325"/>
    <w:rsid w:val="00296740"/>
    <w:rsid w:val="00296870"/>
    <w:rsid w:val="00296AD7"/>
    <w:rsid w:val="00296AE2"/>
    <w:rsid w:val="00297194"/>
    <w:rsid w:val="00297648"/>
    <w:rsid w:val="002979E3"/>
    <w:rsid w:val="00297C25"/>
    <w:rsid w:val="00297D59"/>
    <w:rsid w:val="00297F3F"/>
    <w:rsid w:val="00297FBA"/>
    <w:rsid w:val="002A02E3"/>
    <w:rsid w:val="002A0357"/>
    <w:rsid w:val="002A037C"/>
    <w:rsid w:val="002A0434"/>
    <w:rsid w:val="002A05C8"/>
    <w:rsid w:val="002A05E2"/>
    <w:rsid w:val="002A06CB"/>
    <w:rsid w:val="002A077C"/>
    <w:rsid w:val="002A0A21"/>
    <w:rsid w:val="002A0BC6"/>
    <w:rsid w:val="002A0E2A"/>
    <w:rsid w:val="002A0EEE"/>
    <w:rsid w:val="002A1574"/>
    <w:rsid w:val="002A1AFF"/>
    <w:rsid w:val="002A1D00"/>
    <w:rsid w:val="002A267E"/>
    <w:rsid w:val="002A2DE8"/>
    <w:rsid w:val="002A35B6"/>
    <w:rsid w:val="002A3DD9"/>
    <w:rsid w:val="002A45AE"/>
    <w:rsid w:val="002A48C1"/>
    <w:rsid w:val="002A49DB"/>
    <w:rsid w:val="002A4D20"/>
    <w:rsid w:val="002A517A"/>
    <w:rsid w:val="002A5A72"/>
    <w:rsid w:val="002A5D14"/>
    <w:rsid w:val="002A5D32"/>
    <w:rsid w:val="002A626D"/>
    <w:rsid w:val="002A64A6"/>
    <w:rsid w:val="002A65F6"/>
    <w:rsid w:val="002A663A"/>
    <w:rsid w:val="002A68DF"/>
    <w:rsid w:val="002A6F50"/>
    <w:rsid w:val="002A77C1"/>
    <w:rsid w:val="002A7852"/>
    <w:rsid w:val="002A7A3B"/>
    <w:rsid w:val="002B03A7"/>
    <w:rsid w:val="002B0521"/>
    <w:rsid w:val="002B05E7"/>
    <w:rsid w:val="002B0877"/>
    <w:rsid w:val="002B0AA6"/>
    <w:rsid w:val="002B1560"/>
    <w:rsid w:val="002B1915"/>
    <w:rsid w:val="002B1E9B"/>
    <w:rsid w:val="002B1F1A"/>
    <w:rsid w:val="002B2928"/>
    <w:rsid w:val="002B2F3A"/>
    <w:rsid w:val="002B3284"/>
    <w:rsid w:val="002B37D2"/>
    <w:rsid w:val="002B384F"/>
    <w:rsid w:val="002B399C"/>
    <w:rsid w:val="002B39EE"/>
    <w:rsid w:val="002B3A24"/>
    <w:rsid w:val="002B3EFE"/>
    <w:rsid w:val="002B45DC"/>
    <w:rsid w:val="002B4A3B"/>
    <w:rsid w:val="002B4F2F"/>
    <w:rsid w:val="002B51DA"/>
    <w:rsid w:val="002B54BC"/>
    <w:rsid w:val="002B559B"/>
    <w:rsid w:val="002B5C70"/>
    <w:rsid w:val="002B5D4D"/>
    <w:rsid w:val="002B60CB"/>
    <w:rsid w:val="002B61C1"/>
    <w:rsid w:val="002B61F5"/>
    <w:rsid w:val="002B620A"/>
    <w:rsid w:val="002B6FC6"/>
    <w:rsid w:val="002B7311"/>
    <w:rsid w:val="002B78CE"/>
    <w:rsid w:val="002B7B8C"/>
    <w:rsid w:val="002B7C23"/>
    <w:rsid w:val="002C0252"/>
    <w:rsid w:val="002C030E"/>
    <w:rsid w:val="002C0723"/>
    <w:rsid w:val="002C084B"/>
    <w:rsid w:val="002C0EAE"/>
    <w:rsid w:val="002C1443"/>
    <w:rsid w:val="002C23C0"/>
    <w:rsid w:val="002C247E"/>
    <w:rsid w:val="002C24D7"/>
    <w:rsid w:val="002C258D"/>
    <w:rsid w:val="002C2904"/>
    <w:rsid w:val="002C2C92"/>
    <w:rsid w:val="002C30C8"/>
    <w:rsid w:val="002C32F3"/>
    <w:rsid w:val="002C35BC"/>
    <w:rsid w:val="002C38EF"/>
    <w:rsid w:val="002C3FAA"/>
    <w:rsid w:val="002C4113"/>
    <w:rsid w:val="002C47C6"/>
    <w:rsid w:val="002C5042"/>
    <w:rsid w:val="002C5111"/>
    <w:rsid w:val="002C5430"/>
    <w:rsid w:val="002C54AC"/>
    <w:rsid w:val="002C5714"/>
    <w:rsid w:val="002C58FC"/>
    <w:rsid w:val="002C61CB"/>
    <w:rsid w:val="002C6425"/>
    <w:rsid w:val="002C650C"/>
    <w:rsid w:val="002C6691"/>
    <w:rsid w:val="002C6A7C"/>
    <w:rsid w:val="002C6C5B"/>
    <w:rsid w:val="002C74A7"/>
    <w:rsid w:val="002C78E0"/>
    <w:rsid w:val="002C798A"/>
    <w:rsid w:val="002C7C7F"/>
    <w:rsid w:val="002D044A"/>
    <w:rsid w:val="002D0469"/>
    <w:rsid w:val="002D072F"/>
    <w:rsid w:val="002D07C0"/>
    <w:rsid w:val="002D099F"/>
    <w:rsid w:val="002D0A33"/>
    <w:rsid w:val="002D0EDA"/>
    <w:rsid w:val="002D1065"/>
    <w:rsid w:val="002D10F4"/>
    <w:rsid w:val="002D1135"/>
    <w:rsid w:val="002D1510"/>
    <w:rsid w:val="002D1638"/>
    <w:rsid w:val="002D17E4"/>
    <w:rsid w:val="002D17EF"/>
    <w:rsid w:val="002D1DE4"/>
    <w:rsid w:val="002D20F6"/>
    <w:rsid w:val="002D21D2"/>
    <w:rsid w:val="002D2259"/>
    <w:rsid w:val="002D232E"/>
    <w:rsid w:val="002D28BA"/>
    <w:rsid w:val="002D2C4E"/>
    <w:rsid w:val="002D2FF3"/>
    <w:rsid w:val="002D345A"/>
    <w:rsid w:val="002D3783"/>
    <w:rsid w:val="002D3ECB"/>
    <w:rsid w:val="002D4881"/>
    <w:rsid w:val="002D4CBD"/>
    <w:rsid w:val="002D50DA"/>
    <w:rsid w:val="002D579A"/>
    <w:rsid w:val="002D58A6"/>
    <w:rsid w:val="002D5C56"/>
    <w:rsid w:val="002D5C92"/>
    <w:rsid w:val="002D64C5"/>
    <w:rsid w:val="002D65C5"/>
    <w:rsid w:val="002D6643"/>
    <w:rsid w:val="002D691E"/>
    <w:rsid w:val="002D6DA5"/>
    <w:rsid w:val="002D720C"/>
    <w:rsid w:val="002D74E2"/>
    <w:rsid w:val="002D7666"/>
    <w:rsid w:val="002D76A4"/>
    <w:rsid w:val="002D792E"/>
    <w:rsid w:val="002D7A16"/>
    <w:rsid w:val="002D7AEC"/>
    <w:rsid w:val="002D7BE2"/>
    <w:rsid w:val="002D7C12"/>
    <w:rsid w:val="002E0262"/>
    <w:rsid w:val="002E0812"/>
    <w:rsid w:val="002E0BCB"/>
    <w:rsid w:val="002E0C4E"/>
    <w:rsid w:val="002E0DE4"/>
    <w:rsid w:val="002E0E35"/>
    <w:rsid w:val="002E10EE"/>
    <w:rsid w:val="002E13EA"/>
    <w:rsid w:val="002E1508"/>
    <w:rsid w:val="002E1AF5"/>
    <w:rsid w:val="002E1BAD"/>
    <w:rsid w:val="002E2438"/>
    <w:rsid w:val="002E2B31"/>
    <w:rsid w:val="002E2CDB"/>
    <w:rsid w:val="002E2F89"/>
    <w:rsid w:val="002E30E3"/>
    <w:rsid w:val="002E3293"/>
    <w:rsid w:val="002E32E8"/>
    <w:rsid w:val="002E333E"/>
    <w:rsid w:val="002E3356"/>
    <w:rsid w:val="002E34A0"/>
    <w:rsid w:val="002E365A"/>
    <w:rsid w:val="002E37BA"/>
    <w:rsid w:val="002E384A"/>
    <w:rsid w:val="002E3C13"/>
    <w:rsid w:val="002E444F"/>
    <w:rsid w:val="002E475F"/>
    <w:rsid w:val="002E4974"/>
    <w:rsid w:val="002E4EF8"/>
    <w:rsid w:val="002E561E"/>
    <w:rsid w:val="002E5860"/>
    <w:rsid w:val="002E5C2C"/>
    <w:rsid w:val="002E604D"/>
    <w:rsid w:val="002E61E7"/>
    <w:rsid w:val="002E61FC"/>
    <w:rsid w:val="002E661B"/>
    <w:rsid w:val="002E67EB"/>
    <w:rsid w:val="002E6C2C"/>
    <w:rsid w:val="002E7389"/>
    <w:rsid w:val="002E7696"/>
    <w:rsid w:val="002E7831"/>
    <w:rsid w:val="002E7984"/>
    <w:rsid w:val="002E7A5C"/>
    <w:rsid w:val="002F00C9"/>
    <w:rsid w:val="002F03F4"/>
    <w:rsid w:val="002F0722"/>
    <w:rsid w:val="002F0E38"/>
    <w:rsid w:val="002F1020"/>
    <w:rsid w:val="002F11B9"/>
    <w:rsid w:val="002F18AA"/>
    <w:rsid w:val="002F1951"/>
    <w:rsid w:val="002F1A8D"/>
    <w:rsid w:val="002F1B8F"/>
    <w:rsid w:val="002F1BBF"/>
    <w:rsid w:val="002F1ECA"/>
    <w:rsid w:val="002F2071"/>
    <w:rsid w:val="002F2E16"/>
    <w:rsid w:val="002F3514"/>
    <w:rsid w:val="002F38F6"/>
    <w:rsid w:val="002F3F48"/>
    <w:rsid w:val="002F41E3"/>
    <w:rsid w:val="002F4AD2"/>
    <w:rsid w:val="002F544E"/>
    <w:rsid w:val="002F5AE5"/>
    <w:rsid w:val="002F5FE1"/>
    <w:rsid w:val="002F63E1"/>
    <w:rsid w:val="002F7164"/>
    <w:rsid w:val="002F7F4D"/>
    <w:rsid w:val="0030043A"/>
    <w:rsid w:val="00300556"/>
    <w:rsid w:val="00301071"/>
    <w:rsid w:val="00301675"/>
    <w:rsid w:val="00301E11"/>
    <w:rsid w:val="00301F31"/>
    <w:rsid w:val="0030294B"/>
    <w:rsid w:val="00302CAA"/>
    <w:rsid w:val="00302DE8"/>
    <w:rsid w:val="00303096"/>
    <w:rsid w:val="003036B7"/>
    <w:rsid w:val="00303EB4"/>
    <w:rsid w:val="003041C0"/>
    <w:rsid w:val="003042E7"/>
    <w:rsid w:val="003045AE"/>
    <w:rsid w:val="00304619"/>
    <w:rsid w:val="00304B6F"/>
    <w:rsid w:val="00304F09"/>
    <w:rsid w:val="0030501D"/>
    <w:rsid w:val="00305088"/>
    <w:rsid w:val="0030516D"/>
    <w:rsid w:val="00305346"/>
    <w:rsid w:val="0030555F"/>
    <w:rsid w:val="003055F2"/>
    <w:rsid w:val="0030564C"/>
    <w:rsid w:val="0030571F"/>
    <w:rsid w:val="003058C1"/>
    <w:rsid w:val="00305ABC"/>
    <w:rsid w:val="003060D0"/>
    <w:rsid w:val="003061A6"/>
    <w:rsid w:val="003065EC"/>
    <w:rsid w:val="003066CC"/>
    <w:rsid w:val="0030690C"/>
    <w:rsid w:val="00306B4B"/>
    <w:rsid w:val="003071C9"/>
    <w:rsid w:val="003073ED"/>
    <w:rsid w:val="0030749B"/>
    <w:rsid w:val="00307657"/>
    <w:rsid w:val="003079C2"/>
    <w:rsid w:val="00307E1F"/>
    <w:rsid w:val="00310058"/>
    <w:rsid w:val="00310428"/>
    <w:rsid w:val="0031065B"/>
    <w:rsid w:val="003109A3"/>
    <w:rsid w:val="00311BFD"/>
    <w:rsid w:val="003120C0"/>
    <w:rsid w:val="00312251"/>
    <w:rsid w:val="00312312"/>
    <w:rsid w:val="003124FD"/>
    <w:rsid w:val="003128EE"/>
    <w:rsid w:val="00312C86"/>
    <w:rsid w:val="00312E88"/>
    <w:rsid w:val="00312F8B"/>
    <w:rsid w:val="00313526"/>
    <w:rsid w:val="00313843"/>
    <w:rsid w:val="003139A1"/>
    <w:rsid w:val="00313C65"/>
    <w:rsid w:val="00314126"/>
    <w:rsid w:val="00314447"/>
    <w:rsid w:val="00314598"/>
    <w:rsid w:val="00314707"/>
    <w:rsid w:val="0031481B"/>
    <w:rsid w:val="00314ACE"/>
    <w:rsid w:val="00314BCE"/>
    <w:rsid w:val="00314D48"/>
    <w:rsid w:val="00314E05"/>
    <w:rsid w:val="00314FF5"/>
    <w:rsid w:val="0031569C"/>
    <w:rsid w:val="003157E7"/>
    <w:rsid w:val="003158C6"/>
    <w:rsid w:val="00315EAE"/>
    <w:rsid w:val="00316104"/>
    <w:rsid w:val="0031612B"/>
    <w:rsid w:val="00316238"/>
    <w:rsid w:val="00316415"/>
    <w:rsid w:val="00317082"/>
    <w:rsid w:val="00317737"/>
    <w:rsid w:val="0031776A"/>
    <w:rsid w:val="00317FA9"/>
    <w:rsid w:val="00317FEB"/>
    <w:rsid w:val="0032078C"/>
    <w:rsid w:val="0032083E"/>
    <w:rsid w:val="00320A23"/>
    <w:rsid w:val="00320D00"/>
    <w:rsid w:val="00320D1E"/>
    <w:rsid w:val="003212EF"/>
    <w:rsid w:val="0032176A"/>
    <w:rsid w:val="0032192D"/>
    <w:rsid w:val="00321F75"/>
    <w:rsid w:val="003222CA"/>
    <w:rsid w:val="00322638"/>
    <w:rsid w:val="003228B9"/>
    <w:rsid w:val="003229C1"/>
    <w:rsid w:val="00322A60"/>
    <w:rsid w:val="00322FBC"/>
    <w:rsid w:val="0032358A"/>
    <w:rsid w:val="00323D6B"/>
    <w:rsid w:val="00323D72"/>
    <w:rsid w:val="00323EC1"/>
    <w:rsid w:val="003243DD"/>
    <w:rsid w:val="003243E7"/>
    <w:rsid w:val="00324984"/>
    <w:rsid w:val="00324B3F"/>
    <w:rsid w:val="00324DBA"/>
    <w:rsid w:val="00325115"/>
    <w:rsid w:val="003251D4"/>
    <w:rsid w:val="0032545D"/>
    <w:rsid w:val="003263E9"/>
    <w:rsid w:val="003264E1"/>
    <w:rsid w:val="0032656A"/>
    <w:rsid w:val="003267B3"/>
    <w:rsid w:val="00326AD9"/>
    <w:rsid w:val="00326B89"/>
    <w:rsid w:val="00326FDE"/>
    <w:rsid w:val="00327166"/>
    <w:rsid w:val="0032717E"/>
    <w:rsid w:val="003277C9"/>
    <w:rsid w:val="00327AD9"/>
    <w:rsid w:val="00327E75"/>
    <w:rsid w:val="00327FD0"/>
    <w:rsid w:val="00330114"/>
    <w:rsid w:val="00330529"/>
    <w:rsid w:val="003306DE"/>
    <w:rsid w:val="00330A8F"/>
    <w:rsid w:val="00330C9B"/>
    <w:rsid w:val="00330D91"/>
    <w:rsid w:val="00330DBE"/>
    <w:rsid w:val="00330F09"/>
    <w:rsid w:val="003311B3"/>
    <w:rsid w:val="00331655"/>
    <w:rsid w:val="00331807"/>
    <w:rsid w:val="003318E7"/>
    <w:rsid w:val="00331BAA"/>
    <w:rsid w:val="00332633"/>
    <w:rsid w:val="00332861"/>
    <w:rsid w:val="00332A1B"/>
    <w:rsid w:val="00332BE4"/>
    <w:rsid w:val="00333391"/>
    <w:rsid w:val="00333532"/>
    <w:rsid w:val="00333559"/>
    <w:rsid w:val="00333589"/>
    <w:rsid w:val="0033362D"/>
    <w:rsid w:val="003336BF"/>
    <w:rsid w:val="00334141"/>
    <w:rsid w:val="003342E8"/>
    <w:rsid w:val="00334349"/>
    <w:rsid w:val="00334E55"/>
    <w:rsid w:val="003351B5"/>
    <w:rsid w:val="003351E5"/>
    <w:rsid w:val="00335487"/>
    <w:rsid w:val="003354EE"/>
    <w:rsid w:val="00335972"/>
    <w:rsid w:val="00335C67"/>
    <w:rsid w:val="00335D43"/>
    <w:rsid w:val="003362D3"/>
    <w:rsid w:val="003366C8"/>
    <w:rsid w:val="0033764E"/>
    <w:rsid w:val="003376DA"/>
    <w:rsid w:val="00337B19"/>
    <w:rsid w:val="00337DBF"/>
    <w:rsid w:val="003400E3"/>
    <w:rsid w:val="003401F3"/>
    <w:rsid w:val="00340336"/>
    <w:rsid w:val="003406AE"/>
    <w:rsid w:val="0034082C"/>
    <w:rsid w:val="00340B51"/>
    <w:rsid w:val="00340C0F"/>
    <w:rsid w:val="00340CA3"/>
    <w:rsid w:val="00340E97"/>
    <w:rsid w:val="00340EF6"/>
    <w:rsid w:val="0034103D"/>
    <w:rsid w:val="003413A0"/>
    <w:rsid w:val="00341464"/>
    <w:rsid w:val="00341900"/>
    <w:rsid w:val="00341965"/>
    <w:rsid w:val="00341997"/>
    <w:rsid w:val="00341AFC"/>
    <w:rsid w:val="00341EFF"/>
    <w:rsid w:val="00341F83"/>
    <w:rsid w:val="00341F9C"/>
    <w:rsid w:val="00342105"/>
    <w:rsid w:val="00342687"/>
    <w:rsid w:val="00342A18"/>
    <w:rsid w:val="00342ABC"/>
    <w:rsid w:val="00342B04"/>
    <w:rsid w:val="00343111"/>
    <w:rsid w:val="003432EB"/>
    <w:rsid w:val="0034364E"/>
    <w:rsid w:val="00343A62"/>
    <w:rsid w:val="00343CA2"/>
    <w:rsid w:val="0034437D"/>
    <w:rsid w:val="003443C1"/>
    <w:rsid w:val="003447EC"/>
    <w:rsid w:val="00344C18"/>
    <w:rsid w:val="00344F63"/>
    <w:rsid w:val="0034502B"/>
    <w:rsid w:val="0034575C"/>
    <w:rsid w:val="00345F6E"/>
    <w:rsid w:val="00346039"/>
    <w:rsid w:val="0034613F"/>
    <w:rsid w:val="00346163"/>
    <w:rsid w:val="0034627F"/>
    <w:rsid w:val="00346336"/>
    <w:rsid w:val="0034635E"/>
    <w:rsid w:val="00346540"/>
    <w:rsid w:val="0034659C"/>
    <w:rsid w:val="00346B82"/>
    <w:rsid w:val="00346CED"/>
    <w:rsid w:val="00346EB8"/>
    <w:rsid w:val="00346F27"/>
    <w:rsid w:val="00346FC2"/>
    <w:rsid w:val="003475AF"/>
    <w:rsid w:val="0034785E"/>
    <w:rsid w:val="00347A77"/>
    <w:rsid w:val="00347C53"/>
    <w:rsid w:val="00347CA5"/>
    <w:rsid w:val="00347D68"/>
    <w:rsid w:val="00347F0C"/>
    <w:rsid w:val="00350307"/>
    <w:rsid w:val="00350F54"/>
    <w:rsid w:val="00351338"/>
    <w:rsid w:val="00351CBA"/>
    <w:rsid w:val="00351F4C"/>
    <w:rsid w:val="003520BE"/>
    <w:rsid w:val="003522DD"/>
    <w:rsid w:val="0035243B"/>
    <w:rsid w:val="003524F6"/>
    <w:rsid w:val="0035253A"/>
    <w:rsid w:val="003527D0"/>
    <w:rsid w:val="003528A8"/>
    <w:rsid w:val="00352957"/>
    <w:rsid w:val="00352B55"/>
    <w:rsid w:val="00352D3A"/>
    <w:rsid w:val="00353143"/>
    <w:rsid w:val="0035328A"/>
    <w:rsid w:val="00353985"/>
    <w:rsid w:val="0035399B"/>
    <w:rsid w:val="00353B32"/>
    <w:rsid w:val="00353F22"/>
    <w:rsid w:val="00353F6F"/>
    <w:rsid w:val="00353F9F"/>
    <w:rsid w:val="00353FB3"/>
    <w:rsid w:val="00354110"/>
    <w:rsid w:val="00354115"/>
    <w:rsid w:val="003544CE"/>
    <w:rsid w:val="003549D4"/>
    <w:rsid w:val="003551D6"/>
    <w:rsid w:val="00355487"/>
    <w:rsid w:val="003557E9"/>
    <w:rsid w:val="003558D5"/>
    <w:rsid w:val="00355D5A"/>
    <w:rsid w:val="00356183"/>
    <w:rsid w:val="00356235"/>
    <w:rsid w:val="00356404"/>
    <w:rsid w:val="00356A42"/>
    <w:rsid w:val="00356B87"/>
    <w:rsid w:val="0035709F"/>
    <w:rsid w:val="0035799D"/>
    <w:rsid w:val="00357A6A"/>
    <w:rsid w:val="00357BE1"/>
    <w:rsid w:val="00357C79"/>
    <w:rsid w:val="003600CC"/>
    <w:rsid w:val="0036015A"/>
    <w:rsid w:val="0036023C"/>
    <w:rsid w:val="00360680"/>
    <w:rsid w:val="003607D2"/>
    <w:rsid w:val="00361040"/>
    <w:rsid w:val="00361114"/>
    <w:rsid w:val="00361803"/>
    <w:rsid w:val="003619DF"/>
    <w:rsid w:val="00361AB6"/>
    <w:rsid w:val="00361ACC"/>
    <w:rsid w:val="00361C16"/>
    <w:rsid w:val="00361E1D"/>
    <w:rsid w:val="00362096"/>
    <w:rsid w:val="0036212C"/>
    <w:rsid w:val="00362451"/>
    <w:rsid w:val="003629E5"/>
    <w:rsid w:val="003632D0"/>
    <w:rsid w:val="0036351E"/>
    <w:rsid w:val="00363629"/>
    <w:rsid w:val="00363870"/>
    <w:rsid w:val="00363881"/>
    <w:rsid w:val="00363B87"/>
    <w:rsid w:val="00363C88"/>
    <w:rsid w:val="003643F7"/>
    <w:rsid w:val="003648CF"/>
    <w:rsid w:val="00364961"/>
    <w:rsid w:val="00364B41"/>
    <w:rsid w:val="00365612"/>
    <w:rsid w:val="00365906"/>
    <w:rsid w:val="0036652F"/>
    <w:rsid w:val="003665B6"/>
    <w:rsid w:val="00366859"/>
    <w:rsid w:val="003668EA"/>
    <w:rsid w:val="00366ADB"/>
    <w:rsid w:val="00366D1D"/>
    <w:rsid w:val="00366F65"/>
    <w:rsid w:val="00367529"/>
    <w:rsid w:val="003675E0"/>
    <w:rsid w:val="003677B9"/>
    <w:rsid w:val="00370100"/>
    <w:rsid w:val="00370199"/>
    <w:rsid w:val="00370204"/>
    <w:rsid w:val="00370222"/>
    <w:rsid w:val="0037026B"/>
    <w:rsid w:val="00370624"/>
    <w:rsid w:val="0037078A"/>
    <w:rsid w:val="00370DC3"/>
    <w:rsid w:val="00371517"/>
    <w:rsid w:val="00371849"/>
    <w:rsid w:val="00371853"/>
    <w:rsid w:val="00371BBE"/>
    <w:rsid w:val="00371C49"/>
    <w:rsid w:val="00371D10"/>
    <w:rsid w:val="00371DC2"/>
    <w:rsid w:val="00371F2F"/>
    <w:rsid w:val="0037202B"/>
    <w:rsid w:val="00372B2E"/>
    <w:rsid w:val="00372EE5"/>
    <w:rsid w:val="003734A6"/>
    <w:rsid w:val="00373A28"/>
    <w:rsid w:val="00373B0C"/>
    <w:rsid w:val="00373C1C"/>
    <w:rsid w:val="00374077"/>
    <w:rsid w:val="003741E9"/>
    <w:rsid w:val="0037431D"/>
    <w:rsid w:val="003743C4"/>
    <w:rsid w:val="00374463"/>
    <w:rsid w:val="00374491"/>
    <w:rsid w:val="003744A3"/>
    <w:rsid w:val="00374BFC"/>
    <w:rsid w:val="003750C6"/>
    <w:rsid w:val="003750D9"/>
    <w:rsid w:val="00375481"/>
    <w:rsid w:val="00375504"/>
    <w:rsid w:val="00375662"/>
    <w:rsid w:val="0037570E"/>
    <w:rsid w:val="00375BB0"/>
    <w:rsid w:val="00375E13"/>
    <w:rsid w:val="003761CF"/>
    <w:rsid w:val="00376251"/>
    <w:rsid w:val="00376330"/>
    <w:rsid w:val="00376445"/>
    <w:rsid w:val="00376896"/>
    <w:rsid w:val="00376A6F"/>
    <w:rsid w:val="00376C42"/>
    <w:rsid w:val="00376CD8"/>
    <w:rsid w:val="00376DF4"/>
    <w:rsid w:val="00376F87"/>
    <w:rsid w:val="003777EB"/>
    <w:rsid w:val="00377C3F"/>
    <w:rsid w:val="00377EE6"/>
    <w:rsid w:val="00377EEC"/>
    <w:rsid w:val="00380A61"/>
    <w:rsid w:val="00380EEA"/>
    <w:rsid w:val="003812B3"/>
    <w:rsid w:val="003813E8"/>
    <w:rsid w:val="00381497"/>
    <w:rsid w:val="00381B23"/>
    <w:rsid w:val="00381EEF"/>
    <w:rsid w:val="00382505"/>
    <w:rsid w:val="00382593"/>
    <w:rsid w:val="003825D8"/>
    <w:rsid w:val="0038376C"/>
    <w:rsid w:val="00383788"/>
    <w:rsid w:val="00383865"/>
    <w:rsid w:val="0038417D"/>
    <w:rsid w:val="00384219"/>
    <w:rsid w:val="003846F5"/>
    <w:rsid w:val="00384817"/>
    <w:rsid w:val="0038484E"/>
    <w:rsid w:val="003848C5"/>
    <w:rsid w:val="00384ABA"/>
    <w:rsid w:val="003852EF"/>
    <w:rsid w:val="00385409"/>
    <w:rsid w:val="00385616"/>
    <w:rsid w:val="00385B25"/>
    <w:rsid w:val="00385B46"/>
    <w:rsid w:val="00385B91"/>
    <w:rsid w:val="00386461"/>
    <w:rsid w:val="0038676A"/>
    <w:rsid w:val="00387400"/>
    <w:rsid w:val="003875C0"/>
    <w:rsid w:val="003876C9"/>
    <w:rsid w:val="0038782E"/>
    <w:rsid w:val="003878C8"/>
    <w:rsid w:val="003879DD"/>
    <w:rsid w:val="00387B1F"/>
    <w:rsid w:val="00387E7E"/>
    <w:rsid w:val="00390245"/>
    <w:rsid w:val="00390458"/>
    <w:rsid w:val="0039060C"/>
    <w:rsid w:val="00390C1F"/>
    <w:rsid w:val="00390C96"/>
    <w:rsid w:val="00390DCE"/>
    <w:rsid w:val="00390FCB"/>
    <w:rsid w:val="00391458"/>
    <w:rsid w:val="003916EF"/>
    <w:rsid w:val="00391734"/>
    <w:rsid w:val="00392353"/>
    <w:rsid w:val="003924DA"/>
    <w:rsid w:val="00392872"/>
    <w:rsid w:val="00392B59"/>
    <w:rsid w:val="00392DC0"/>
    <w:rsid w:val="00393129"/>
    <w:rsid w:val="003933E2"/>
    <w:rsid w:val="00393469"/>
    <w:rsid w:val="00393626"/>
    <w:rsid w:val="003936E7"/>
    <w:rsid w:val="0039480A"/>
    <w:rsid w:val="0039497D"/>
    <w:rsid w:val="00394FFD"/>
    <w:rsid w:val="003950E5"/>
    <w:rsid w:val="00395102"/>
    <w:rsid w:val="003953E2"/>
    <w:rsid w:val="0039554C"/>
    <w:rsid w:val="00395E3F"/>
    <w:rsid w:val="0039667B"/>
    <w:rsid w:val="0039697A"/>
    <w:rsid w:val="00396CD6"/>
    <w:rsid w:val="00396EE4"/>
    <w:rsid w:val="0039703C"/>
    <w:rsid w:val="00397178"/>
    <w:rsid w:val="003975A1"/>
    <w:rsid w:val="00397618"/>
    <w:rsid w:val="003A059F"/>
    <w:rsid w:val="003A0C78"/>
    <w:rsid w:val="003A10B3"/>
    <w:rsid w:val="003A11A8"/>
    <w:rsid w:val="003A1678"/>
    <w:rsid w:val="003A1814"/>
    <w:rsid w:val="003A1B58"/>
    <w:rsid w:val="003A1D68"/>
    <w:rsid w:val="003A1DA6"/>
    <w:rsid w:val="003A1E4E"/>
    <w:rsid w:val="003A21C8"/>
    <w:rsid w:val="003A2425"/>
    <w:rsid w:val="003A24AF"/>
    <w:rsid w:val="003A2A5F"/>
    <w:rsid w:val="003A2B98"/>
    <w:rsid w:val="003A335E"/>
    <w:rsid w:val="003A3552"/>
    <w:rsid w:val="003A38B6"/>
    <w:rsid w:val="003A394E"/>
    <w:rsid w:val="003A3D86"/>
    <w:rsid w:val="003A3F6D"/>
    <w:rsid w:val="003A41CE"/>
    <w:rsid w:val="003A4FB9"/>
    <w:rsid w:val="003A54CE"/>
    <w:rsid w:val="003A55BF"/>
    <w:rsid w:val="003A58B7"/>
    <w:rsid w:val="003A59D9"/>
    <w:rsid w:val="003A68AD"/>
    <w:rsid w:val="003A6B95"/>
    <w:rsid w:val="003A6C14"/>
    <w:rsid w:val="003A6C74"/>
    <w:rsid w:val="003A70F9"/>
    <w:rsid w:val="003A7476"/>
    <w:rsid w:val="003A75BF"/>
    <w:rsid w:val="003A79E4"/>
    <w:rsid w:val="003A7B6E"/>
    <w:rsid w:val="003A7C5E"/>
    <w:rsid w:val="003B024B"/>
    <w:rsid w:val="003B0662"/>
    <w:rsid w:val="003B0685"/>
    <w:rsid w:val="003B0B8D"/>
    <w:rsid w:val="003B0F42"/>
    <w:rsid w:val="003B1006"/>
    <w:rsid w:val="003B1147"/>
    <w:rsid w:val="003B1CA0"/>
    <w:rsid w:val="003B2A70"/>
    <w:rsid w:val="003B3556"/>
    <w:rsid w:val="003B36C6"/>
    <w:rsid w:val="003B3ED9"/>
    <w:rsid w:val="003B47EA"/>
    <w:rsid w:val="003B4D6A"/>
    <w:rsid w:val="003B4E4E"/>
    <w:rsid w:val="003B4FED"/>
    <w:rsid w:val="003B5101"/>
    <w:rsid w:val="003B592F"/>
    <w:rsid w:val="003B6493"/>
    <w:rsid w:val="003B671B"/>
    <w:rsid w:val="003B6AF2"/>
    <w:rsid w:val="003B6BAE"/>
    <w:rsid w:val="003B7059"/>
    <w:rsid w:val="003B737F"/>
    <w:rsid w:val="003B7513"/>
    <w:rsid w:val="003B76A8"/>
    <w:rsid w:val="003B7862"/>
    <w:rsid w:val="003B78F4"/>
    <w:rsid w:val="003B79A7"/>
    <w:rsid w:val="003B7F36"/>
    <w:rsid w:val="003C0460"/>
    <w:rsid w:val="003C06ED"/>
    <w:rsid w:val="003C0774"/>
    <w:rsid w:val="003C0929"/>
    <w:rsid w:val="003C1603"/>
    <w:rsid w:val="003C171E"/>
    <w:rsid w:val="003C19DC"/>
    <w:rsid w:val="003C1C6D"/>
    <w:rsid w:val="003C1CEA"/>
    <w:rsid w:val="003C1F0B"/>
    <w:rsid w:val="003C2727"/>
    <w:rsid w:val="003C2BEB"/>
    <w:rsid w:val="003C3117"/>
    <w:rsid w:val="003C381C"/>
    <w:rsid w:val="003C3E7E"/>
    <w:rsid w:val="003C44E3"/>
    <w:rsid w:val="003C47F2"/>
    <w:rsid w:val="003C4ADD"/>
    <w:rsid w:val="003C4D45"/>
    <w:rsid w:val="003C4F16"/>
    <w:rsid w:val="003C5082"/>
    <w:rsid w:val="003C52EC"/>
    <w:rsid w:val="003C55F6"/>
    <w:rsid w:val="003C56AE"/>
    <w:rsid w:val="003C594A"/>
    <w:rsid w:val="003C634F"/>
    <w:rsid w:val="003C68B3"/>
    <w:rsid w:val="003C6ADC"/>
    <w:rsid w:val="003C6D06"/>
    <w:rsid w:val="003C6F6D"/>
    <w:rsid w:val="003C7202"/>
    <w:rsid w:val="003C7261"/>
    <w:rsid w:val="003C73D5"/>
    <w:rsid w:val="003D002F"/>
    <w:rsid w:val="003D03C9"/>
    <w:rsid w:val="003D0406"/>
    <w:rsid w:val="003D10ED"/>
    <w:rsid w:val="003D19BD"/>
    <w:rsid w:val="003D2052"/>
    <w:rsid w:val="003D2601"/>
    <w:rsid w:val="003D2883"/>
    <w:rsid w:val="003D2A08"/>
    <w:rsid w:val="003D3592"/>
    <w:rsid w:val="003D3B94"/>
    <w:rsid w:val="003D487D"/>
    <w:rsid w:val="003D4ACE"/>
    <w:rsid w:val="003D5588"/>
    <w:rsid w:val="003D5D59"/>
    <w:rsid w:val="003D5D90"/>
    <w:rsid w:val="003D5F07"/>
    <w:rsid w:val="003D6109"/>
    <w:rsid w:val="003D6308"/>
    <w:rsid w:val="003D63F5"/>
    <w:rsid w:val="003D64EB"/>
    <w:rsid w:val="003D66DA"/>
    <w:rsid w:val="003D6AE8"/>
    <w:rsid w:val="003D6BDF"/>
    <w:rsid w:val="003D7F70"/>
    <w:rsid w:val="003D7FCA"/>
    <w:rsid w:val="003E0030"/>
    <w:rsid w:val="003E0A92"/>
    <w:rsid w:val="003E0AEC"/>
    <w:rsid w:val="003E0C51"/>
    <w:rsid w:val="003E0F34"/>
    <w:rsid w:val="003E1205"/>
    <w:rsid w:val="003E171E"/>
    <w:rsid w:val="003E1752"/>
    <w:rsid w:val="003E2071"/>
    <w:rsid w:val="003E239F"/>
    <w:rsid w:val="003E2423"/>
    <w:rsid w:val="003E27F0"/>
    <w:rsid w:val="003E2ABA"/>
    <w:rsid w:val="003E2D1E"/>
    <w:rsid w:val="003E2F96"/>
    <w:rsid w:val="003E366D"/>
    <w:rsid w:val="003E38D9"/>
    <w:rsid w:val="003E3B86"/>
    <w:rsid w:val="003E403B"/>
    <w:rsid w:val="003E40E5"/>
    <w:rsid w:val="003E43BF"/>
    <w:rsid w:val="003E4B49"/>
    <w:rsid w:val="003E5235"/>
    <w:rsid w:val="003E543A"/>
    <w:rsid w:val="003E54CD"/>
    <w:rsid w:val="003E58F6"/>
    <w:rsid w:val="003E5E8F"/>
    <w:rsid w:val="003E5EE4"/>
    <w:rsid w:val="003E6727"/>
    <w:rsid w:val="003E6AB9"/>
    <w:rsid w:val="003E6D01"/>
    <w:rsid w:val="003E6F24"/>
    <w:rsid w:val="003E6FB3"/>
    <w:rsid w:val="003E7125"/>
    <w:rsid w:val="003E713C"/>
    <w:rsid w:val="003E7254"/>
    <w:rsid w:val="003F0CF6"/>
    <w:rsid w:val="003F0E38"/>
    <w:rsid w:val="003F0F6F"/>
    <w:rsid w:val="003F1120"/>
    <w:rsid w:val="003F1756"/>
    <w:rsid w:val="003F1986"/>
    <w:rsid w:val="003F1EC8"/>
    <w:rsid w:val="003F2361"/>
    <w:rsid w:val="003F2589"/>
    <w:rsid w:val="003F2698"/>
    <w:rsid w:val="003F2966"/>
    <w:rsid w:val="003F29C3"/>
    <w:rsid w:val="003F2B9B"/>
    <w:rsid w:val="003F3139"/>
    <w:rsid w:val="003F32AE"/>
    <w:rsid w:val="003F3573"/>
    <w:rsid w:val="003F3699"/>
    <w:rsid w:val="003F3741"/>
    <w:rsid w:val="003F381F"/>
    <w:rsid w:val="003F3D9C"/>
    <w:rsid w:val="003F401B"/>
    <w:rsid w:val="003F42B7"/>
    <w:rsid w:val="003F4A8E"/>
    <w:rsid w:val="003F5E94"/>
    <w:rsid w:val="003F6309"/>
    <w:rsid w:val="003F67FC"/>
    <w:rsid w:val="003F6CE1"/>
    <w:rsid w:val="003F6EE4"/>
    <w:rsid w:val="003F7347"/>
    <w:rsid w:val="003F76C9"/>
    <w:rsid w:val="003F79BA"/>
    <w:rsid w:val="003F7A07"/>
    <w:rsid w:val="003F7A17"/>
    <w:rsid w:val="003F7F24"/>
    <w:rsid w:val="00400C1F"/>
    <w:rsid w:val="00400DF7"/>
    <w:rsid w:val="0040155A"/>
    <w:rsid w:val="004017B7"/>
    <w:rsid w:val="00401806"/>
    <w:rsid w:val="0040181A"/>
    <w:rsid w:val="00401B42"/>
    <w:rsid w:val="00401DCB"/>
    <w:rsid w:val="00401E10"/>
    <w:rsid w:val="0040240D"/>
    <w:rsid w:val="00402458"/>
    <w:rsid w:val="004025C3"/>
    <w:rsid w:val="00402A49"/>
    <w:rsid w:val="00402C0D"/>
    <w:rsid w:val="00402DAE"/>
    <w:rsid w:val="00402DF7"/>
    <w:rsid w:val="00402EAD"/>
    <w:rsid w:val="004030A9"/>
    <w:rsid w:val="00403285"/>
    <w:rsid w:val="004035D9"/>
    <w:rsid w:val="0040376F"/>
    <w:rsid w:val="00403C89"/>
    <w:rsid w:val="0040410D"/>
    <w:rsid w:val="004041D0"/>
    <w:rsid w:val="004045EB"/>
    <w:rsid w:val="0040499F"/>
    <w:rsid w:val="00404B25"/>
    <w:rsid w:val="00404CBA"/>
    <w:rsid w:val="00404DD8"/>
    <w:rsid w:val="00404E44"/>
    <w:rsid w:val="00405362"/>
    <w:rsid w:val="004056ED"/>
    <w:rsid w:val="00405E5F"/>
    <w:rsid w:val="00405ECE"/>
    <w:rsid w:val="00406089"/>
    <w:rsid w:val="00406129"/>
    <w:rsid w:val="004061C7"/>
    <w:rsid w:val="0040671F"/>
    <w:rsid w:val="0040693D"/>
    <w:rsid w:val="00406DAB"/>
    <w:rsid w:val="00406E42"/>
    <w:rsid w:val="004079C4"/>
    <w:rsid w:val="00407E2B"/>
    <w:rsid w:val="00407EE4"/>
    <w:rsid w:val="004101D3"/>
    <w:rsid w:val="004104F0"/>
    <w:rsid w:val="004108CC"/>
    <w:rsid w:val="0041090E"/>
    <w:rsid w:val="004109E1"/>
    <w:rsid w:val="00410E03"/>
    <w:rsid w:val="00411008"/>
    <w:rsid w:val="00411207"/>
    <w:rsid w:val="00411511"/>
    <w:rsid w:val="00411519"/>
    <w:rsid w:val="0041186D"/>
    <w:rsid w:val="00411E55"/>
    <w:rsid w:val="00412663"/>
    <w:rsid w:val="0041266A"/>
    <w:rsid w:val="004127F9"/>
    <w:rsid w:val="004128AA"/>
    <w:rsid w:val="00412BC2"/>
    <w:rsid w:val="00413632"/>
    <w:rsid w:val="00413683"/>
    <w:rsid w:val="00413E36"/>
    <w:rsid w:val="00413E87"/>
    <w:rsid w:val="00413FE2"/>
    <w:rsid w:val="004145E8"/>
    <w:rsid w:val="0041466C"/>
    <w:rsid w:val="004146F0"/>
    <w:rsid w:val="00414FE7"/>
    <w:rsid w:val="00415051"/>
    <w:rsid w:val="004150CF"/>
    <w:rsid w:val="004151FC"/>
    <w:rsid w:val="004153CA"/>
    <w:rsid w:val="00415727"/>
    <w:rsid w:val="00415A63"/>
    <w:rsid w:val="00415B53"/>
    <w:rsid w:val="0041621F"/>
    <w:rsid w:val="00416547"/>
    <w:rsid w:val="00416803"/>
    <w:rsid w:val="00416C42"/>
    <w:rsid w:val="004170CB"/>
    <w:rsid w:val="004170F5"/>
    <w:rsid w:val="0041763C"/>
    <w:rsid w:val="004177CD"/>
    <w:rsid w:val="00417C14"/>
    <w:rsid w:val="00417CBA"/>
    <w:rsid w:val="00417F69"/>
    <w:rsid w:val="004202AC"/>
    <w:rsid w:val="00420A04"/>
    <w:rsid w:val="00420A8F"/>
    <w:rsid w:val="00420B9E"/>
    <w:rsid w:val="00420C19"/>
    <w:rsid w:val="00420CE2"/>
    <w:rsid w:val="00421167"/>
    <w:rsid w:val="00421188"/>
    <w:rsid w:val="00421669"/>
    <w:rsid w:val="00421D4C"/>
    <w:rsid w:val="00421E31"/>
    <w:rsid w:val="00421E34"/>
    <w:rsid w:val="00421E3E"/>
    <w:rsid w:val="00421FA0"/>
    <w:rsid w:val="0042202A"/>
    <w:rsid w:val="00422082"/>
    <w:rsid w:val="004220F3"/>
    <w:rsid w:val="00422264"/>
    <w:rsid w:val="00422992"/>
    <w:rsid w:val="00423042"/>
    <w:rsid w:val="004233A8"/>
    <w:rsid w:val="004236DD"/>
    <w:rsid w:val="00423EF6"/>
    <w:rsid w:val="00424015"/>
    <w:rsid w:val="00424559"/>
    <w:rsid w:val="00425004"/>
    <w:rsid w:val="00425447"/>
    <w:rsid w:val="004256DF"/>
    <w:rsid w:val="004258A2"/>
    <w:rsid w:val="00425B05"/>
    <w:rsid w:val="00425B39"/>
    <w:rsid w:val="00425D82"/>
    <w:rsid w:val="00425E58"/>
    <w:rsid w:val="00426390"/>
    <w:rsid w:val="00426392"/>
    <w:rsid w:val="00426B9C"/>
    <w:rsid w:val="004277B9"/>
    <w:rsid w:val="00427FF0"/>
    <w:rsid w:val="004300CB"/>
    <w:rsid w:val="0043056C"/>
    <w:rsid w:val="00430757"/>
    <w:rsid w:val="0043082A"/>
    <w:rsid w:val="004309FD"/>
    <w:rsid w:val="00430DEA"/>
    <w:rsid w:val="00430F8C"/>
    <w:rsid w:val="00431182"/>
    <w:rsid w:val="004311BB"/>
    <w:rsid w:val="00431F7F"/>
    <w:rsid w:val="004329EE"/>
    <w:rsid w:val="004330AB"/>
    <w:rsid w:val="0043322F"/>
    <w:rsid w:val="00433240"/>
    <w:rsid w:val="004332D8"/>
    <w:rsid w:val="004336D1"/>
    <w:rsid w:val="004339F7"/>
    <w:rsid w:val="00433A8E"/>
    <w:rsid w:val="00433E45"/>
    <w:rsid w:val="00433F68"/>
    <w:rsid w:val="00434650"/>
    <w:rsid w:val="004348CB"/>
    <w:rsid w:val="00434D81"/>
    <w:rsid w:val="0043511E"/>
    <w:rsid w:val="004351F9"/>
    <w:rsid w:val="00435235"/>
    <w:rsid w:val="00435A0F"/>
    <w:rsid w:val="00435AEF"/>
    <w:rsid w:val="004361E6"/>
    <w:rsid w:val="00436B66"/>
    <w:rsid w:val="00436E17"/>
    <w:rsid w:val="00436E71"/>
    <w:rsid w:val="00437007"/>
    <w:rsid w:val="004372C1"/>
    <w:rsid w:val="00437474"/>
    <w:rsid w:val="00437B1A"/>
    <w:rsid w:val="00440056"/>
    <w:rsid w:val="004400BA"/>
    <w:rsid w:val="004409BE"/>
    <w:rsid w:val="00440F57"/>
    <w:rsid w:val="00440F5C"/>
    <w:rsid w:val="00440F99"/>
    <w:rsid w:val="00441D4F"/>
    <w:rsid w:val="00442272"/>
    <w:rsid w:val="0044231C"/>
    <w:rsid w:val="004427EC"/>
    <w:rsid w:val="004429DB"/>
    <w:rsid w:val="00442B02"/>
    <w:rsid w:val="00442B1E"/>
    <w:rsid w:val="00443396"/>
    <w:rsid w:val="00443461"/>
    <w:rsid w:val="0044361C"/>
    <w:rsid w:val="0044365E"/>
    <w:rsid w:val="00443689"/>
    <w:rsid w:val="00443B4D"/>
    <w:rsid w:val="00443D20"/>
    <w:rsid w:val="00443D41"/>
    <w:rsid w:val="00443D7A"/>
    <w:rsid w:val="00443E45"/>
    <w:rsid w:val="004444E5"/>
    <w:rsid w:val="0044484C"/>
    <w:rsid w:val="00444D76"/>
    <w:rsid w:val="00444F70"/>
    <w:rsid w:val="004451F7"/>
    <w:rsid w:val="00445391"/>
    <w:rsid w:val="00445506"/>
    <w:rsid w:val="0044579D"/>
    <w:rsid w:val="004457FE"/>
    <w:rsid w:val="0044587C"/>
    <w:rsid w:val="00445AD4"/>
    <w:rsid w:val="00445D44"/>
    <w:rsid w:val="00445D7C"/>
    <w:rsid w:val="004468FA"/>
    <w:rsid w:val="00446BCE"/>
    <w:rsid w:val="00446FC5"/>
    <w:rsid w:val="0044780B"/>
    <w:rsid w:val="00447AD3"/>
    <w:rsid w:val="00447EB4"/>
    <w:rsid w:val="00450408"/>
    <w:rsid w:val="00450C51"/>
    <w:rsid w:val="00450E4E"/>
    <w:rsid w:val="00451418"/>
    <w:rsid w:val="00451510"/>
    <w:rsid w:val="0045159F"/>
    <w:rsid w:val="00451804"/>
    <w:rsid w:val="0045186F"/>
    <w:rsid w:val="0045189B"/>
    <w:rsid w:val="00451FD7"/>
    <w:rsid w:val="00452598"/>
    <w:rsid w:val="00452C0B"/>
    <w:rsid w:val="00452C14"/>
    <w:rsid w:val="004531FE"/>
    <w:rsid w:val="0045325D"/>
    <w:rsid w:val="004536F9"/>
    <w:rsid w:val="00453937"/>
    <w:rsid w:val="00453D5D"/>
    <w:rsid w:val="00454475"/>
    <w:rsid w:val="0045523C"/>
    <w:rsid w:val="004555EA"/>
    <w:rsid w:val="0045567C"/>
    <w:rsid w:val="00455886"/>
    <w:rsid w:val="00455BF2"/>
    <w:rsid w:val="00455C2D"/>
    <w:rsid w:val="00456684"/>
    <w:rsid w:val="0045686A"/>
    <w:rsid w:val="00456A0C"/>
    <w:rsid w:val="004573B2"/>
    <w:rsid w:val="004576C8"/>
    <w:rsid w:val="00457A52"/>
    <w:rsid w:val="00457A8D"/>
    <w:rsid w:val="00457ADA"/>
    <w:rsid w:val="00457FC4"/>
    <w:rsid w:val="00457FCB"/>
    <w:rsid w:val="0046001E"/>
    <w:rsid w:val="00460121"/>
    <w:rsid w:val="00460411"/>
    <w:rsid w:val="00460689"/>
    <w:rsid w:val="00460A91"/>
    <w:rsid w:val="00460E8F"/>
    <w:rsid w:val="00460EDF"/>
    <w:rsid w:val="00461156"/>
    <w:rsid w:val="00461249"/>
    <w:rsid w:val="00461487"/>
    <w:rsid w:val="00461A1C"/>
    <w:rsid w:val="00461CBD"/>
    <w:rsid w:val="00461D85"/>
    <w:rsid w:val="004620E7"/>
    <w:rsid w:val="00462307"/>
    <w:rsid w:val="00462428"/>
    <w:rsid w:val="004624A5"/>
    <w:rsid w:val="00462C7E"/>
    <w:rsid w:val="00462F8D"/>
    <w:rsid w:val="004632D6"/>
    <w:rsid w:val="00463729"/>
    <w:rsid w:val="004639D1"/>
    <w:rsid w:val="00463DDA"/>
    <w:rsid w:val="00464502"/>
    <w:rsid w:val="00464A63"/>
    <w:rsid w:val="00464A80"/>
    <w:rsid w:val="00464C07"/>
    <w:rsid w:val="00464F1E"/>
    <w:rsid w:val="00465134"/>
    <w:rsid w:val="00465238"/>
    <w:rsid w:val="00465543"/>
    <w:rsid w:val="00465600"/>
    <w:rsid w:val="00465A43"/>
    <w:rsid w:val="00466010"/>
    <w:rsid w:val="004662AE"/>
    <w:rsid w:val="0046652F"/>
    <w:rsid w:val="0046654E"/>
    <w:rsid w:val="004668A0"/>
    <w:rsid w:val="004668E8"/>
    <w:rsid w:val="00466A5C"/>
    <w:rsid w:val="00466ABC"/>
    <w:rsid w:val="00466D68"/>
    <w:rsid w:val="004670AD"/>
    <w:rsid w:val="004674B2"/>
    <w:rsid w:val="004674ED"/>
    <w:rsid w:val="00467603"/>
    <w:rsid w:val="00467976"/>
    <w:rsid w:val="0046797F"/>
    <w:rsid w:val="004702E4"/>
    <w:rsid w:val="004705D7"/>
    <w:rsid w:val="0047063C"/>
    <w:rsid w:val="0047085C"/>
    <w:rsid w:val="00470977"/>
    <w:rsid w:val="00470BF5"/>
    <w:rsid w:val="004710E5"/>
    <w:rsid w:val="0047198A"/>
    <w:rsid w:val="00471A79"/>
    <w:rsid w:val="00471C08"/>
    <w:rsid w:val="00471EE8"/>
    <w:rsid w:val="004720A6"/>
    <w:rsid w:val="004722D6"/>
    <w:rsid w:val="00472313"/>
    <w:rsid w:val="00472417"/>
    <w:rsid w:val="004726E1"/>
    <w:rsid w:val="00472852"/>
    <w:rsid w:val="00472B20"/>
    <w:rsid w:val="00472C83"/>
    <w:rsid w:val="00472EFE"/>
    <w:rsid w:val="00473216"/>
    <w:rsid w:val="00473506"/>
    <w:rsid w:val="00473CF4"/>
    <w:rsid w:val="004748A3"/>
    <w:rsid w:val="00474AE0"/>
    <w:rsid w:val="00474E02"/>
    <w:rsid w:val="00475C1F"/>
    <w:rsid w:val="00475C45"/>
    <w:rsid w:val="00475EE0"/>
    <w:rsid w:val="00475F49"/>
    <w:rsid w:val="004762CA"/>
    <w:rsid w:val="00476750"/>
    <w:rsid w:val="0047683E"/>
    <w:rsid w:val="004769C3"/>
    <w:rsid w:val="004770CB"/>
    <w:rsid w:val="0047715C"/>
    <w:rsid w:val="0047724A"/>
    <w:rsid w:val="004777CF"/>
    <w:rsid w:val="004778FB"/>
    <w:rsid w:val="004779C1"/>
    <w:rsid w:val="00477D12"/>
    <w:rsid w:val="00477FAE"/>
    <w:rsid w:val="00480026"/>
    <w:rsid w:val="00480701"/>
    <w:rsid w:val="00480AC6"/>
    <w:rsid w:val="00480D53"/>
    <w:rsid w:val="00480D81"/>
    <w:rsid w:val="00480F74"/>
    <w:rsid w:val="004813B7"/>
    <w:rsid w:val="004814B3"/>
    <w:rsid w:val="00481EB4"/>
    <w:rsid w:val="00481FC9"/>
    <w:rsid w:val="00482576"/>
    <w:rsid w:val="00482915"/>
    <w:rsid w:val="00482C21"/>
    <w:rsid w:val="00482C5E"/>
    <w:rsid w:val="00482D38"/>
    <w:rsid w:val="0048355F"/>
    <w:rsid w:val="00483857"/>
    <w:rsid w:val="004838EF"/>
    <w:rsid w:val="00483AB9"/>
    <w:rsid w:val="00483B0C"/>
    <w:rsid w:val="00483B35"/>
    <w:rsid w:val="004847C1"/>
    <w:rsid w:val="00484E76"/>
    <w:rsid w:val="0048520F"/>
    <w:rsid w:val="00485284"/>
    <w:rsid w:val="004855CF"/>
    <w:rsid w:val="00485B61"/>
    <w:rsid w:val="00486946"/>
    <w:rsid w:val="00486971"/>
    <w:rsid w:val="004870D5"/>
    <w:rsid w:val="004871D6"/>
    <w:rsid w:val="0048762C"/>
    <w:rsid w:val="004878FD"/>
    <w:rsid w:val="00490413"/>
    <w:rsid w:val="00490446"/>
    <w:rsid w:val="00490CDB"/>
    <w:rsid w:val="00490E4C"/>
    <w:rsid w:val="00490FE5"/>
    <w:rsid w:val="004911E4"/>
    <w:rsid w:val="004914CA"/>
    <w:rsid w:val="004915AC"/>
    <w:rsid w:val="00491A56"/>
    <w:rsid w:val="00491B25"/>
    <w:rsid w:val="00491C3A"/>
    <w:rsid w:val="00491DAD"/>
    <w:rsid w:val="004921AF"/>
    <w:rsid w:val="0049233E"/>
    <w:rsid w:val="004924A6"/>
    <w:rsid w:val="0049261A"/>
    <w:rsid w:val="004926F6"/>
    <w:rsid w:val="00492751"/>
    <w:rsid w:val="00492DEE"/>
    <w:rsid w:val="004930BC"/>
    <w:rsid w:val="0049342C"/>
    <w:rsid w:val="00493606"/>
    <w:rsid w:val="00493A1D"/>
    <w:rsid w:val="00493FAC"/>
    <w:rsid w:val="004941C2"/>
    <w:rsid w:val="00494340"/>
    <w:rsid w:val="00494524"/>
    <w:rsid w:val="0049493B"/>
    <w:rsid w:val="00494AB5"/>
    <w:rsid w:val="00494AEE"/>
    <w:rsid w:val="00494BAD"/>
    <w:rsid w:val="00495312"/>
    <w:rsid w:val="00495979"/>
    <w:rsid w:val="00495A4A"/>
    <w:rsid w:val="00495ADA"/>
    <w:rsid w:val="00495B17"/>
    <w:rsid w:val="00495F41"/>
    <w:rsid w:val="00495FB7"/>
    <w:rsid w:val="00496001"/>
    <w:rsid w:val="0049633A"/>
    <w:rsid w:val="00496721"/>
    <w:rsid w:val="00496B7C"/>
    <w:rsid w:val="00496CA9"/>
    <w:rsid w:val="00496E2F"/>
    <w:rsid w:val="004975AF"/>
    <w:rsid w:val="00497658"/>
    <w:rsid w:val="004A0103"/>
    <w:rsid w:val="004A0152"/>
    <w:rsid w:val="004A0194"/>
    <w:rsid w:val="004A03AD"/>
    <w:rsid w:val="004A0579"/>
    <w:rsid w:val="004A0756"/>
    <w:rsid w:val="004A0923"/>
    <w:rsid w:val="004A09CF"/>
    <w:rsid w:val="004A0CA1"/>
    <w:rsid w:val="004A199A"/>
    <w:rsid w:val="004A1D5B"/>
    <w:rsid w:val="004A1FF0"/>
    <w:rsid w:val="004A213D"/>
    <w:rsid w:val="004A24DD"/>
    <w:rsid w:val="004A26AC"/>
    <w:rsid w:val="004A2719"/>
    <w:rsid w:val="004A2D43"/>
    <w:rsid w:val="004A31D3"/>
    <w:rsid w:val="004A3586"/>
    <w:rsid w:val="004A3A15"/>
    <w:rsid w:val="004A3B81"/>
    <w:rsid w:val="004A3DDF"/>
    <w:rsid w:val="004A3E2A"/>
    <w:rsid w:val="004A3F65"/>
    <w:rsid w:val="004A4032"/>
    <w:rsid w:val="004A44D2"/>
    <w:rsid w:val="004A44E7"/>
    <w:rsid w:val="004A4567"/>
    <w:rsid w:val="004A45A4"/>
    <w:rsid w:val="004A4C27"/>
    <w:rsid w:val="004A4CB7"/>
    <w:rsid w:val="004A5167"/>
    <w:rsid w:val="004A51A6"/>
    <w:rsid w:val="004A57C9"/>
    <w:rsid w:val="004A58D6"/>
    <w:rsid w:val="004A5A0D"/>
    <w:rsid w:val="004A5A5D"/>
    <w:rsid w:val="004A5AFF"/>
    <w:rsid w:val="004A5E94"/>
    <w:rsid w:val="004A6379"/>
    <w:rsid w:val="004A6BB4"/>
    <w:rsid w:val="004A6EDF"/>
    <w:rsid w:val="004A6F9C"/>
    <w:rsid w:val="004A7BB0"/>
    <w:rsid w:val="004B0099"/>
    <w:rsid w:val="004B0295"/>
    <w:rsid w:val="004B1504"/>
    <w:rsid w:val="004B15F4"/>
    <w:rsid w:val="004B1605"/>
    <w:rsid w:val="004B1CA1"/>
    <w:rsid w:val="004B1D94"/>
    <w:rsid w:val="004B208C"/>
    <w:rsid w:val="004B2181"/>
    <w:rsid w:val="004B2185"/>
    <w:rsid w:val="004B220E"/>
    <w:rsid w:val="004B245E"/>
    <w:rsid w:val="004B2859"/>
    <w:rsid w:val="004B288C"/>
    <w:rsid w:val="004B29FA"/>
    <w:rsid w:val="004B2D0B"/>
    <w:rsid w:val="004B2DEF"/>
    <w:rsid w:val="004B2E1C"/>
    <w:rsid w:val="004B2E53"/>
    <w:rsid w:val="004B36E9"/>
    <w:rsid w:val="004B3DDB"/>
    <w:rsid w:val="004B417A"/>
    <w:rsid w:val="004B43FB"/>
    <w:rsid w:val="004B475E"/>
    <w:rsid w:val="004B4B57"/>
    <w:rsid w:val="004B5499"/>
    <w:rsid w:val="004B596B"/>
    <w:rsid w:val="004B5E20"/>
    <w:rsid w:val="004B6061"/>
    <w:rsid w:val="004B677D"/>
    <w:rsid w:val="004B6BA6"/>
    <w:rsid w:val="004B7301"/>
    <w:rsid w:val="004C0670"/>
    <w:rsid w:val="004C0DFE"/>
    <w:rsid w:val="004C0F34"/>
    <w:rsid w:val="004C14DA"/>
    <w:rsid w:val="004C1801"/>
    <w:rsid w:val="004C1AC6"/>
    <w:rsid w:val="004C1B24"/>
    <w:rsid w:val="004C1EC1"/>
    <w:rsid w:val="004C2219"/>
    <w:rsid w:val="004C223D"/>
    <w:rsid w:val="004C29EE"/>
    <w:rsid w:val="004C2AB9"/>
    <w:rsid w:val="004C2B1B"/>
    <w:rsid w:val="004C2CA5"/>
    <w:rsid w:val="004C334B"/>
    <w:rsid w:val="004C39A1"/>
    <w:rsid w:val="004C3AA5"/>
    <w:rsid w:val="004C3B22"/>
    <w:rsid w:val="004C3BF2"/>
    <w:rsid w:val="004C3D83"/>
    <w:rsid w:val="004C3EDF"/>
    <w:rsid w:val="004C4234"/>
    <w:rsid w:val="004C4412"/>
    <w:rsid w:val="004C4505"/>
    <w:rsid w:val="004C4594"/>
    <w:rsid w:val="004C4941"/>
    <w:rsid w:val="004C4BAB"/>
    <w:rsid w:val="004C4BF8"/>
    <w:rsid w:val="004C4F7D"/>
    <w:rsid w:val="004C5191"/>
    <w:rsid w:val="004C5517"/>
    <w:rsid w:val="004C5753"/>
    <w:rsid w:val="004C57EC"/>
    <w:rsid w:val="004C5C27"/>
    <w:rsid w:val="004C5E17"/>
    <w:rsid w:val="004C6452"/>
    <w:rsid w:val="004C6D1D"/>
    <w:rsid w:val="004C6F18"/>
    <w:rsid w:val="004C71DA"/>
    <w:rsid w:val="004C7AFF"/>
    <w:rsid w:val="004C7BC5"/>
    <w:rsid w:val="004C7D63"/>
    <w:rsid w:val="004D0181"/>
    <w:rsid w:val="004D01A2"/>
    <w:rsid w:val="004D01A9"/>
    <w:rsid w:val="004D0591"/>
    <w:rsid w:val="004D0A23"/>
    <w:rsid w:val="004D0A9A"/>
    <w:rsid w:val="004D0E36"/>
    <w:rsid w:val="004D0E37"/>
    <w:rsid w:val="004D12B3"/>
    <w:rsid w:val="004D1E8F"/>
    <w:rsid w:val="004D214A"/>
    <w:rsid w:val="004D2176"/>
    <w:rsid w:val="004D27C1"/>
    <w:rsid w:val="004D291D"/>
    <w:rsid w:val="004D29C8"/>
    <w:rsid w:val="004D2B39"/>
    <w:rsid w:val="004D3258"/>
    <w:rsid w:val="004D3320"/>
    <w:rsid w:val="004D3321"/>
    <w:rsid w:val="004D3585"/>
    <w:rsid w:val="004D4363"/>
    <w:rsid w:val="004D4B13"/>
    <w:rsid w:val="004D4FBF"/>
    <w:rsid w:val="004D582D"/>
    <w:rsid w:val="004D6043"/>
    <w:rsid w:val="004D621D"/>
    <w:rsid w:val="004D6684"/>
    <w:rsid w:val="004D689D"/>
    <w:rsid w:val="004D770D"/>
    <w:rsid w:val="004D7F35"/>
    <w:rsid w:val="004E04E4"/>
    <w:rsid w:val="004E0B09"/>
    <w:rsid w:val="004E0C7E"/>
    <w:rsid w:val="004E0CD7"/>
    <w:rsid w:val="004E108B"/>
    <w:rsid w:val="004E108C"/>
    <w:rsid w:val="004E125B"/>
    <w:rsid w:val="004E132A"/>
    <w:rsid w:val="004E137F"/>
    <w:rsid w:val="004E16BB"/>
    <w:rsid w:val="004E18D8"/>
    <w:rsid w:val="004E1946"/>
    <w:rsid w:val="004E1EEB"/>
    <w:rsid w:val="004E2057"/>
    <w:rsid w:val="004E2394"/>
    <w:rsid w:val="004E23E9"/>
    <w:rsid w:val="004E2661"/>
    <w:rsid w:val="004E2A72"/>
    <w:rsid w:val="004E2ADA"/>
    <w:rsid w:val="004E2EAB"/>
    <w:rsid w:val="004E33E7"/>
    <w:rsid w:val="004E3497"/>
    <w:rsid w:val="004E3960"/>
    <w:rsid w:val="004E3AC6"/>
    <w:rsid w:val="004E3ACA"/>
    <w:rsid w:val="004E3B2B"/>
    <w:rsid w:val="004E3CEF"/>
    <w:rsid w:val="004E3DD1"/>
    <w:rsid w:val="004E3FA9"/>
    <w:rsid w:val="004E4096"/>
    <w:rsid w:val="004E4117"/>
    <w:rsid w:val="004E43C4"/>
    <w:rsid w:val="004E4723"/>
    <w:rsid w:val="004E5187"/>
    <w:rsid w:val="004E5822"/>
    <w:rsid w:val="004E584F"/>
    <w:rsid w:val="004E5EA1"/>
    <w:rsid w:val="004E5FC7"/>
    <w:rsid w:val="004E6341"/>
    <w:rsid w:val="004E6481"/>
    <w:rsid w:val="004E671A"/>
    <w:rsid w:val="004E6A9C"/>
    <w:rsid w:val="004E6FE3"/>
    <w:rsid w:val="004E74BE"/>
    <w:rsid w:val="004E7724"/>
    <w:rsid w:val="004E7798"/>
    <w:rsid w:val="004E77B7"/>
    <w:rsid w:val="004E79D5"/>
    <w:rsid w:val="004E7D78"/>
    <w:rsid w:val="004E7E65"/>
    <w:rsid w:val="004F0256"/>
    <w:rsid w:val="004F07E6"/>
    <w:rsid w:val="004F097C"/>
    <w:rsid w:val="004F0A3B"/>
    <w:rsid w:val="004F0F2F"/>
    <w:rsid w:val="004F0FC4"/>
    <w:rsid w:val="004F13DB"/>
    <w:rsid w:val="004F1667"/>
    <w:rsid w:val="004F1AB1"/>
    <w:rsid w:val="004F1FF3"/>
    <w:rsid w:val="004F20F9"/>
    <w:rsid w:val="004F22E9"/>
    <w:rsid w:val="004F23B5"/>
    <w:rsid w:val="004F258A"/>
    <w:rsid w:val="004F2756"/>
    <w:rsid w:val="004F2DCB"/>
    <w:rsid w:val="004F3815"/>
    <w:rsid w:val="004F40E3"/>
    <w:rsid w:val="004F44F9"/>
    <w:rsid w:val="004F45A5"/>
    <w:rsid w:val="004F46D3"/>
    <w:rsid w:val="004F47D3"/>
    <w:rsid w:val="004F4896"/>
    <w:rsid w:val="004F5818"/>
    <w:rsid w:val="004F5B6C"/>
    <w:rsid w:val="004F5F0F"/>
    <w:rsid w:val="004F6767"/>
    <w:rsid w:val="004F68A3"/>
    <w:rsid w:val="004F68A9"/>
    <w:rsid w:val="004F6AE3"/>
    <w:rsid w:val="004F6D7D"/>
    <w:rsid w:val="004F6F39"/>
    <w:rsid w:val="004F72F5"/>
    <w:rsid w:val="004F7536"/>
    <w:rsid w:val="004F76D5"/>
    <w:rsid w:val="00500A66"/>
    <w:rsid w:val="00500AB7"/>
    <w:rsid w:val="00500B5D"/>
    <w:rsid w:val="00500D91"/>
    <w:rsid w:val="0050106B"/>
    <w:rsid w:val="005011CE"/>
    <w:rsid w:val="005011E6"/>
    <w:rsid w:val="00501B6A"/>
    <w:rsid w:val="00501C1B"/>
    <w:rsid w:val="0050233C"/>
    <w:rsid w:val="005025E0"/>
    <w:rsid w:val="0050288B"/>
    <w:rsid w:val="00502E3A"/>
    <w:rsid w:val="00502EB4"/>
    <w:rsid w:val="00502F31"/>
    <w:rsid w:val="005030C3"/>
    <w:rsid w:val="0050328D"/>
    <w:rsid w:val="005033C7"/>
    <w:rsid w:val="0050341E"/>
    <w:rsid w:val="00503469"/>
    <w:rsid w:val="005035DA"/>
    <w:rsid w:val="005036D3"/>
    <w:rsid w:val="00503B20"/>
    <w:rsid w:val="00503D88"/>
    <w:rsid w:val="00503D8B"/>
    <w:rsid w:val="00503E6C"/>
    <w:rsid w:val="00503FF0"/>
    <w:rsid w:val="005040E9"/>
    <w:rsid w:val="00504275"/>
    <w:rsid w:val="00504935"/>
    <w:rsid w:val="00504A68"/>
    <w:rsid w:val="00504DD1"/>
    <w:rsid w:val="00504F53"/>
    <w:rsid w:val="00505119"/>
    <w:rsid w:val="0050526C"/>
    <w:rsid w:val="00505916"/>
    <w:rsid w:val="0050611F"/>
    <w:rsid w:val="005061C5"/>
    <w:rsid w:val="00506226"/>
    <w:rsid w:val="0050697A"/>
    <w:rsid w:val="00506C12"/>
    <w:rsid w:val="005070AC"/>
    <w:rsid w:val="005079EF"/>
    <w:rsid w:val="00507A7B"/>
    <w:rsid w:val="00507E3F"/>
    <w:rsid w:val="00507FE9"/>
    <w:rsid w:val="005100B4"/>
    <w:rsid w:val="00510180"/>
    <w:rsid w:val="00510726"/>
    <w:rsid w:val="005109A9"/>
    <w:rsid w:val="00510F10"/>
    <w:rsid w:val="00510F78"/>
    <w:rsid w:val="00511418"/>
    <w:rsid w:val="005114B4"/>
    <w:rsid w:val="005117EE"/>
    <w:rsid w:val="0051193B"/>
    <w:rsid w:val="00511B07"/>
    <w:rsid w:val="00511CF3"/>
    <w:rsid w:val="005121BD"/>
    <w:rsid w:val="005125F6"/>
    <w:rsid w:val="005126EB"/>
    <w:rsid w:val="005129F3"/>
    <w:rsid w:val="00512CFC"/>
    <w:rsid w:val="00512D22"/>
    <w:rsid w:val="005132E0"/>
    <w:rsid w:val="00513536"/>
    <w:rsid w:val="00513541"/>
    <w:rsid w:val="00513A38"/>
    <w:rsid w:val="00513BC4"/>
    <w:rsid w:val="00513ED6"/>
    <w:rsid w:val="00514B91"/>
    <w:rsid w:val="0051531E"/>
    <w:rsid w:val="00515641"/>
    <w:rsid w:val="00515A10"/>
    <w:rsid w:val="00515D5D"/>
    <w:rsid w:val="00515DDE"/>
    <w:rsid w:val="00515EE9"/>
    <w:rsid w:val="0051670F"/>
    <w:rsid w:val="005167FF"/>
    <w:rsid w:val="00516D3D"/>
    <w:rsid w:val="00517246"/>
    <w:rsid w:val="00517268"/>
    <w:rsid w:val="00520142"/>
    <w:rsid w:val="00520BAB"/>
    <w:rsid w:val="00520D12"/>
    <w:rsid w:val="00520EC3"/>
    <w:rsid w:val="00521421"/>
    <w:rsid w:val="00521B07"/>
    <w:rsid w:val="00521B7E"/>
    <w:rsid w:val="00521ECF"/>
    <w:rsid w:val="00522595"/>
    <w:rsid w:val="00522CD2"/>
    <w:rsid w:val="00522DA7"/>
    <w:rsid w:val="005235DE"/>
    <w:rsid w:val="00523689"/>
    <w:rsid w:val="00523B0E"/>
    <w:rsid w:val="005241BC"/>
    <w:rsid w:val="005243BB"/>
    <w:rsid w:val="005244C2"/>
    <w:rsid w:val="00524527"/>
    <w:rsid w:val="00524814"/>
    <w:rsid w:val="00524D38"/>
    <w:rsid w:val="0052576C"/>
    <w:rsid w:val="00525BBA"/>
    <w:rsid w:val="00526311"/>
    <w:rsid w:val="005266CF"/>
    <w:rsid w:val="00526C8B"/>
    <w:rsid w:val="00526D74"/>
    <w:rsid w:val="00526E46"/>
    <w:rsid w:val="005273C2"/>
    <w:rsid w:val="00527458"/>
    <w:rsid w:val="0052784A"/>
    <w:rsid w:val="00527ADA"/>
    <w:rsid w:val="00527AFA"/>
    <w:rsid w:val="005303A1"/>
    <w:rsid w:val="005307D2"/>
    <w:rsid w:val="0053098C"/>
    <w:rsid w:val="00530FFA"/>
    <w:rsid w:val="00531065"/>
    <w:rsid w:val="00531408"/>
    <w:rsid w:val="00531867"/>
    <w:rsid w:val="00532335"/>
    <w:rsid w:val="00532487"/>
    <w:rsid w:val="005324A2"/>
    <w:rsid w:val="005328CA"/>
    <w:rsid w:val="005329B8"/>
    <w:rsid w:val="00532BE2"/>
    <w:rsid w:val="00532CE5"/>
    <w:rsid w:val="00532D18"/>
    <w:rsid w:val="00532EBB"/>
    <w:rsid w:val="0053353C"/>
    <w:rsid w:val="00533754"/>
    <w:rsid w:val="00533981"/>
    <w:rsid w:val="005340E4"/>
    <w:rsid w:val="00534579"/>
    <w:rsid w:val="005345BB"/>
    <w:rsid w:val="005347FC"/>
    <w:rsid w:val="0053484C"/>
    <w:rsid w:val="00534DF7"/>
    <w:rsid w:val="00534F7D"/>
    <w:rsid w:val="0053500E"/>
    <w:rsid w:val="005356B1"/>
    <w:rsid w:val="005358B5"/>
    <w:rsid w:val="005358E5"/>
    <w:rsid w:val="00535D41"/>
    <w:rsid w:val="00536323"/>
    <w:rsid w:val="00536926"/>
    <w:rsid w:val="00536B28"/>
    <w:rsid w:val="00536CA5"/>
    <w:rsid w:val="00536CEC"/>
    <w:rsid w:val="00536D27"/>
    <w:rsid w:val="00537015"/>
    <w:rsid w:val="005374DC"/>
    <w:rsid w:val="00537768"/>
    <w:rsid w:val="00537C38"/>
    <w:rsid w:val="00537DC3"/>
    <w:rsid w:val="00537FEE"/>
    <w:rsid w:val="005401CC"/>
    <w:rsid w:val="005403F1"/>
    <w:rsid w:val="005404D8"/>
    <w:rsid w:val="00540590"/>
    <w:rsid w:val="00540592"/>
    <w:rsid w:val="005405E8"/>
    <w:rsid w:val="00540695"/>
    <w:rsid w:val="00540880"/>
    <w:rsid w:val="00540BFF"/>
    <w:rsid w:val="00540CA8"/>
    <w:rsid w:val="0054112B"/>
    <w:rsid w:val="00541571"/>
    <w:rsid w:val="005418FE"/>
    <w:rsid w:val="00541946"/>
    <w:rsid w:val="00541E0D"/>
    <w:rsid w:val="005421BB"/>
    <w:rsid w:val="005421CD"/>
    <w:rsid w:val="005424C2"/>
    <w:rsid w:val="00542A11"/>
    <w:rsid w:val="00542A7A"/>
    <w:rsid w:val="00544529"/>
    <w:rsid w:val="00544DFD"/>
    <w:rsid w:val="0054544F"/>
    <w:rsid w:val="005459F3"/>
    <w:rsid w:val="00545EBA"/>
    <w:rsid w:val="00545F72"/>
    <w:rsid w:val="00546E6A"/>
    <w:rsid w:val="00546E8C"/>
    <w:rsid w:val="005473EA"/>
    <w:rsid w:val="00547467"/>
    <w:rsid w:val="005476D3"/>
    <w:rsid w:val="00547B2E"/>
    <w:rsid w:val="00550118"/>
    <w:rsid w:val="005504E3"/>
    <w:rsid w:val="005506C4"/>
    <w:rsid w:val="005514C1"/>
    <w:rsid w:val="00551FC8"/>
    <w:rsid w:val="005521D2"/>
    <w:rsid w:val="0055244E"/>
    <w:rsid w:val="00552458"/>
    <w:rsid w:val="00552A4B"/>
    <w:rsid w:val="00552B15"/>
    <w:rsid w:val="00552B9D"/>
    <w:rsid w:val="00552DFF"/>
    <w:rsid w:val="00553433"/>
    <w:rsid w:val="00553456"/>
    <w:rsid w:val="005537FA"/>
    <w:rsid w:val="0055393C"/>
    <w:rsid w:val="00553F99"/>
    <w:rsid w:val="0055446A"/>
    <w:rsid w:val="00554497"/>
    <w:rsid w:val="00554723"/>
    <w:rsid w:val="00554CBE"/>
    <w:rsid w:val="00554DAF"/>
    <w:rsid w:val="005556F0"/>
    <w:rsid w:val="00555A4C"/>
    <w:rsid w:val="00555ABA"/>
    <w:rsid w:val="00555B3A"/>
    <w:rsid w:val="00555CC4"/>
    <w:rsid w:val="00555F98"/>
    <w:rsid w:val="005561ED"/>
    <w:rsid w:val="005562C9"/>
    <w:rsid w:val="005564D8"/>
    <w:rsid w:val="00556597"/>
    <w:rsid w:val="00556B32"/>
    <w:rsid w:val="00556CCD"/>
    <w:rsid w:val="005570DD"/>
    <w:rsid w:val="005573AA"/>
    <w:rsid w:val="00557551"/>
    <w:rsid w:val="00557633"/>
    <w:rsid w:val="005576C6"/>
    <w:rsid w:val="00557909"/>
    <w:rsid w:val="0055794F"/>
    <w:rsid w:val="00557A7D"/>
    <w:rsid w:val="00557B36"/>
    <w:rsid w:val="00557FA4"/>
    <w:rsid w:val="005601E8"/>
    <w:rsid w:val="00560280"/>
    <w:rsid w:val="00560822"/>
    <w:rsid w:val="00560BC2"/>
    <w:rsid w:val="00560C0C"/>
    <w:rsid w:val="00560CC1"/>
    <w:rsid w:val="00561437"/>
    <w:rsid w:val="005614E8"/>
    <w:rsid w:val="00561856"/>
    <w:rsid w:val="005618A8"/>
    <w:rsid w:val="005619B5"/>
    <w:rsid w:val="00561D3D"/>
    <w:rsid w:val="005622F8"/>
    <w:rsid w:val="0056273B"/>
    <w:rsid w:val="005629F1"/>
    <w:rsid w:val="00562FB7"/>
    <w:rsid w:val="005630B6"/>
    <w:rsid w:val="00563480"/>
    <w:rsid w:val="005637ED"/>
    <w:rsid w:val="00563B00"/>
    <w:rsid w:val="00563D6F"/>
    <w:rsid w:val="0056459D"/>
    <w:rsid w:val="005654E8"/>
    <w:rsid w:val="005658A2"/>
    <w:rsid w:val="00565A79"/>
    <w:rsid w:val="00565C32"/>
    <w:rsid w:val="00565C65"/>
    <w:rsid w:val="00566237"/>
    <w:rsid w:val="00566552"/>
    <w:rsid w:val="0056687D"/>
    <w:rsid w:val="00566913"/>
    <w:rsid w:val="00566B4D"/>
    <w:rsid w:val="00566D80"/>
    <w:rsid w:val="00566DEA"/>
    <w:rsid w:val="0056708C"/>
    <w:rsid w:val="0056721C"/>
    <w:rsid w:val="005675A2"/>
    <w:rsid w:val="005675F2"/>
    <w:rsid w:val="00567AC5"/>
    <w:rsid w:val="005707A9"/>
    <w:rsid w:val="00570A25"/>
    <w:rsid w:val="0057103F"/>
    <w:rsid w:val="005713A5"/>
    <w:rsid w:val="005713F4"/>
    <w:rsid w:val="0057194D"/>
    <w:rsid w:val="00571A68"/>
    <w:rsid w:val="005726C6"/>
    <w:rsid w:val="00572934"/>
    <w:rsid w:val="00572A27"/>
    <w:rsid w:val="00572D84"/>
    <w:rsid w:val="00572F83"/>
    <w:rsid w:val="00573073"/>
    <w:rsid w:val="005731EC"/>
    <w:rsid w:val="0057326E"/>
    <w:rsid w:val="00573283"/>
    <w:rsid w:val="0057340E"/>
    <w:rsid w:val="00573DF9"/>
    <w:rsid w:val="00573E55"/>
    <w:rsid w:val="00574592"/>
    <w:rsid w:val="005747E9"/>
    <w:rsid w:val="00574B9D"/>
    <w:rsid w:val="00574ECE"/>
    <w:rsid w:val="0057500A"/>
    <w:rsid w:val="0057501A"/>
    <w:rsid w:val="00575A22"/>
    <w:rsid w:val="00575B06"/>
    <w:rsid w:val="0057600F"/>
    <w:rsid w:val="005763B7"/>
    <w:rsid w:val="00576B7E"/>
    <w:rsid w:val="00577659"/>
    <w:rsid w:val="00577A1F"/>
    <w:rsid w:val="00580744"/>
    <w:rsid w:val="00580A17"/>
    <w:rsid w:val="00580D9E"/>
    <w:rsid w:val="00580DC9"/>
    <w:rsid w:val="00580E4C"/>
    <w:rsid w:val="005810BB"/>
    <w:rsid w:val="005815B1"/>
    <w:rsid w:val="00581831"/>
    <w:rsid w:val="00582050"/>
    <w:rsid w:val="005822DB"/>
    <w:rsid w:val="005827A8"/>
    <w:rsid w:val="0058296D"/>
    <w:rsid w:val="00583281"/>
    <w:rsid w:val="00583357"/>
    <w:rsid w:val="0058351D"/>
    <w:rsid w:val="0058357D"/>
    <w:rsid w:val="005837A9"/>
    <w:rsid w:val="005840A5"/>
    <w:rsid w:val="005844DB"/>
    <w:rsid w:val="005851F9"/>
    <w:rsid w:val="00585640"/>
    <w:rsid w:val="00585ACD"/>
    <w:rsid w:val="00585DAC"/>
    <w:rsid w:val="005866F8"/>
    <w:rsid w:val="00586D86"/>
    <w:rsid w:val="005875AE"/>
    <w:rsid w:val="00587731"/>
    <w:rsid w:val="00587AAE"/>
    <w:rsid w:val="00587C98"/>
    <w:rsid w:val="00587D46"/>
    <w:rsid w:val="005900EB"/>
    <w:rsid w:val="0059056B"/>
    <w:rsid w:val="00590917"/>
    <w:rsid w:val="00590C8C"/>
    <w:rsid w:val="00590CB6"/>
    <w:rsid w:val="00591274"/>
    <w:rsid w:val="0059138E"/>
    <w:rsid w:val="005917BE"/>
    <w:rsid w:val="005917D4"/>
    <w:rsid w:val="005920FA"/>
    <w:rsid w:val="0059223B"/>
    <w:rsid w:val="00592299"/>
    <w:rsid w:val="00592AF3"/>
    <w:rsid w:val="00592C01"/>
    <w:rsid w:val="00592C4C"/>
    <w:rsid w:val="00592F27"/>
    <w:rsid w:val="005931AA"/>
    <w:rsid w:val="00593CDB"/>
    <w:rsid w:val="005944B0"/>
    <w:rsid w:val="005945AC"/>
    <w:rsid w:val="00594642"/>
    <w:rsid w:val="00594810"/>
    <w:rsid w:val="005949F6"/>
    <w:rsid w:val="00594A6C"/>
    <w:rsid w:val="00594DA5"/>
    <w:rsid w:val="00594F5D"/>
    <w:rsid w:val="005951C6"/>
    <w:rsid w:val="005952B7"/>
    <w:rsid w:val="0059573B"/>
    <w:rsid w:val="0059578F"/>
    <w:rsid w:val="00595BBB"/>
    <w:rsid w:val="00595E2D"/>
    <w:rsid w:val="00596602"/>
    <w:rsid w:val="00596C10"/>
    <w:rsid w:val="005973EC"/>
    <w:rsid w:val="005978BC"/>
    <w:rsid w:val="00597912"/>
    <w:rsid w:val="0059795B"/>
    <w:rsid w:val="00597A14"/>
    <w:rsid w:val="00597E52"/>
    <w:rsid w:val="005A0704"/>
    <w:rsid w:val="005A0A32"/>
    <w:rsid w:val="005A0B8C"/>
    <w:rsid w:val="005A0C52"/>
    <w:rsid w:val="005A10B1"/>
    <w:rsid w:val="005A11BA"/>
    <w:rsid w:val="005A12A6"/>
    <w:rsid w:val="005A16CA"/>
    <w:rsid w:val="005A175C"/>
    <w:rsid w:val="005A22DC"/>
    <w:rsid w:val="005A22EE"/>
    <w:rsid w:val="005A2FB6"/>
    <w:rsid w:val="005A307B"/>
    <w:rsid w:val="005A3183"/>
    <w:rsid w:val="005A32D0"/>
    <w:rsid w:val="005A34F2"/>
    <w:rsid w:val="005A3519"/>
    <w:rsid w:val="005A3968"/>
    <w:rsid w:val="005A3996"/>
    <w:rsid w:val="005A3DF1"/>
    <w:rsid w:val="005A3FC4"/>
    <w:rsid w:val="005A43E4"/>
    <w:rsid w:val="005A47CF"/>
    <w:rsid w:val="005A4845"/>
    <w:rsid w:val="005A4A42"/>
    <w:rsid w:val="005A4F7D"/>
    <w:rsid w:val="005A501D"/>
    <w:rsid w:val="005A513B"/>
    <w:rsid w:val="005A5284"/>
    <w:rsid w:val="005A57BA"/>
    <w:rsid w:val="005A5833"/>
    <w:rsid w:val="005A5BF9"/>
    <w:rsid w:val="005A5D31"/>
    <w:rsid w:val="005A61C8"/>
    <w:rsid w:val="005A6496"/>
    <w:rsid w:val="005A6791"/>
    <w:rsid w:val="005A67EC"/>
    <w:rsid w:val="005A687A"/>
    <w:rsid w:val="005A719A"/>
    <w:rsid w:val="005A78B6"/>
    <w:rsid w:val="005A78D6"/>
    <w:rsid w:val="005A7B15"/>
    <w:rsid w:val="005A7D7B"/>
    <w:rsid w:val="005A7DA6"/>
    <w:rsid w:val="005B05DC"/>
    <w:rsid w:val="005B1260"/>
    <w:rsid w:val="005B1607"/>
    <w:rsid w:val="005B1A0B"/>
    <w:rsid w:val="005B1ADF"/>
    <w:rsid w:val="005B2729"/>
    <w:rsid w:val="005B2CA2"/>
    <w:rsid w:val="005B2E68"/>
    <w:rsid w:val="005B300B"/>
    <w:rsid w:val="005B31F3"/>
    <w:rsid w:val="005B33FE"/>
    <w:rsid w:val="005B344E"/>
    <w:rsid w:val="005B3850"/>
    <w:rsid w:val="005B3A2C"/>
    <w:rsid w:val="005B40D6"/>
    <w:rsid w:val="005B476C"/>
    <w:rsid w:val="005B4B81"/>
    <w:rsid w:val="005B4D8E"/>
    <w:rsid w:val="005B4FFD"/>
    <w:rsid w:val="005B5F64"/>
    <w:rsid w:val="005B623E"/>
    <w:rsid w:val="005B65DA"/>
    <w:rsid w:val="005B6627"/>
    <w:rsid w:val="005B6ABA"/>
    <w:rsid w:val="005B6C45"/>
    <w:rsid w:val="005B787C"/>
    <w:rsid w:val="005B7D1A"/>
    <w:rsid w:val="005B7F6F"/>
    <w:rsid w:val="005C0034"/>
    <w:rsid w:val="005C0121"/>
    <w:rsid w:val="005C03D6"/>
    <w:rsid w:val="005C04BB"/>
    <w:rsid w:val="005C06A2"/>
    <w:rsid w:val="005C0762"/>
    <w:rsid w:val="005C07C6"/>
    <w:rsid w:val="005C0976"/>
    <w:rsid w:val="005C0A12"/>
    <w:rsid w:val="005C0AC3"/>
    <w:rsid w:val="005C0CF6"/>
    <w:rsid w:val="005C0D04"/>
    <w:rsid w:val="005C18AC"/>
    <w:rsid w:val="005C1A15"/>
    <w:rsid w:val="005C25E6"/>
    <w:rsid w:val="005C304D"/>
    <w:rsid w:val="005C3A8B"/>
    <w:rsid w:val="005C3D22"/>
    <w:rsid w:val="005C3DA8"/>
    <w:rsid w:val="005C4C9A"/>
    <w:rsid w:val="005C5C0A"/>
    <w:rsid w:val="005C5E21"/>
    <w:rsid w:val="005C6371"/>
    <w:rsid w:val="005C63C2"/>
    <w:rsid w:val="005C66C6"/>
    <w:rsid w:val="005C6985"/>
    <w:rsid w:val="005C69C2"/>
    <w:rsid w:val="005C6D01"/>
    <w:rsid w:val="005C6DAC"/>
    <w:rsid w:val="005C6E9F"/>
    <w:rsid w:val="005C76D0"/>
    <w:rsid w:val="005C79E7"/>
    <w:rsid w:val="005C7AA8"/>
    <w:rsid w:val="005C7E38"/>
    <w:rsid w:val="005C7E73"/>
    <w:rsid w:val="005C7FDB"/>
    <w:rsid w:val="005C7FF2"/>
    <w:rsid w:val="005D02C7"/>
    <w:rsid w:val="005D0687"/>
    <w:rsid w:val="005D069F"/>
    <w:rsid w:val="005D0737"/>
    <w:rsid w:val="005D07B0"/>
    <w:rsid w:val="005D119F"/>
    <w:rsid w:val="005D1949"/>
    <w:rsid w:val="005D19B7"/>
    <w:rsid w:val="005D1A73"/>
    <w:rsid w:val="005D1BBA"/>
    <w:rsid w:val="005D1D83"/>
    <w:rsid w:val="005D2873"/>
    <w:rsid w:val="005D2A2F"/>
    <w:rsid w:val="005D32AC"/>
    <w:rsid w:val="005D37E1"/>
    <w:rsid w:val="005D3819"/>
    <w:rsid w:val="005D3F4C"/>
    <w:rsid w:val="005D406E"/>
    <w:rsid w:val="005D4795"/>
    <w:rsid w:val="005D4B90"/>
    <w:rsid w:val="005D4EFD"/>
    <w:rsid w:val="005D5226"/>
    <w:rsid w:val="005D564B"/>
    <w:rsid w:val="005D57BC"/>
    <w:rsid w:val="005D58B9"/>
    <w:rsid w:val="005D58E0"/>
    <w:rsid w:val="005D5C64"/>
    <w:rsid w:val="005D5C66"/>
    <w:rsid w:val="005D60DD"/>
    <w:rsid w:val="005D6140"/>
    <w:rsid w:val="005D6356"/>
    <w:rsid w:val="005D6613"/>
    <w:rsid w:val="005D67C0"/>
    <w:rsid w:val="005D6C9B"/>
    <w:rsid w:val="005D7003"/>
    <w:rsid w:val="005D72BF"/>
    <w:rsid w:val="005D76B4"/>
    <w:rsid w:val="005D77C2"/>
    <w:rsid w:val="005D79FF"/>
    <w:rsid w:val="005D7AB7"/>
    <w:rsid w:val="005E03E9"/>
    <w:rsid w:val="005E04FF"/>
    <w:rsid w:val="005E0C54"/>
    <w:rsid w:val="005E0D74"/>
    <w:rsid w:val="005E0DE1"/>
    <w:rsid w:val="005E0ECD"/>
    <w:rsid w:val="005E0F0A"/>
    <w:rsid w:val="005E1057"/>
    <w:rsid w:val="005E1B85"/>
    <w:rsid w:val="005E1D1F"/>
    <w:rsid w:val="005E2113"/>
    <w:rsid w:val="005E232C"/>
    <w:rsid w:val="005E29A2"/>
    <w:rsid w:val="005E2F9B"/>
    <w:rsid w:val="005E34C4"/>
    <w:rsid w:val="005E3842"/>
    <w:rsid w:val="005E38E0"/>
    <w:rsid w:val="005E39F2"/>
    <w:rsid w:val="005E3F68"/>
    <w:rsid w:val="005E4DB5"/>
    <w:rsid w:val="005E4F09"/>
    <w:rsid w:val="005E4F7F"/>
    <w:rsid w:val="005E5281"/>
    <w:rsid w:val="005E5DB6"/>
    <w:rsid w:val="005E5F4A"/>
    <w:rsid w:val="005E5FB7"/>
    <w:rsid w:val="005E62B3"/>
    <w:rsid w:val="005E69D3"/>
    <w:rsid w:val="005E6A72"/>
    <w:rsid w:val="005E7C52"/>
    <w:rsid w:val="005E7CC9"/>
    <w:rsid w:val="005F01EA"/>
    <w:rsid w:val="005F0349"/>
    <w:rsid w:val="005F0AC6"/>
    <w:rsid w:val="005F0DA1"/>
    <w:rsid w:val="005F100D"/>
    <w:rsid w:val="005F109B"/>
    <w:rsid w:val="005F1565"/>
    <w:rsid w:val="005F1962"/>
    <w:rsid w:val="005F205A"/>
    <w:rsid w:val="005F2274"/>
    <w:rsid w:val="005F240B"/>
    <w:rsid w:val="005F2527"/>
    <w:rsid w:val="005F277C"/>
    <w:rsid w:val="005F2C64"/>
    <w:rsid w:val="005F3061"/>
    <w:rsid w:val="005F3268"/>
    <w:rsid w:val="005F3303"/>
    <w:rsid w:val="005F34FC"/>
    <w:rsid w:val="005F3FA4"/>
    <w:rsid w:val="005F55E0"/>
    <w:rsid w:val="005F591A"/>
    <w:rsid w:val="005F5AC4"/>
    <w:rsid w:val="005F6199"/>
    <w:rsid w:val="005F66C6"/>
    <w:rsid w:val="005F67F8"/>
    <w:rsid w:val="005F77C6"/>
    <w:rsid w:val="005F7E61"/>
    <w:rsid w:val="005F7FFC"/>
    <w:rsid w:val="006010A6"/>
    <w:rsid w:val="00601239"/>
    <w:rsid w:val="006013E5"/>
    <w:rsid w:val="006014CA"/>
    <w:rsid w:val="006018E4"/>
    <w:rsid w:val="00601A72"/>
    <w:rsid w:val="00601F01"/>
    <w:rsid w:val="00602103"/>
    <w:rsid w:val="00602231"/>
    <w:rsid w:val="00602376"/>
    <w:rsid w:val="00602537"/>
    <w:rsid w:val="00602A61"/>
    <w:rsid w:val="00602C33"/>
    <w:rsid w:val="00602C98"/>
    <w:rsid w:val="00602EBE"/>
    <w:rsid w:val="006032B3"/>
    <w:rsid w:val="00603586"/>
    <w:rsid w:val="00603CE9"/>
    <w:rsid w:val="00603E51"/>
    <w:rsid w:val="00603EE6"/>
    <w:rsid w:val="00604058"/>
    <w:rsid w:val="0060414C"/>
    <w:rsid w:val="00604DB7"/>
    <w:rsid w:val="006050A0"/>
    <w:rsid w:val="00605242"/>
    <w:rsid w:val="0060560E"/>
    <w:rsid w:val="006058CC"/>
    <w:rsid w:val="00605941"/>
    <w:rsid w:val="00605B38"/>
    <w:rsid w:val="00605C75"/>
    <w:rsid w:val="00606A80"/>
    <w:rsid w:val="00606C3F"/>
    <w:rsid w:val="00606D4F"/>
    <w:rsid w:val="00606E97"/>
    <w:rsid w:val="0060747F"/>
    <w:rsid w:val="0061004B"/>
    <w:rsid w:val="006101EB"/>
    <w:rsid w:val="0061032D"/>
    <w:rsid w:val="006104A6"/>
    <w:rsid w:val="0061060F"/>
    <w:rsid w:val="006108D9"/>
    <w:rsid w:val="00610B52"/>
    <w:rsid w:val="00610E87"/>
    <w:rsid w:val="0061102C"/>
    <w:rsid w:val="006118AB"/>
    <w:rsid w:val="00611A1B"/>
    <w:rsid w:val="00612555"/>
    <w:rsid w:val="006131FA"/>
    <w:rsid w:val="00613354"/>
    <w:rsid w:val="0061393A"/>
    <w:rsid w:val="00613A50"/>
    <w:rsid w:val="00613AAC"/>
    <w:rsid w:val="00613B3D"/>
    <w:rsid w:val="00613BA9"/>
    <w:rsid w:val="00614057"/>
    <w:rsid w:val="00614359"/>
    <w:rsid w:val="00614459"/>
    <w:rsid w:val="00614B06"/>
    <w:rsid w:val="00614B12"/>
    <w:rsid w:val="00614C30"/>
    <w:rsid w:val="00614CAC"/>
    <w:rsid w:val="00614E16"/>
    <w:rsid w:val="006150E1"/>
    <w:rsid w:val="006150ED"/>
    <w:rsid w:val="0061580A"/>
    <w:rsid w:val="00615974"/>
    <w:rsid w:val="00615E32"/>
    <w:rsid w:val="00615FAE"/>
    <w:rsid w:val="006161C9"/>
    <w:rsid w:val="00616540"/>
    <w:rsid w:val="00616A30"/>
    <w:rsid w:val="00616C5D"/>
    <w:rsid w:val="00616E61"/>
    <w:rsid w:val="00617121"/>
    <w:rsid w:val="00617240"/>
    <w:rsid w:val="00617350"/>
    <w:rsid w:val="0061744B"/>
    <w:rsid w:val="0061747E"/>
    <w:rsid w:val="00617516"/>
    <w:rsid w:val="006177C1"/>
    <w:rsid w:val="006178E9"/>
    <w:rsid w:val="00617B94"/>
    <w:rsid w:val="006203DA"/>
    <w:rsid w:val="00620569"/>
    <w:rsid w:val="00620849"/>
    <w:rsid w:val="00621223"/>
    <w:rsid w:val="0062159E"/>
    <w:rsid w:val="00621EED"/>
    <w:rsid w:val="0062228D"/>
    <w:rsid w:val="00622296"/>
    <w:rsid w:val="0062233E"/>
    <w:rsid w:val="006227EF"/>
    <w:rsid w:val="006228F0"/>
    <w:rsid w:val="00622A37"/>
    <w:rsid w:val="00622F8F"/>
    <w:rsid w:val="00622FF5"/>
    <w:rsid w:val="00623854"/>
    <w:rsid w:val="00623869"/>
    <w:rsid w:val="0062391A"/>
    <w:rsid w:val="00623ADA"/>
    <w:rsid w:val="00624062"/>
    <w:rsid w:val="00624B59"/>
    <w:rsid w:val="00624BAA"/>
    <w:rsid w:val="00624BFB"/>
    <w:rsid w:val="00625229"/>
    <w:rsid w:val="006255A7"/>
    <w:rsid w:val="006255ED"/>
    <w:rsid w:val="00626062"/>
    <w:rsid w:val="0062684B"/>
    <w:rsid w:val="00626C39"/>
    <w:rsid w:val="00626EE5"/>
    <w:rsid w:val="00627EC7"/>
    <w:rsid w:val="006301BE"/>
    <w:rsid w:val="006301FD"/>
    <w:rsid w:val="00630CF6"/>
    <w:rsid w:val="00630F1D"/>
    <w:rsid w:val="006310A4"/>
    <w:rsid w:val="006315DE"/>
    <w:rsid w:val="00631D24"/>
    <w:rsid w:val="00631D6C"/>
    <w:rsid w:val="006322DE"/>
    <w:rsid w:val="0063234E"/>
    <w:rsid w:val="00632440"/>
    <w:rsid w:val="006325C7"/>
    <w:rsid w:val="00632693"/>
    <w:rsid w:val="0063276C"/>
    <w:rsid w:val="00632FA9"/>
    <w:rsid w:val="00633088"/>
    <w:rsid w:val="00633497"/>
    <w:rsid w:val="00633F83"/>
    <w:rsid w:val="00634229"/>
    <w:rsid w:val="006342AF"/>
    <w:rsid w:val="00634307"/>
    <w:rsid w:val="00634955"/>
    <w:rsid w:val="00634B02"/>
    <w:rsid w:val="00634DC0"/>
    <w:rsid w:val="00634FEE"/>
    <w:rsid w:val="006350CE"/>
    <w:rsid w:val="006351C9"/>
    <w:rsid w:val="006353B6"/>
    <w:rsid w:val="00635804"/>
    <w:rsid w:val="00636461"/>
    <w:rsid w:val="006367BA"/>
    <w:rsid w:val="00636E5B"/>
    <w:rsid w:val="006371B7"/>
    <w:rsid w:val="006374DE"/>
    <w:rsid w:val="0063752F"/>
    <w:rsid w:val="00637561"/>
    <w:rsid w:val="00637585"/>
    <w:rsid w:val="00637FF2"/>
    <w:rsid w:val="0064050D"/>
    <w:rsid w:val="00640D62"/>
    <w:rsid w:val="00640F3B"/>
    <w:rsid w:val="00640FDB"/>
    <w:rsid w:val="00641077"/>
    <w:rsid w:val="006411FB"/>
    <w:rsid w:val="00641678"/>
    <w:rsid w:val="0064179E"/>
    <w:rsid w:val="006418D4"/>
    <w:rsid w:val="00641A95"/>
    <w:rsid w:val="00641AAC"/>
    <w:rsid w:val="00641C00"/>
    <w:rsid w:val="00641D80"/>
    <w:rsid w:val="00641F0D"/>
    <w:rsid w:val="006422A2"/>
    <w:rsid w:val="006425EB"/>
    <w:rsid w:val="00642815"/>
    <w:rsid w:val="006432BF"/>
    <w:rsid w:val="00643483"/>
    <w:rsid w:val="006435B1"/>
    <w:rsid w:val="00643796"/>
    <w:rsid w:val="00643A66"/>
    <w:rsid w:val="00643E2D"/>
    <w:rsid w:val="00644AA0"/>
    <w:rsid w:val="00644E94"/>
    <w:rsid w:val="0064593C"/>
    <w:rsid w:val="006460DE"/>
    <w:rsid w:val="006474CE"/>
    <w:rsid w:val="00647526"/>
    <w:rsid w:val="00647A8A"/>
    <w:rsid w:val="00647AE7"/>
    <w:rsid w:val="00647BB9"/>
    <w:rsid w:val="00647F31"/>
    <w:rsid w:val="00650622"/>
    <w:rsid w:val="006508B3"/>
    <w:rsid w:val="00650962"/>
    <w:rsid w:val="00650EEB"/>
    <w:rsid w:val="006515BE"/>
    <w:rsid w:val="00651B53"/>
    <w:rsid w:val="00651CC5"/>
    <w:rsid w:val="00651CFB"/>
    <w:rsid w:val="00651F24"/>
    <w:rsid w:val="006520AA"/>
    <w:rsid w:val="00653A99"/>
    <w:rsid w:val="00653D84"/>
    <w:rsid w:val="00653D9D"/>
    <w:rsid w:val="00653FCB"/>
    <w:rsid w:val="006540B4"/>
    <w:rsid w:val="00654206"/>
    <w:rsid w:val="00654F4C"/>
    <w:rsid w:val="00655273"/>
    <w:rsid w:val="00655280"/>
    <w:rsid w:val="006552A8"/>
    <w:rsid w:val="0065575A"/>
    <w:rsid w:val="0065589F"/>
    <w:rsid w:val="00655A56"/>
    <w:rsid w:val="00655E30"/>
    <w:rsid w:val="00655ED2"/>
    <w:rsid w:val="0065626F"/>
    <w:rsid w:val="00656C96"/>
    <w:rsid w:val="00656F2F"/>
    <w:rsid w:val="006570E4"/>
    <w:rsid w:val="00657568"/>
    <w:rsid w:val="006579C0"/>
    <w:rsid w:val="00657A3A"/>
    <w:rsid w:val="00657A52"/>
    <w:rsid w:val="00657B49"/>
    <w:rsid w:val="00657B63"/>
    <w:rsid w:val="00660079"/>
    <w:rsid w:val="0066026A"/>
    <w:rsid w:val="0066040B"/>
    <w:rsid w:val="00660632"/>
    <w:rsid w:val="006609A6"/>
    <w:rsid w:val="00660C5B"/>
    <w:rsid w:val="00661182"/>
    <w:rsid w:val="0066123B"/>
    <w:rsid w:val="006613B6"/>
    <w:rsid w:val="00661471"/>
    <w:rsid w:val="0066154B"/>
    <w:rsid w:val="0066157E"/>
    <w:rsid w:val="006619F2"/>
    <w:rsid w:val="00661A91"/>
    <w:rsid w:val="00661B4E"/>
    <w:rsid w:val="00661BAB"/>
    <w:rsid w:val="00662500"/>
    <w:rsid w:val="00662E0A"/>
    <w:rsid w:val="00663174"/>
    <w:rsid w:val="0066347D"/>
    <w:rsid w:val="00663627"/>
    <w:rsid w:val="00663700"/>
    <w:rsid w:val="00663C64"/>
    <w:rsid w:val="00663CBF"/>
    <w:rsid w:val="00663D48"/>
    <w:rsid w:val="00663D74"/>
    <w:rsid w:val="00664039"/>
    <w:rsid w:val="00664061"/>
    <w:rsid w:val="00664085"/>
    <w:rsid w:val="006642EF"/>
    <w:rsid w:val="0066435F"/>
    <w:rsid w:val="006643BB"/>
    <w:rsid w:val="0066461B"/>
    <w:rsid w:val="006646AA"/>
    <w:rsid w:val="006648D5"/>
    <w:rsid w:val="00664DF3"/>
    <w:rsid w:val="00664E25"/>
    <w:rsid w:val="00664EC5"/>
    <w:rsid w:val="00665774"/>
    <w:rsid w:val="00665C75"/>
    <w:rsid w:val="00665F3B"/>
    <w:rsid w:val="00665F61"/>
    <w:rsid w:val="00666105"/>
    <w:rsid w:val="00666459"/>
    <w:rsid w:val="006664EB"/>
    <w:rsid w:val="00666993"/>
    <w:rsid w:val="00666A82"/>
    <w:rsid w:val="00666F48"/>
    <w:rsid w:val="00667112"/>
    <w:rsid w:val="0066719D"/>
    <w:rsid w:val="006672D0"/>
    <w:rsid w:val="00667312"/>
    <w:rsid w:val="0066737D"/>
    <w:rsid w:val="00667400"/>
    <w:rsid w:val="006679CC"/>
    <w:rsid w:val="00667A74"/>
    <w:rsid w:val="006700A1"/>
    <w:rsid w:val="006705C6"/>
    <w:rsid w:val="00670763"/>
    <w:rsid w:val="00670CA5"/>
    <w:rsid w:val="006710D3"/>
    <w:rsid w:val="0067148C"/>
    <w:rsid w:val="00671849"/>
    <w:rsid w:val="00671CD1"/>
    <w:rsid w:val="0067264F"/>
    <w:rsid w:val="0067278D"/>
    <w:rsid w:val="00672B82"/>
    <w:rsid w:val="00672F09"/>
    <w:rsid w:val="00673166"/>
    <w:rsid w:val="00673B49"/>
    <w:rsid w:val="00674319"/>
    <w:rsid w:val="006744A7"/>
    <w:rsid w:val="00674BD1"/>
    <w:rsid w:val="00674CE5"/>
    <w:rsid w:val="00674E54"/>
    <w:rsid w:val="00674FE4"/>
    <w:rsid w:val="006750EC"/>
    <w:rsid w:val="006751C0"/>
    <w:rsid w:val="006754A1"/>
    <w:rsid w:val="0067558B"/>
    <w:rsid w:val="006765F4"/>
    <w:rsid w:val="00676EFE"/>
    <w:rsid w:val="006771FF"/>
    <w:rsid w:val="00677264"/>
    <w:rsid w:val="00677300"/>
    <w:rsid w:val="006773EC"/>
    <w:rsid w:val="0067747C"/>
    <w:rsid w:val="00677C09"/>
    <w:rsid w:val="00680055"/>
    <w:rsid w:val="006801A1"/>
    <w:rsid w:val="0068030E"/>
    <w:rsid w:val="00680684"/>
    <w:rsid w:val="006807B7"/>
    <w:rsid w:val="006809BD"/>
    <w:rsid w:val="00680D67"/>
    <w:rsid w:val="00681061"/>
    <w:rsid w:val="006810DA"/>
    <w:rsid w:val="00681526"/>
    <w:rsid w:val="006816E6"/>
    <w:rsid w:val="006819FC"/>
    <w:rsid w:val="00681A56"/>
    <w:rsid w:val="00682249"/>
    <w:rsid w:val="00682496"/>
    <w:rsid w:val="00682821"/>
    <w:rsid w:val="0068295F"/>
    <w:rsid w:val="00682978"/>
    <w:rsid w:val="00682B6F"/>
    <w:rsid w:val="00683043"/>
    <w:rsid w:val="006831E3"/>
    <w:rsid w:val="006832B4"/>
    <w:rsid w:val="006834DF"/>
    <w:rsid w:val="006837FA"/>
    <w:rsid w:val="0068394D"/>
    <w:rsid w:val="00683A63"/>
    <w:rsid w:val="00683A82"/>
    <w:rsid w:val="00683C7F"/>
    <w:rsid w:val="00683CD3"/>
    <w:rsid w:val="00683D40"/>
    <w:rsid w:val="006842CC"/>
    <w:rsid w:val="00686006"/>
    <w:rsid w:val="00686473"/>
    <w:rsid w:val="006867DD"/>
    <w:rsid w:val="0068692F"/>
    <w:rsid w:val="006869B7"/>
    <w:rsid w:val="00686A6B"/>
    <w:rsid w:val="00686CB6"/>
    <w:rsid w:val="00686D67"/>
    <w:rsid w:val="00687073"/>
    <w:rsid w:val="006870F5"/>
    <w:rsid w:val="0068765F"/>
    <w:rsid w:val="0069015D"/>
    <w:rsid w:val="00690198"/>
    <w:rsid w:val="00690B9B"/>
    <w:rsid w:val="00690D65"/>
    <w:rsid w:val="00691774"/>
    <w:rsid w:val="0069188E"/>
    <w:rsid w:val="00691C24"/>
    <w:rsid w:val="00691DAF"/>
    <w:rsid w:val="006921D8"/>
    <w:rsid w:val="00692210"/>
    <w:rsid w:val="0069276B"/>
    <w:rsid w:val="006931CB"/>
    <w:rsid w:val="00693A85"/>
    <w:rsid w:val="00693BF8"/>
    <w:rsid w:val="00693FB3"/>
    <w:rsid w:val="00694343"/>
    <w:rsid w:val="0069468E"/>
    <w:rsid w:val="006946DF"/>
    <w:rsid w:val="00694806"/>
    <w:rsid w:val="00694D41"/>
    <w:rsid w:val="00694F02"/>
    <w:rsid w:val="00694F47"/>
    <w:rsid w:val="006955F7"/>
    <w:rsid w:val="00695757"/>
    <w:rsid w:val="0069576D"/>
    <w:rsid w:val="00695E91"/>
    <w:rsid w:val="006961A6"/>
    <w:rsid w:val="006963F9"/>
    <w:rsid w:val="00696A52"/>
    <w:rsid w:val="006970EC"/>
    <w:rsid w:val="0069710C"/>
    <w:rsid w:val="00697192"/>
    <w:rsid w:val="006972C1"/>
    <w:rsid w:val="006979EB"/>
    <w:rsid w:val="00697C23"/>
    <w:rsid w:val="00697C71"/>
    <w:rsid w:val="006A0058"/>
    <w:rsid w:val="006A0839"/>
    <w:rsid w:val="006A097A"/>
    <w:rsid w:val="006A0BB3"/>
    <w:rsid w:val="006A0D6F"/>
    <w:rsid w:val="006A148A"/>
    <w:rsid w:val="006A168E"/>
    <w:rsid w:val="006A1C4B"/>
    <w:rsid w:val="006A1D3C"/>
    <w:rsid w:val="006A1D65"/>
    <w:rsid w:val="006A2508"/>
    <w:rsid w:val="006A2D28"/>
    <w:rsid w:val="006A2ECC"/>
    <w:rsid w:val="006A3869"/>
    <w:rsid w:val="006A3FD8"/>
    <w:rsid w:val="006A44D0"/>
    <w:rsid w:val="006A4870"/>
    <w:rsid w:val="006A4EA3"/>
    <w:rsid w:val="006A4EBE"/>
    <w:rsid w:val="006A5477"/>
    <w:rsid w:val="006A565B"/>
    <w:rsid w:val="006A5906"/>
    <w:rsid w:val="006A5991"/>
    <w:rsid w:val="006A5AE9"/>
    <w:rsid w:val="006A5E99"/>
    <w:rsid w:val="006A60CB"/>
    <w:rsid w:val="006A662C"/>
    <w:rsid w:val="006A6672"/>
    <w:rsid w:val="006A6B45"/>
    <w:rsid w:val="006A75AC"/>
    <w:rsid w:val="006A7918"/>
    <w:rsid w:val="006A7CD9"/>
    <w:rsid w:val="006B0768"/>
    <w:rsid w:val="006B0954"/>
    <w:rsid w:val="006B0F72"/>
    <w:rsid w:val="006B0FCE"/>
    <w:rsid w:val="006B1497"/>
    <w:rsid w:val="006B1535"/>
    <w:rsid w:val="006B15DA"/>
    <w:rsid w:val="006B16CF"/>
    <w:rsid w:val="006B1852"/>
    <w:rsid w:val="006B196B"/>
    <w:rsid w:val="006B1B52"/>
    <w:rsid w:val="006B1CB4"/>
    <w:rsid w:val="006B1F2A"/>
    <w:rsid w:val="006B1FA6"/>
    <w:rsid w:val="006B2773"/>
    <w:rsid w:val="006B279F"/>
    <w:rsid w:val="006B293C"/>
    <w:rsid w:val="006B2B40"/>
    <w:rsid w:val="006B2CD6"/>
    <w:rsid w:val="006B334C"/>
    <w:rsid w:val="006B3553"/>
    <w:rsid w:val="006B3ECE"/>
    <w:rsid w:val="006B3F81"/>
    <w:rsid w:val="006B41CC"/>
    <w:rsid w:val="006B4296"/>
    <w:rsid w:val="006B4564"/>
    <w:rsid w:val="006B4894"/>
    <w:rsid w:val="006B49B6"/>
    <w:rsid w:val="006B4C21"/>
    <w:rsid w:val="006B4F30"/>
    <w:rsid w:val="006B4F78"/>
    <w:rsid w:val="006B4F93"/>
    <w:rsid w:val="006B4F9F"/>
    <w:rsid w:val="006B54DF"/>
    <w:rsid w:val="006B55E4"/>
    <w:rsid w:val="006B5887"/>
    <w:rsid w:val="006B5CD8"/>
    <w:rsid w:val="006B61FC"/>
    <w:rsid w:val="006B6AB9"/>
    <w:rsid w:val="006B6CAB"/>
    <w:rsid w:val="006B6D3D"/>
    <w:rsid w:val="006B7135"/>
    <w:rsid w:val="006B7716"/>
    <w:rsid w:val="006B7808"/>
    <w:rsid w:val="006B7814"/>
    <w:rsid w:val="006B7830"/>
    <w:rsid w:val="006B7988"/>
    <w:rsid w:val="006B7B77"/>
    <w:rsid w:val="006B7CD4"/>
    <w:rsid w:val="006B7F45"/>
    <w:rsid w:val="006C07AD"/>
    <w:rsid w:val="006C0EF1"/>
    <w:rsid w:val="006C11AD"/>
    <w:rsid w:val="006C12ED"/>
    <w:rsid w:val="006C1457"/>
    <w:rsid w:val="006C14ED"/>
    <w:rsid w:val="006C180E"/>
    <w:rsid w:val="006C18CD"/>
    <w:rsid w:val="006C198D"/>
    <w:rsid w:val="006C1D80"/>
    <w:rsid w:val="006C222D"/>
    <w:rsid w:val="006C2549"/>
    <w:rsid w:val="006C25C3"/>
    <w:rsid w:val="006C2883"/>
    <w:rsid w:val="006C2B42"/>
    <w:rsid w:val="006C3190"/>
    <w:rsid w:val="006C35D9"/>
    <w:rsid w:val="006C4549"/>
    <w:rsid w:val="006C467A"/>
    <w:rsid w:val="006C48FA"/>
    <w:rsid w:val="006C499E"/>
    <w:rsid w:val="006C4C27"/>
    <w:rsid w:val="006C4CC1"/>
    <w:rsid w:val="006C4E36"/>
    <w:rsid w:val="006C5490"/>
    <w:rsid w:val="006C54F5"/>
    <w:rsid w:val="006C5522"/>
    <w:rsid w:val="006C59D4"/>
    <w:rsid w:val="006C5A3D"/>
    <w:rsid w:val="006C5B9F"/>
    <w:rsid w:val="006C604F"/>
    <w:rsid w:val="006C6069"/>
    <w:rsid w:val="006C6458"/>
    <w:rsid w:val="006C65B3"/>
    <w:rsid w:val="006C669A"/>
    <w:rsid w:val="006C6AAD"/>
    <w:rsid w:val="006C6AB8"/>
    <w:rsid w:val="006C6FE3"/>
    <w:rsid w:val="006C71B2"/>
    <w:rsid w:val="006C751D"/>
    <w:rsid w:val="006C77E6"/>
    <w:rsid w:val="006C7BC2"/>
    <w:rsid w:val="006C7BED"/>
    <w:rsid w:val="006D0044"/>
    <w:rsid w:val="006D0C12"/>
    <w:rsid w:val="006D0CA1"/>
    <w:rsid w:val="006D0E14"/>
    <w:rsid w:val="006D0F81"/>
    <w:rsid w:val="006D119D"/>
    <w:rsid w:val="006D11D4"/>
    <w:rsid w:val="006D1E85"/>
    <w:rsid w:val="006D24D6"/>
    <w:rsid w:val="006D2E87"/>
    <w:rsid w:val="006D2F67"/>
    <w:rsid w:val="006D304D"/>
    <w:rsid w:val="006D34D6"/>
    <w:rsid w:val="006D351B"/>
    <w:rsid w:val="006D3573"/>
    <w:rsid w:val="006D3B53"/>
    <w:rsid w:val="006D4265"/>
    <w:rsid w:val="006D4300"/>
    <w:rsid w:val="006D46E3"/>
    <w:rsid w:val="006D476A"/>
    <w:rsid w:val="006D4AA8"/>
    <w:rsid w:val="006D5306"/>
    <w:rsid w:val="006D5493"/>
    <w:rsid w:val="006D55A3"/>
    <w:rsid w:val="006D55D1"/>
    <w:rsid w:val="006D56AF"/>
    <w:rsid w:val="006D5BB4"/>
    <w:rsid w:val="006D5C25"/>
    <w:rsid w:val="006D6197"/>
    <w:rsid w:val="006D68FB"/>
    <w:rsid w:val="006D69D6"/>
    <w:rsid w:val="006D6BA4"/>
    <w:rsid w:val="006D6C0A"/>
    <w:rsid w:val="006D721D"/>
    <w:rsid w:val="006D7244"/>
    <w:rsid w:val="006D7732"/>
    <w:rsid w:val="006D77BD"/>
    <w:rsid w:val="006D7A30"/>
    <w:rsid w:val="006D7A59"/>
    <w:rsid w:val="006D7CE8"/>
    <w:rsid w:val="006E0315"/>
    <w:rsid w:val="006E0660"/>
    <w:rsid w:val="006E0735"/>
    <w:rsid w:val="006E07E0"/>
    <w:rsid w:val="006E0B6A"/>
    <w:rsid w:val="006E0E53"/>
    <w:rsid w:val="006E1640"/>
    <w:rsid w:val="006E17E1"/>
    <w:rsid w:val="006E1993"/>
    <w:rsid w:val="006E1A01"/>
    <w:rsid w:val="006E1A28"/>
    <w:rsid w:val="006E1ADE"/>
    <w:rsid w:val="006E1CC6"/>
    <w:rsid w:val="006E1DBA"/>
    <w:rsid w:val="006E27BC"/>
    <w:rsid w:val="006E2F59"/>
    <w:rsid w:val="006E3020"/>
    <w:rsid w:val="006E3211"/>
    <w:rsid w:val="006E3988"/>
    <w:rsid w:val="006E3F06"/>
    <w:rsid w:val="006E3F47"/>
    <w:rsid w:val="006E4B0B"/>
    <w:rsid w:val="006E4BA9"/>
    <w:rsid w:val="006E4BBC"/>
    <w:rsid w:val="006E4F06"/>
    <w:rsid w:val="006E52C9"/>
    <w:rsid w:val="006E54C0"/>
    <w:rsid w:val="006E55E0"/>
    <w:rsid w:val="006E5685"/>
    <w:rsid w:val="006E58EA"/>
    <w:rsid w:val="006E5950"/>
    <w:rsid w:val="006E5F33"/>
    <w:rsid w:val="006E649C"/>
    <w:rsid w:val="006E65B2"/>
    <w:rsid w:val="006E6B66"/>
    <w:rsid w:val="006E6C1F"/>
    <w:rsid w:val="006E6F35"/>
    <w:rsid w:val="006E71BA"/>
    <w:rsid w:val="006E754B"/>
    <w:rsid w:val="006E7633"/>
    <w:rsid w:val="006E77B8"/>
    <w:rsid w:val="006E780E"/>
    <w:rsid w:val="006F003D"/>
    <w:rsid w:val="006F025F"/>
    <w:rsid w:val="006F0A04"/>
    <w:rsid w:val="006F0ABC"/>
    <w:rsid w:val="006F0CF4"/>
    <w:rsid w:val="006F0DEF"/>
    <w:rsid w:val="006F0E5A"/>
    <w:rsid w:val="006F0F26"/>
    <w:rsid w:val="006F1342"/>
    <w:rsid w:val="006F1459"/>
    <w:rsid w:val="006F1A4C"/>
    <w:rsid w:val="006F1C85"/>
    <w:rsid w:val="006F1F24"/>
    <w:rsid w:val="006F2307"/>
    <w:rsid w:val="006F27BC"/>
    <w:rsid w:val="006F2860"/>
    <w:rsid w:val="006F291A"/>
    <w:rsid w:val="006F2A06"/>
    <w:rsid w:val="006F2D07"/>
    <w:rsid w:val="006F371B"/>
    <w:rsid w:val="006F3B66"/>
    <w:rsid w:val="006F3C4F"/>
    <w:rsid w:val="006F3D30"/>
    <w:rsid w:val="006F3E32"/>
    <w:rsid w:val="006F3F5A"/>
    <w:rsid w:val="006F40DD"/>
    <w:rsid w:val="006F4342"/>
    <w:rsid w:val="006F447F"/>
    <w:rsid w:val="006F4622"/>
    <w:rsid w:val="006F48B3"/>
    <w:rsid w:val="006F4C5C"/>
    <w:rsid w:val="006F4D3D"/>
    <w:rsid w:val="006F4E45"/>
    <w:rsid w:val="006F5113"/>
    <w:rsid w:val="006F57C0"/>
    <w:rsid w:val="006F5C10"/>
    <w:rsid w:val="006F5FE2"/>
    <w:rsid w:val="006F6168"/>
    <w:rsid w:val="006F6FC4"/>
    <w:rsid w:val="006F748B"/>
    <w:rsid w:val="006F757F"/>
    <w:rsid w:val="006F7703"/>
    <w:rsid w:val="006F7AA7"/>
    <w:rsid w:val="006F7F3B"/>
    <w:rsid w:val="0070001C"/>
    <w:rsid w:val="00700332"/>
    <w:rsid w:val="00700556"/>
    <w:rsid w:val="00700670"/>
    <w:rsid w:val="00700B08"/>
    <w:rsid w:val="007013EF"/>
    <w:rsid w:val="007019BC"/>
    <w:rsid w:val="00701A1C"/>
    <w:rsid w:val="00701A37"/>
    <w:rsid w:val="00701E04"/>
    <w:rsid w:val="00702178"/>
    <w:rsid w:val="007022D6"/>
    <w:rsid w:val="007026D4"/>
    <w:rsid w:val="007026FD"/>
    <w:rsid w:val="00702807"/>
    <w:rsid w:val="007029EF"/>
    <w:rsid w:val="00702E10"/>
    <w:rsid w:val="00703260"/>
    <w:rsid w:val="007034C4"/>
    <w:rsid w:val="007038DA"/>
    <w:rsid w:val="00703C4B"/>
    <w:rsid w:val="007040F5"/>
    <w:rsid w:val="00704622"/>
    <w:rsid w:val="00704778"/>
    <w:rsid w:val="00704ADB"/>
    <w:rsid w:val="00704B15"/>
    <w:rsid w:val="00704FD9"/>
    <w:rsid w:val="0070525E"/>
    <w:rsid w:val="007052BD"/>
    <w:rsid w:val="00705484"/>
    <w:rsid w:val="00705498"/>
    <w:rsid w:val="007055F3"/>
    <w:rsid w:val="007055FD"/>
    <w:rsid w:val="00705CE9"/>
    <w:rsid w:val="00705D88"/>
    <w:rsid w:val="0070664E"/>
    <w:rsid w:val="007066AC"/>
    <w:rsid w:val="00707098"/>
    <w:rsid w:val="007070E5"/>
    <w:rsid w:val="00707119"/>
    <w:rsid w:val="007076AD"/>
    <w:rsid w:val="007077FC"/>
    <w:rsid w:val="007104FD"/>
    <w:rsid w:val="00710E6A"/>
    <w:rsid w:val="00711175"/>
    <w:rsid w:val="0071142F"/>
    <w:rsid w:val="00711438"/>
    <w:rsid w:val="00711550"/>
    <w:rsid w:val="007116E5"/>
    <w:rsid w:val="007118F7"/>
    <w:rsid w:val="00711B89"/>
    <w:rsid w:val="00711FE7"/>
    <w:rsid w:val="00712066"/>
    <w:rsid w:val="0071217A"/>
    <w:rsid w:val="00712425"/>
    <w:rsid w:val="00712564"/>
    <w:rsid w:val="0071259E"/>
    <w:rsid w:val="00712BC7"/>
    <w:rsid w:val="00712BC8"/>
    <w:rsid w:val="00712DC6"/>
    <w:rsid w:val="00712E9F"/>
    <w:rsid w:val="007132F3"/>
    <w:rsid w:val="007138AF"/>
    <w:rsid w:val="007138B1"/>
    <w:rsid w:val="00713A11"/>
    <w:rsid w:val="00714061"/>
    <w:rsid w:val="00714070"/>
    <w:rsid w:val="0071431C"/>
    <w:rsid w:val="007147A2"/>
    <w:rsid w:val="00714864"/>
    <w:rsid w:val="00714BF5"/>
    <w:rsid w:val="00714E6E"/>
    <w:rsid w:val="007151A8"/>
    <w:rsid w:val="007153D2"/>
    <w:rsid w:val="00715426"/>
    <w:rsid w:val="007155B4"/>
    <w:rsid w:val="007155E7"/>
    <w:rsid w:val="0071586B"/>
    <w:rsid w:val="007159DC"/>
    <w:rsid w:val="00715A97"/>
    <w:rsid w:val="00715B36"/>
    <w:rsid w:val="00715C13"/>
    <w:rsid w:val="00715C74"/>
    <w:rsid w:val="007160A0"/>
    <w:rsid w:val="00716194"/>
    <w:rsid w:val="00716384"/>
    <w:rsid w:val="0071690E"/>
    <w:rsid w:val="00716B30"/>
    <w:rsid w:val="00716E2B"/>
    <w:rsid w:val="007174E6"/>
    <w:rsid w:val="00717D90"/>
    <w:rsid w:val="00717F02"/>
    <w:rsid w:val="00720172"/>
    <w:rsid w:val="00720A0C"/>
    <w:rsid w:val="00720DA9"/>
    <w:rsid w:val="00720E9C"/>
    <w:rsid w:val="00721244"/>
    <w:rsid w:val="00721398"/>
    <w:rsid w:val="0072235F"/>
    <w:rsid w:val="007225CA"/>
    <w:rsid w:val="00722625"/>
    <w:rsid w:val="00722C2E"/>
    <w:rsid w:val="00722CEE"/>
    <w:rsid w:val="00722EDB"/>
    <w:rsid w:val="00722F68"/>
    <w:rsid w:val="00723424"/>
    <w:rsid w:val="0072384B"/>
    <w:rsid w:val="007239C7"/>
    <w:rsid w:val="00723D22"/>
    <w:rsid w:val="00723DD4"/>
    <w:rsid w:val="00723F4A"/>
    <w:rsid w:val="0072433A"/>
    <w:rsid w:val="00724851"/>
    <w:rsid w:val="00724A1B"/>
    <w:rsid w:val="00724BE9"/>
    <w:rsid w:val="00724BF5"/>
    <w:rsid w:val="00724D66"/>
    <w:rsid w:val="00724D81"/>
    <w:rsid w:val="00724E32"/>
    <w:rsid w:val="00724F95"/>
    <w:rsid w:val="00725121"/>
    <w:rsid w:val="007251A9"/>
    <w:rsid w:val="007251E0"/>
    <w:rsid w:val="00725294"/>
    <w:rsid w:val="007252EC"/>
    <w:rsid w:val="0072534F"/>
    <w:rsid w:val="00726CD6"/>
    <w:rsid w:val="00727534"/>
    <w:rsid w:val="00727C0B"/>
    <w:rsid w:val="00727F5E"/>
    <w:rsid w:val="00730261"/>
    <w:rsid w:val="00730AE2"/>
    <w:rsid w:val="00730C29"/>
    <w:rsid w:val="007312A7"/>
    <w:rsid w:val="00731B8F"/>
    <w:rsid w:val="00731EAA"/>
    <w:rsid w:val="00732186"/>
    <w:rsid w:val="00732279"/>
    <w:rsid w:val="00732687"/>
    <w:rsid w:val="00732711"/>
    <w:rsid w:val="00732756"/>
    <w:rsid w:val="00732834"/>
    <w:rsid w:val="00732A19"/>
    <w:rsid w:val="00732DA6"/>
    <w:rsid w:val="0073337B"/>
    <w:rsid w:val="00733949"/>
    <w:rsid w:val="007339AD"/>
    <w:rsid w:val="00733FE0"/>
    <w:rsid w:val="0073408B"/>
    <w:rsid w:val="007346E1"/>
    <w:rsid w:val="0073480F"/>
    <w:rsid w:val="00734BAF"/>
    <w:rsid w:val="00734BD8"/>
    <w:rsid w:val="00734C46"/>
    <w:rsid w:val="00734E2A"/>
    <w:rsid w:val="00734E9D"/>
    <w:rsid w:val="00734EAF"/>
    <w:rsid w:val="00734EDA"/>
    <w:rsid w:val="0073501D"/>
    <w:rsid w:val="007351B2"/>
    <w:rsid w:val="00735A88"/>
    <w:rsid w:val="00735B44"/>
    <w:rsid w:val="00735BE6"/>
    <w:rsid w:val="00735BEF"/>
    <w:rsid w:val="00735F2B"/>
    <w:rsid w:val="00736318"/>
    <w:rsid w:val="0073667F"/>
    <w:rsid w:val="0073675E"/>
    <w:rsid w:val="007367FE"/>
    <w:rsid w:val="00736D81"/>
    <w:rsid w:val="00737517"/>
    <w:rsid w:val="00737DF8"/>
    <w:rsid w:val="00737E73"/>
    <w:rsid w:val="00740080"/>
    <w:rsid w:val="00740154"/>
    <w:rsid w:val="007401C9"/>
    <w:rsid w:val="00740209"/>
    <w:rsid w:val="0074060F"/>
    <w:rsid w:val="0074062A"/>
    <w:rsid w:val="007406C1"/>
    <w:rsid w:val="007409DF"/>
    <w:rsid w:val="00740A08"/>
    <w:rsid w:val="00740E88"/>
    <w:rsid w:val="00740F2F"/>
    <w:rsid w:val="00741045"/>
    <w:rsid w:val="00741529"/>
    <w:rsid w:val="007418B5"/>
    <w:rsid w:val="007424A0"/>
    <w:rsid w:val="00742696"/>
    <w:rsid w:val="00742876"/>
    <w:rsid w:val="00742EEA"/>
    <w:rsid w:val="00743222"/>
    <w:rsid w:val="007435BB"/>
    <w:rsid w:val="007437A8"/>
    <w:rsid w:val="00743EC3"/>
    <w:rsid w:val="00744168"/>
    <w:rsid w:val="007443BA"/>
    <w:rsid w:val="007444CD"/>
    <w:rsid w:val="00744665"/>
    <w:rsid w:val="00744718"/>
    <w:rsid w:val="0074478E"/>
    <w:rsid w:val="00744E5A"/>
    <w:rsid w:val="00745655"/>
    <w:rsid w:val="0074573C"/>
    <w:rsid w:val="00745798"/>
    <w:rsid w:val="00745DB0"/>
    <w:rsid w:val="00745DBF"/>
    <w:rsid w:val="00745E77"/>
    <w:rsid w:val="00746039"/>
    <w:rsid w:val="00746438"/>
    <w:rsid w:val="0074645A"/>
    <w:rsid w:val="0074689C"/>
    <w:rsid w:val="00746B78"/>
    <w:rsid w:val="00747BF0"/>
    <w:rsid w:val="00747EC1"/>
    <w:rsid w:val="00747F23"/>
    <w:rsid w:val="00750758"/>
    <w:rsid w:val="00750832"/>
    <w:rsid w:val="00750CAE"/>
    <w:rsid w:val="00750F7B"/>
    <w:rsid w:val="007512CF"/>
    <w:rsid w:val="007513E5"/>
    <w:rsid w:val="0075141F"/>
    <w:rsid w:val="00751A8A"/>
    <w:rsid w:val="00751BB9"/>
    <w:rsid w:val="00751CA5"/>
    <w:rsid w:val="00751DD0"/>
    <w:rsid w:val="007526B7"/>
    <w:rsid w:val="00752812"/>
    <w:rsid w:val="007529AA"/>
    <w:rsid w:val="00752B85"/>
    <w:rsid w:val="00752F62"/>
    <w:rsid w:val="007531A2"/>
    <w:rsid w:val="007531B4"/>
    <w:rsid w:val="007531F1"/>
    <w:rsid w:val="00753439"/>
    <w:rsid w:val="00753484"/>
    <w:rsid w:val="0075355B"/>
    <w:rsid w:val="00753C06"/>
    <w:rsid w:val="00753C6D"/>
    <w:rsid w:val="00753DB4"/>
    <w:rsid w:val="00753ECB"/>
    <w:rsid w:val="00753F4D"/>
    <w:rsid w:val="0075413B"/>
    <w:rsid w:val="0075426C"/>
    <w:rsid w:val="00754655"/>
    <w:rsid w:val="007547F8"/>
    <w:rsid w:val="00754863"/>
    <w:rsid w:val="007548ED"/>
    <w:rsid w:val="007555CD"/>
    <w:rsid w:val="0075584A"/>
    <w:rsid w:val="00755910"/>
    <w:rsid w:val="00755B1B"/>
    <w:rsid w:val="0075648A"/>
    <w:rsid w:val="007566FA"/>
    <w:rsid w:val="00756A8C"/>
    <w:rsid w:val="00756AB7"/>
    <w:rsid w:val="0075719E"/>
    <w:rsid w:val="00757A80"/>
    <w:rsid w:val="00757C44"/>
    <w:rsid w:val="00757D28"/>
    <w:rsid w:val="007602C8"/>
    <w:rsid w:val="0076031C"/>
    <w:rsid w:val="0076048A"/>
    <w:rsid w:val="00760A49"/>
    <w:rsid w:val="00761321"/>
    <w:rsid w:val="007615E6"/>
    <w:rsid w:val="00761E54"/>
    <w:rsid w:val="00761FCD"/>
    <w:rsid w:val="0076215A"/>
    <w:rsid w:val="0076215F"/>
    <w:rsid w:val="0076262E"/>
    <w:rsid w:val="00762A14"/>
    <w:rsid w:val="00762BA8"/>
    <w:rsid w:val="00762D5A"/>
    <w:rsid w:val="007632F7"/>
    <w:rsid w:val="0076385D"/>
    <w:rsid w:val="00763A42"/>
    <w:rsid w:val="00763C08"/>
    <w:rsid w:val="00764762"/>
    <w:rsid w:val="00764C25"/>
    <w:rsid w:val="00764E2A"/>
    <w:rsid w:val="00765275"/>
    <w:rsid w:val="007652DC"/>
    <w:rsid w:val="00765570"/>
    <w:rsid w:val="0076581A"/>
    <w:rsid w:val="00765E4F"/>
    <w:rsid w:val="00765E5D"/>
    <w:rsid w:val="00766583"/>
    <w:rsid w:val="007670CB"/>
    <w:rsid w:val="00767515"/>
    <w:rsid w:val="007678CE"/>
    <w:rsid w:val="00767C91"/>
    <w:rsid w:val="00770C1C"/>
    <w:rsid w:val="00770CFC"/>
    <w:rsid w:val="00770E09"/>
    <w:rsid w:val="00770F29"/>
    <w:rsid w:val="00770F93"/>
    <w:rsid w:val="00771685"/>
    <w:rsid w:val="00771750"/>
    <w:rsid w:val="007720AE"/>
    <w:rsid w:val="00772325"/>
    <w:rsid w:val="00772326"/>
    <w:rsid w:val="007724AC"/>
    <w:rsid w:val="007725EB"/>
    <w:rsid w:val="00772786"/>
    <w:rsid w:val="00772A07"/>
    <w:rsid w:val="00773A41"/>
    <w:rsid w:val="00773FF4"/>
    <w:rsid w:val="00774114"/>
    <w:rsid w:val="00774352"/>
    <w:rsid w:val="00774416"/>
    <w:rsid w:val="00774688"/>
    <w:rsid w:val="0077527B"/>
    <w:rsid w:val="0077547C"/>
    <w:rsid w:val="0077563F"/>
    <w:rsid w:val="00775B9C"/>
    <w:rsid w:val="00775BBD"/>
    <w:rsid w:val="00776133"/>
    <w:rsid w:val="00776FFD"/>
    <w:rsid w:val="00777230"/>
    <w:rsid w:val="00777513"/>
    <w:rsid w:val="00777541"/>
    <w:rsid w:val="007776D1"/>
    <w:rsid w:val="00777922"/>
    <w:rsid w:val="00777F11"/>
    <w:rsid w:val="0078000E"/>
    <w:rsid w:val="00780851"/>
    <w:rsid w:val="00780C20"/>
    <w:rsid w:val="00780D23"/>
    <w:rsid w:val="0078108F"/>
    <w:rsid w:val="00781774"/>
    <w:rsid w:val="00781BBF"/>
    <w:rsid w:val="00781BC8"/>
    <w:rsid w:val="00781D89"/>
    <w:rsid w:val="00781FCE"/>
    <w:rsid w:val="00782147"/>
    <w:rsid w:val="007821E1"/>
    <w:rsid w:val="0078220D"/>
    <w:rsid w:val="0078263D"/>
    <w:rsid w:val="00782BE4"/>
    <w:rsid w:val="00782F03"/>
    <w:rsid w:val="0078322E"/>
    <w:rsid w:val="007836F3"/>
    <w:rsid w:val="0078385A"/>
    <w:rsid w:val="00783BF5"/>
    <w:rsid w:val="00783C65"/>
    <w:rsid w:val="00784459"/>
    <w:rsid w:val="00784C88"/>
    <w:rsid w:val="007853CE"/>
    <w:rsid w:val="007859C2"/>
    <w:rsid w:val="0078626B"/>
    <w:rsid w:val="007863D0"/>
    <w:rsid w:val="00786472"/>
    <w:rsid w:val="00786957"/>
    <w:rsid w:val="0078695B"/>
    <w:rsid w:val="00786A7D"/>
    <w:rsid w:val="00786E0C"/>
    <w:rsid w:val="00787B21"/>
    <w:rsid w:val="00787C9F"/>
    <w:rsid w:val="007901EB"/>
    <w:rsid w:val="00790232"/>
    <w:rsid w:val="007902BC"/>
    <w:rsid w:val="007904E5"/>
    <w:rsid w:val="00790720"/>
    <w:rsid w:val="00790825"/>
    <w:rsid w:val="00790C0C"/>
    <w:rsid w:val="00790CE2"/>
    <w:rsid w:val="0079131C"/>
    <w:rsid w:val="007918F6"/>
    <w:rsid w:val="00791AB3"/>
    <w:rsid w:val="00791B68"/>
    <w:rsid w:val="00791EAD"/>
    <w:rsid w:val="00792687"/>
    <w:rsid w:val="00792B8F"/>
    <w:rsid w:val="00793075"/>
    <w:rsid w:val="00793407"/>
    <w:rsid w:val="00793419"/>
    <w:rsid w:val="00793756"/>
    <w:rsid w:val="0079394F"/>
    <w:rsid w:val="00793C1B"/>
    <w:rsid w:val="00793DD2"/>
    <w:rsid w:val="007940B7"/>
    <w:rsid w:val="007940EE"/>
    <w:rsid w:val="00794745"/>
    <w:rsid w:val="007949A4"/>
    <w:rsid w:val="00794D8E"/>
    <w:rsid w:val="0079563A"/>
    <w:rsid w:val="0079570B"/>
    <w:rsid w:val="0079596F"/>
    <w:rsid w:val="007967B8"/>
    <w:rsid w:val="00796CD2"/>
    <w:rsid w:val="00797116"/>
    <w:rsid w:val="00797774"/>
    <w:rsid w:val="00797C21"/>
    <w:rsid w:val="007A0261"/>
    <w:rsid w:val="007A0B3E"/>
    <w:rsid w:val="007A0CC7"/>
    <w:rsid w:val="007A0D9D"/>
    <w:rsid w:val="007A11DF"/>
    <w:rsid w:val="007A12BE"/>
    <w:rsid w:val="007A12EC"/>
    <w:rsid w:val="007A13FD"/>
    <w:rsid w:val="007A16FA"/>
    <w:rsid w:val="007A1789"/>
    <w:rsid w:val="007A17E0"/>
    <w:rsid w:val="007A1E42"/>
    <w:rsid w:val="007A2092"/>
    <w:rsid w:val="007A2581"/>
    <w:rsid w:val="007A2599"/>
    <w:rsid w:val="007A2BD3"/>
    <w:rsid w:val="007A2EC5"/>
    <w:rsid w:val="007A31D7"/>
    <w:rsid w:val="007A38B2"/>
    <w:rsid w:val="007A3903"/>
    <w:rsid w:val="007A3D90"/>
    <w:rsid w:val="007A407B"/>
    <w:rsid w:val="007A44A9"/>
    <w:rsid w:val="007A4517"/>
    <w:rsid w:val="007A499D"/>
    <w:rsid w:val="007A4B31"/>
    <w:rsid w:val="007A4DEE"/>
    <w:rsid w:val="007A4F5D"/>
    <w:rsid w:val="007A515D"/>
    <w:rsid w:val="007A5932"/>
    <w:rsid w:val="007A5B19"/>
    <w:rsid w:val="007A6150"/>
    <w:rsid w:val="007A61B1"/>
    <w:rsid w:val="007A63EC"/>
    <w:rsid w:val="007A671C"/>
    <w:rsid w:val="007A68B2"/>
    <w:rsid w:val="007A69C4"/>
    <w:rsid w:val="007A6E4A"/>
    <w:rsid w:val="007A6FFB"/>
    <w:rsid w:val="007A735A"/>
    <w:rsid w:val="007A758F"/>
    <w:rsid w:val="007A7852"/>
    <w:rsid w:val="007A7ACE"/>
    <w:rsid w:val="007A7B89"/>
    <w:rsid w:val="007B0055"/>
    <w:rsid w:val="007B088D"/>
    <w:rsid w:val="007B0B1C"/>
    <w:rsid w:val="007B0E71"/>
    <w:rsid w:val="007B1104"/>
    <w:rsid w:val="007B1364"/>
    <w:rsid w:val="007B16C0"/>
    <w:rsid w:val="007B1D5F"/>
    <w:rsid w:val="007B1E6A"/>
    <w:rsid w:val="007B2844"/>
    <w:rsid w:val="007B2CE7"/>
    <w:rsid w:val="007B2EF7"/>
    <w:rsid w:val="007B3F0A"/>
    <w:rsid w:val="007B4539"/>
    <w:rsid w:val="007B4667"/>
    <w:rsid w:val="007B4668"/>
    <w:rsid w:val="007B494F"/>
    <w:rsid w:val="007B50CE"/>
    <w:rsid w:val="007B5204"/>
    <w:rsid w:val="007B53FA"/>
    <w:rsid w:val="007B554D"/>
    <w:rsid w:val="007B56B2"/>
    <w:rsid w:val="007B576E"/>
    <w:rsid w:val="007B5933"/>
    <w:rsid w:val="007B5F34"/>
    <w:rsid w:val="007B5FFF"/>
    <w:rsid w:val="007B6017"/>
    <w:rsid w:val="007B61F5"/>
    <w:rsid w:val="007B621E"/>
    <w:rsid w:val="007B65AE"/>
    <w:rsid w:val="007B65C2"/>
    <w:rsid w:val="007B667D"/>
    <w:rsid w:val="007B6DB8"/>
    <w:rsid w:val="007B6E88"/>
    <w:rsid w:val="007B70FE"/>
    <w:rsid w:val="007B7179"/>
    <w:rsid w:val="007B71D1"/>
    <w:rsid w:val="007B77C8"/>
    <w:rsid w:val="007B7925"/>
    <w:rsid w:val="007C00C0"/>
    <w:rsid w:val="007C067D"/>
    <w:rsid w:val="007C0AC2"/>
    <w:rsid w:val="007C0CA5"/>
    <w:rsid w:val="007C0E39"/>
    <w:rsid w:val="007C12E5"/>
    <w:rsid w:val="007C136A"/>
    <w:rsid w:val="007C149C"/>
    <w:rsid w:val="007C18DA"/>
    <w:rsid w:val="007C1A96"/>
    <w:rsid w:val="007C1D20"/>
    <w:rsid w:val="007C2479"/>
    <w:rsid w:val="007C247A"/>
    <w:rsid w:val="007C2973"/>
    <w:rsid w:val="007C2A5F"/>
    <w:rsid w:val="007C2AB6"/>
    <w:rsid w:val="007C2CE3"/>
    <w:rsid w:val="007C3413"/>
    <w:rsid w:val="007C35E3"/>
    <w:rsid w:val="007C3624"/>
    <w:rsid w:val="007C3706"/>
    <w:rsid w:val="007C3ADE"/>
    <w:rsid w:val="007C3BE5"/>
    <w:rsid w:val="007C4FD0"/>
    <w:rsid w:val="007C51E1"/>
    <w:rsid w:val="007C5303"/>
    <w:rsid w:val="007C533D"/>
    <w:rsid w:val="007C55E9"/>
    <w:rsid w:val="007C57CE"/>
    <w:rsid w:val="007C58AF"/>
    <w:rsid w:val="007C5C1C"/>
    <w:rsid w:val="007C5CE0"/>
    <w:rsid w:val="007C5FA2"/>
    <w:rsid w:val="007C5FED"/>
    <w:rsid w:val="007C62F1"/>
    <w:rsid w:val="007C6564"/>
    <w:rsid w:val="007C68AE"/>
    <w:rsid w:val="007C6F7F"/>
    <w:rsid w:val="007C71DD"/>
    <w:rsid w:val="007C72A6"/>
    <w:rsid w:val="007C73DA"/>
    <w:rsid w:val="007C7420"/>
    <w:rsid w:val="007C797B"/>
    <w:rsid w:val="007C7AC8"/>
    <w:rsid w:val="007D03FF"/>
    <w:rsid w:val="007D069A"/>
    <w:rsid w:val="007D073B"/>
    <w:rsid w:val="007D08AF"/>
    <w:rsid w:val="007D090D"/>
    <w:rsid w:val="007D0953"/>
    <w:rsid w:val="007D1116"/>
    <w:rsid w:val="007D12EB"/>
    <w:rsid w:val="007D156D"/>
    <w:rsid w:val="007D1831"/>
    <w:rsid w:val="007D197C"/>
    <w:rsid w:val="007D2892"/>
    <w:rsid w:val="007D2B34"/>
    <w:rsid w:val="007D327E"/>
    <w:rsid w:val="007D339F"/>
    <w:rsid w:val="007D3582"/>
    <w:rsid w:val="007D35C0"/>
    <w:rsid w:val="007D36F9"/>
    <w:rsid w:val="007D3972"/>
    <w:rsid w:val="007D3B17"/>
    <w:rsid w:val="007D3D81"/>
    <w:rsid w:val="007D4044"/>
    <w:rsid w:val="007D47EB"/>
    <w:rsid w:val="007D4A3D"/>
    <w:rsid w:val="007D5589"/>
    <w:rsid w:val="007D55A9"/>
    <w:rsid w:val="007D55B9"/>
    <w:rsid w:val="007D58F3"/>
    <w:rsid w:val="007D5966"/>
    <w:rsid w:val="007D5E9B"/>
    <w:rsid w:val="007D611A"/>
    <w:rsid w:val="007D61A3"/>
    <w:rsid w:val="007D61BF"/>
    <w:rsid w:val="007D624B"/>
    <w:rsid w:val="007D65CE"/>
    <w:rsid w:val="007D6AF8"/>
    <w:rsid w:val="007D6DC5"/>
    <w:rsid w:val="007D6E2C"/>
    <w:rsid w:val="007D765B"/>
    <w:rsid w:val="007D7920"/>
    <w:rsid w:val="007D795A"/>
    <w:rsid w:val="007E0C94"/>
    <w:rsid w:val="007E17D2"/>
    <w:rsid w:val="007E1D1D"/>
    <w:rsid w:val="007E1FF5"/>
    <w:rsid w:val="007E2831"/>
    <w:rsid w:val="007E2A3E"/>
    <w:rsid w:val="007E30BA"/>
    <w:rsid w:val="007E33E8"/>
    <w:rsid w:val="007E3617"/>
    <w:rsid w:val="007E3DA5"/>
    <w:rsid w:val="007E471E"/>
    <w:rsid w:val="007E4859"/>
    <w:rsid w:val="007E4A97"/>
    <w:rsid w:val="007E513A"/>
    <w:rsid w:val="007E51F5"/>
    <w:rsid w:val="007E552E"/>
    <w:rsid w:val="007E55BD"/>
    <w:rsid w:val="007E5948"/>
    <w:rsid w:val="007E5EC5"/>
    <w:rsid w:val="007E60BB"/>
    <w:rsid w:val="007E65FD"/>
    <w:rsid w:val="007E6900"/>
    <w:rsid w:val="007E696B"/>
    <w:rsid w:val="007E71A4"/>
    <w:rsid w:val="007E7285"/>
    <w:rsid w:val="007E72A7"/>
    <w:rsid w:val="007E732E"/>
    <w:rsid w:val="007E7D61"/>
    <w:rsid w:val="007E7E23"/>
    <w:rsid w:val="007E7E99"/>
    <w:rsid w:val="007F018C"/>
    <w:rsid w:val="007F0DBF"/>
    <w:rsid w:val="007F0E57"/>
    <w:rsid w:val="007F12B4"/>
    <w:rsid w:val="007F13FB"/>
    <w:rsid w:val="007F170D"/>
    <w:rsid w:val="007F1901"/>
    <w:rsid w:val="007F198E"/>
    <w:rsid w:val="007F1D28"/>
    <w:rsid w:val="007F1D52"/>
    <w:rsid w:val="007F1FD0"/>
    <w:rsid w:val="007F2353"/>
    <w:rsid w:val="007F266F"/>
    <w:rsid w:val="007F2875"/>
    <w:rsid w:val="007F29E5"/>
    <w:rsid w:val="007F2A5F"/>
    <w:rsid w:val="007F3460"/>
    <w:rsid w:val="007F34A9"/>
    <w:rsid w:val="007F350C"/>
    <w:rsid w:val="007F3582"/>
    <w:rsid w:val="007F4569"/>
    <w:rsid w:val="007F4702"/>
    <w:rsid w:val="007F4911"/>
    <w:rsid w:val="007F4CA8"/>
    <w:rsid w:val="007F50D7"/>
    <w:rsid w:val="007F52C9"/>
    <w:rsid w:val="007F5897"/>
    <w:rsid w:val="007F5C51"/>
    <w:rsid w:val="007F5EDB"/>
    <w:rsid w:val="007F5F97"/>
    <w:rsid w:val="007F60C2"/>
    <w:rsid w:val="007F63B2"/>
    <w:rsid w:val="007F64CC"/>
    <w:rsid w:val="007F64D2"/>
    <w:rsid w:val="007F673D"/>
    <w:rsid w:val="007F6ED1"/>
    <w:rsid w:val="007F71FE"/>
    <w:rsid w:val="007F73E8"/>
    <w:rsid w:val="007F7489"/>
    <w:rsid w:val="007F7650"/>
    <w:rsid w:val="007F7916"/>
    <w:rsid w:val="008002F1"/>
    <w:rsid w:val="00800E4E"/>
    <w:rsid w:val="00800FF2"/>
    <w:rsid w:val="0080174D"/>
    <w:rsid w:val="008017A2"/>
    <w:rsid w:val="00802229"/>
    <w:rsid w:val="00802285"/>
    <w:rsid w:val="008022AD"/>
    <w:rsid w:val="008023A1"/>
    <w:rsid w:val="00802619"/>
    <w:rsid w:val="00802627"/>
    <w:rsid w:val="00802BE6"/>
    <w:rsid w:val="00802C95"/>
    <w:rsid w:val="00802E21"/>
    <w:rsid w:val="008032C0"/>
    <w:rsid w:val="00803320"/>
    <w:rsid w:val="0080378D"/>
    <w:rsid w:val="00803ACE"/>
    <w:rsid w:val="00804072"/>
    <w:rsid w:val="0080488C"/>
    <w:rsid w:val="00804ED2"/>
    <w:rsid w:val="0080546D"/>
    <w:rsid w:val="008057D3"/>
    <w:rsid w:val="00805949"/>
    <w:rsid w:val="0080687F"/>
    <w:rsid w:val="00806B88"/>
    <w:rsid w:val="008078FD"/>
    <w:rsid w:val="00807D78"/>
    <w:rsid w:val="00807E96"/>
    <w:rsid w:val="0081004A"/>
    <w:rsid w:val="008101F7"/>
    <w:rsid w:val="008102D0"/>
    <w:rsid w:val="00810432"/>
    <w:rsid w:val="00810463"/>
    <w:rsid w:val="008105DD"/>
    <w:rsid w:val="0081081D"/>
    <w:rsid w:val="00810A6A"/>
    <w:rsid w:val="00810B8E"/>
    <w:rsid w:val="00810C7F"/>
    <w:rsid w:val="00810ED5"/>
    <w:rsid w:val="00811EB7"/>
    <w:rsid w:val="00811FD3"/>
    <w:rsid w:val="008128D9"/>
    <w:rsid w:val="00812A7A"/>
    <w:rsid w:val="00812B38"/>
    <w:rsid w:val="00812CE5"/>
    <w:rsid w:val="00813002"/>
    <w:rsid w:val="00813401"/>
    <w:rsid w:val="00813BDB"/>
    <w:rsid w:val="00813DE0"/>
    <w:rsid w:val="00814268"/>
    <w:rsid w:val="0081496C"/>
    <w:rsid w:val="008149BA"/>
    <w:rsid w:val="00814D55"/>
    <w:rsid w:val="008150EF"/>
    <w:rsid w:val="00815651"/>
    <w:rsid w:val="008157FA"/>
    <w:rsid w:val="0081584E"/>
    <w:rsid w:val="008159CF"/>
    <w:rsid w:val="00815CFE"/>
    <w:rsid w:val="00815F56"/>
    <w:rsid w:val="00815F69"/>
    <w:rsid w:val="0081619F"/>
    <w:rsid w:val="008167AA"/>
    <w:rsid w:val="00816A63"/>
    <w:rsid w:val="00816B5F"/>
    <w:rsid w:val="00816C75"/>
    <w:rsid w:val="00816E09"/>
    <w:rsid w:val="00816F2E"/>
    <w:rsid w:val="008172B7"/>
    <w:rsid w:val="008173F2"/>
    <w:rsid w:val="00817456"/>
    <w:rsid w:val="0081772A"/>
    <w:rsid w:val="00817811"/>
    <w:rsid w:val="00817AB1"/>
    <w:rsid w:val="00817F08"/>
    <w:rsid w:val="008200DD"/>
    <w:rsid w:val="0082030E"/>
    <w:rsid w:val="00820494"/>
    <w:rsid w:val="00820804"/>
    <w:rsid w:val="008209A4"/>
    <w:rsid w:val="0082116E"/>
    <w:rsid w:val="00821226"/>
    <w:rsid w:val="0082127A"/>
    <w:rsid w:val="00821358"/>
    <w:rsid w:val="008217DB"/>
    <w:rsid w:val="0082195F"/>
    <w:rsid w:val="00821CB6"/>
    <w:rsid w:val="0082210F"/>
    <w:rsid w:val="008221E3"/>
    <w:rsid w:val="00822604"/>
    <w:rsid w:val="008228C7"/>
    <w:rsid w:val="00822B1A"/>
    <w:rsid w:val="008230F0"/>
    <w:rsid w:val="00823186"/>
    <w:rsid w:val="008234C0"/>
    <w:rsid w:val="00823712"/>
    <w:rsid w:val="00823808"/>
    <w:rsid w:val="0082391C"/>
    <w:rsid w:val="008239CD"/>
    <w:rsid w:val="00823C41"/>
    <w:rsid w:val="00823DCA"/>
    <w:rsid w:val="00824074"/>
    <w:rsid w:val="0082440C"/>
    <w:rsid w:val="00824B2F"/>
    <w:rsid w:val="00824BF6"/>
    <w:rsid w:val="008253C9"/>
    <w:rsid w:val="008255F9"/>
    <w:rsid w:val="008258F4"/>
    <w:rsid w:val="00825BEB"/>
    <w:rsid w:val="008263E8"/>
    <w:rsid w:val="0082689E"/>
    <w:rsid w:val="008268D4"/>
    <w:rsid w:val="00826B92"/>
    <w:rsid w:val="00826F43"/>
    <w:rsid w:val="00826FD5"/>
    <w:rsid w:val="00827AB1"/>
    <w:rsid w:val="00827D88"/>
    <w:rsid w:val="008300C5"/>
    <w:rsid w:val="008306A3"/>
    <w:rsid w:val="008309C5"/>
    <w:rsid w:val="00830BA9"/>
    <w:rsid w:val="00830D5C"/>
    <w:rsid w:val="00830E9D"/>
    <w:rsid w:val="00830F36"/>
    <w:rsid w:val="008312D8"/>
    <w:rsid w:val="00831511"/>
    <w:rsid w:val="00831A7E"/>
    <w:rsid w:val="00831F99"/>
    <w:rsid w:val="00832260"/>
    <w:rsid w:val="00832AEB"/>
    <w:rsid w:val="00832CA7"/>
    <w:rsid w:val="00832DC0"/>
    <w:rsid w:val="00832FC7"/>
    <w:rsid w:val="008334D5"/>
    <w:rsid w:val="008335F3"/>
    <w:rsid w:val="00834325"/>
    <w:rsid w:val="008343CC"/>
    <w:rsid w:val="0083471A"/>
    <w:rsid w:val="00834FD6"/>
    <w:rsid w:val="008353B6"/>
    <w:rsid w:val="0083543E"/>
    <w:rsid w:val="008356DB"/>
    <w:rsid w:val="00835E77"/>
    <w:rsid w:val="00835F7E"/>
    <w:rsid w:val="008365D8"/>
    <w:rsid w:val="0083681D"/>
    <w:rsid w:val="0083770C"/>
    <w:rsid w:val="00837BD4"/>
    <w:rsid w:val="00837C73"/>
    <w:rsid w:val="00837ED4"/>
    <w:rsid w:val="00837FEC"/>
    <w:rsid w:val="00840D42"/>
    <w:rsid w:val="008413C2"/>
    <w:rsid w:val="008413C6"/>
    <w:rsid w:val="008418BE"/>
    <w:rsid w:val="00841914"/>
    <w:rsid w:val="00841A2E"/>
    <w:rsid w:val="00841C4C"/>
    <w:rsid w:val="00841C9A"/>
    <w:rsid w:val="00841D2E"/>
    <w:rsid w:val="00841EA5"/>
    <w:rsid w:val="00841F03"/>
    <w:rsid w:val="008424A7"/>
    <w:rsid w:val="008425FC"/>
    <w:rsid w:val="008427A5"/>
    <w:rsid w:val="00842B90"/>
    <w:rsid w:val="00842CD7"/>
    <w:rsid w:val="00842CDF"/>
    <w:rsid w:val="00842EC4"/>
    <w:rsid w:val="00842FA8"/>
    <w:rsid w:val="00843C0B"/>
    <w:rsid w:val="00844120"/>
    <w:rsid w:val="0084447C"/>
    <w:rsid w:val="008448AA"/>
    <w:rsid w:val="00844C5F"/>
    <w:rsid w:val="00844E19"/>
    <w:rsid w:val="00845A1A"/>
    <w:rsid w:val="00846870"/>
    <w:rsid w:val="008469BA"/>
    <w:rsid w:val="00847327"/>
    <w:rsid w:val="008478C0"/>
    <w:rsid w:val="00847A92"/>
    <w:rsid w:val="00850241"/>
    <w:rsid w:val="00850336"/>
    <w:rsid w:val="0085038F"/>
    <w:rsid w:val="0085065C"/>
    <w:rsid w:val="00850D9A"/>
    <w:rsid w:val="00850DC5"/>
    <w:rsid w:val="008510B0"/>
    <w:rsid w:val="00851C15"/>
    <w:rsid w:val="008527DF"/>
    <w:rsid w:val="00852833"/>
    <w:rsid w:val="008533AA"/>
    <w:rsid w:val="00853F4D"/>
    <w:rsid w:val="0085418C"/>
    <w:rsid w:val="00854254"/>
    <w:rsid w:val="00854652"/>
    <w:rsid w:val="0085493D"/>
    <w:rsid w:val="008550A6"/>
    <w:rsid w:val="008552B1"/>
    <w:rsid w:val="008557FA"/>
    <w:rsid w:val="0085635F"/>
    <w:rsid w:val="00856406"/>
    <w:rsid w:val="00856D9A"/>
    <w:rsid w:val="00856E03"/>
    <w:rsid w:val="00857069"/>
    <w:rsid w:val="00857524"/>
    <w:rsid w:val="00857671"/>
    <w:rsid w:val="00857834"/>
    <w:rsid w:val="00857F06"/>
    <w:rsid w:val="0086015E"/>
    <w:rsid w:val="00860361"/>
    <w:rsid w:val="00860456"/>
    <w:rsid w:val="008605AA"/>
    <w:rsid w:val="00860C13"/>
    <w:rsid w:val="00860EC1"/>
    <w:rsid w:val="0086111F"/>
    <w:rsid w:val="00861155"/>
    <w:rsid w:val="008613D6"/>
    <w:rsid w:val="0086157A"/>
    <w:rsid w:val="008615CF"/>
    <w:rsid w:val="0086182B"/>
    <w:rsid w:val="0086225A"/>
    <w:rsid w:val="0086256C"/>
    <w:rsid w:val="008625D4"/>
    <w:rsid w:val="00862658"/>
    <w:rsid w:val="008627E2"/>
    <w:rsid w:val="0086290B"/>
    <w:rsid w:val="00862FA2"/>
    <w:rsid w:val="00863513"/>
    <w:rsid w:val="00863F05"/>
    <w:rsid w:val="00863F89"/>
    <w:rsid w:val="008642AF"/>
    <w:rsid w:val="00864596"/>
    <w:rsid w:val="008648EF"/>
    <w:rsid w:val="00864C30"/>
    <w:rsid w:val="00864C85"/>
    <w:rsid w:val="00864FB7"/>
    <w:rsid w:val="0086510B"/>
    <w:rsid w:val="00865138"/>
    <w:rsid w:val="00865177"/>
    <w:rsid w:val="008654FF"/>
    <w:rsid w:val="00865D68"/>
    <w:rsid w:val="00865F70"/>
    <w:rsid w:val="0086623A"/>
    <w:rsid w:val="00866242"/>
    <w:rsid w:val="008667EA"/>
    <w:rsid w:val="00866BE6"/>
    <w:rsid w:val="00866C31"/>
    <w:rsid w:val="00866C8C"/>
    <w:rsid w:val="00866EB7"/>
    <w:rsid w:val="0086748C"/>
    <w:rsid w:val="00867584"/>
    <w:rsid w:val="008678AD"/>
    <w:rsid w:val="00870029"/>
    <w:rsid w:val="00870203"/>
    <w:rsid w:val="0087025A"/>
    <w:rsid w:val="00871024"/>
    <w:rsid w:val="00871190"/>
    <w:rsid w:val="008715A7"/>
    <w:rsid w:val="0087180B"/>
    <w:rsid w:val="008720C7"/>
    <w:rsid w:val="008720D5"/>
    <w:rsid w:val="00872398"/>
    <w:rsid w:val="00872409"/>
    <w:rsid w:val="00872813"/>
    <w:rsid w:val="00872EC9"/>
    <w:rsid w:val="00872FEC"/>
    <w:rsid w:val="00873324"/>
    <w:rsid w:val="00873E90"/>
    <w:rsid w:val="008742FA"/>
    <w:rsid w:val="008743D9"/>
    <w:rsid w:val="0087459F"/>
    <w:rsid w:val="00874744"/>
    <w:rsid w:val="00874AEB"/>
    <w:rsid w:val="00874B17"/>
    <w:rsid w:val="00874B81"/>
    <w:rsid w:val="00874CBD"/>
    <w:rsid w:val="00874DE7"/>
    <w:rsid w:val="008750EC"/>
    <w:rsid w:val="00875176"/>
    <w:rsid w:val="008755DE"/>
    <w:rsid w:val="00875AD2"/>
    <w:rsid w:val="00875C15"/>
    <w:rsid w:val="00876126"/>
    <w:rsid w:val="008764A0"/>
    <w:rsid w:val="00876C4F"/>
    <w:rsid w:val="00876DEF"/>
    <w:rsid w:val="0087710E"/>
    <w:rsid w:val="00877295"/>
    <w:rsid w:val="00877507"/>
    <w:rsid w:val="00877512"/>
    <w:rsid w:val="00877C53"/>
    <w:rsid w:val="008806A4"/>
    <w:rsid w:val="008806BE"/>
    <w:rsid w:val="00880E7A"/>
    <w:rsid w:val="0088144E"/>
    <w:rsid w:val="008814AB"/>
    <w:rsid w:val="00881E55"/>
    <w:rsid w:val="00882145"/>
    <w:rsid w:val="0088219B"/>
    <w:rsid w:val="00882286"/>
    <w:rsid w:val="008827F2"/>
    <w:rsid w:val="008827F5"/>
    <w:rsid w:val="00882E65"/>
    <w:rsid w:val="00882F54"/>
    <w:rsid w:val="008835E8"/>
    <w:rsid w:val="00883A67"/>
    <w:rsid w:val="00883D17"/>
    <w:rsid w:val="00883E55"/>
    <w:rsid w:val="00883ED0"/>
    <w:rsid w:val="00883EE0"/>
    <w:rsid w:val="00883F01"/>
    <w:rsid w:val="0088414A"/>
    <w:rsid w:val="008844A5"/>
    <w:rsid w:val="00884521"/>
    <w:rsid w:val="008846D6"/>
    <w:rsid w:val="00884743"/>
    <w:rsid w:val="0088495E"/>
    <w:rsid w:val="00884AB5"/>
    <w:rsid w:val="00884B9F"/>
    <w:rsid w:val="00884BC2"/>
    <w:rsid w:val="00884F94"/>
    <w:rsid w:val="00885018"/>
    <w:rsid w:val="008852D8"/>
    <w:rsid w:val="0088545D"/>
    <w:rsid w:val="00885629"/>
    <w:rsid w:val="008859F9"/>
    <w:rsid w:val="008865D1"/>
    <w:rsid w:val="0088669E"/>
    <w:rsid w:val="00886BEF"/>
    <w:rsid w:val="008872B3"/>
    <w:rsid w:val="00887677"/>
    <w:rsid w:val="00890105"/>
    <w:rsid w:val="008902F6"/>
    <w:rsid w:val="00890339"/>
    <w:rsid w:val="00890409"/>
    <w:rsid w:val="00890417"/>
    <w:rsid w:val="00890458"/>
    <w:rsid w:val="008905BD"/>
    <w:rsid w:val="00890658"/>
    <w:rsid w:val="00890877"/>
    <w:rsid w:val="00890DC1"/>
    <w:rsid w:val="008918BA"/>
    <w:rsid w:val="00891AC4"/>
    <w:rsid w:val="00891CA1"/>
    <w:rsid w:val="00892CE6"/>
    <w:rsid w:val="00892E58"/>
    <w:rsid w:val="00893143"/>
    <w:rsid w:val="00893186"/>
    <w:rsid w:val="00893340"/>
    <w:rsid w:val="008934F3"/>
    <w:rsid w:val="008941C1"/>
    <w:rsid w:val="00894254"/>
    <w:rsid w:val="00894822"/>
    <w:rsid w:val="00894863"/>
    <w:rsid w:val="00894B66"/>
    <w:rsid w:val="00894C29"/>
    <w:rsid w:val="008951D3"/>
    <w:rsid w:val="0089545E"/>
    <w:rsid w:val="00895558"/>
    <w:rsid w:val="00895820"/>
    <w:rsid w:val="00895AD9"/>
    <w:rsid w:val="00895D57"/>
    <w:rsid w:val="008961AE"/>
    <w:rsid w:val="008963EF"/>
    <w:rsid w:val="0089661A"/>
    <w:rsid w:val="0089722C"/>
    <w:rsid w:val="0089732B"/>
    <w:rsid w:val="0089796E"/>
    <w:rsid w:val="00897A49"/>
    <w:rsid w:val="00897FE3"/>
    <w:rsid w:val="008A0098"/>
    <w:rsid w:val="008A0304"/>
    <w:rsid w:val="008A0727"/>
    <w:rsid w:val="008A0D1D"/>
    <w:rsid w:val="008A12D6"/>
    <w:rsid w:val="008A1816"/>
    <w:rsid w:val="008A1B6E"/>
    <w:rsid w:val="008A25EB"/>
    <w:rsid w:val="008A281A"/>
    <w:rsid w:val="008A28EF"/>
    <w:rsid w:val="008A2AB1"/>
    <w:rsid w:val="008A2D42"/>
    <w:rsid w:val="008A318D"/>
    <w:rsid w:val="008A376C"/>
    <w:rsid w:val="008A3AB6"/>
    <w:rsid w:val="008A3AB9"/>
    <w:rsid w:val="008A44FE"/>
    <w:rsid w:val="008A507B"/>
    <w:rsid w:val="008A5299"/>
    <w:rsid w:val="008A594D"/>
    <w:rsid w:val="008A5BD0"/>
    <w:rsid w:val="008A5F3F"/>
    <w:rsid w:val="008A67AD"/>
    <w:rsid w:val="008A6F2C"/>
    <w:rsid w:val="008A7545"/>
    <w:rsid w:val="008A7752"/>
    <w:rsid w:val="008A7F6A"/>
    <w:rsid w:val="008B01B1"/>
    <w:rsid w:val="008B02BE"/>
    <w:rsid w:val="008B074F"/>
    <w:rsid w:val="008B0855"/>
    <w:rsid w:val="008B0955"/>
    <w:rsid w:val="008B0B7F"/>
    <w:rsid w:val="008B0BCA"/>
    <w:rsid w:val="008B0E0D"/>
    <w:rsid w:val="008B0F7E"/>
    <w:rsid w:val="008B10D0"/>
    <w:rsid w:val="008B18F7"/>
    <w:rsid w:val="008B20BB"/>
    <w:rsid w:val="008B20F8"/>
    <w:rsid w:val="008B241A"/>
    <w:rsid w:val="008B2787"/>
    <w:rsid w:val="008B2B8E"/>
    <w:rsid w:val="008B2D94"/>
    <w:rsid w:val="008B311A"/>
    <w:rsid w:val="008B378F"/>
    <w:rsid w:val="008B37B1"/>
    <w:rsid w:val="008B3DD2"/>
    <w:rsid w:val="008B3DF9"/>
    <w:rsid w:val="008B4076"/>
    <w:rsid w:val="008B4274"/>
    <w:rsid w:val="008B42E3"/>
    <w:rsid w:val="008B4360"/>
    <w:rsid w:val="008B43BC"/>
    <w:rsid w:val="008B43DE"/>
    <w:rsid w:val="008B473C"/>
    <w:rsid w:val="008B47B8"/>
    <w:rsid w:val="008B4D27"/>
    <w:rsid w:val="008B4FE4"/>
    <w:rsid w:val="008B52F4"/>
    <w:rsid w:val="008B551B"/>
    <w:rsid w:val="008B55A6"/>
    <w:rsid w:val="008B57B5"/>
    <w:rsid w:val="008B5A93"/>
    <w:rsid w:val="008B5EF3"/>
    <w:rsid w:val="008B6352"/>
    <w:rsid w:val="008B6738"/>
    <w:rsid w:val="008B676B"/>
    <w:rsid w:val="008B676F"/>
    <w:rsid w:val="008B6992"/>
    <w:rsid w:val="008B6AC7"/>
    <w:rsid w:val="008B6F26"/>
    <w:rsid w:val="008B73F3"/>
    <w:rsid w:val="008B7422"/>
    <w:rsid w:val="008B748F"/>
    <w:rsid w:val="008B74F8"/>
    <w:rsid w:val="008B77F6"/>
    <w:rsid w:val="008B7861"/>
    <w:rsid w:val="008B7DF9"/>
    <w:rsid w:val="008C00EF"/>
    <w:rsid w:val="008C021B"/>
    <w:rsid w:val="008C0593"/>
    <w:rsid w:val="008C09DA"/>
    <w:rsid w:val="008C0B45"/>
    <w:rsid w:val="008C106C"/>
    <w:rsid w:val="008C11A6"/>
    <w:rsid w:val="008C1507"/>
    <w:rsid w:val="008C172F"/>
    <w:rsid w:val="008C1B44"/>
    <w:rsid w:val="008C1B8F"/>
    <w:rsid w:val="008C1DA0"/>
    <w:rsid w:val="008C23E3"/>
    <w:rsid w:val="008C2DC9"/>
    <w:rsid w:val="008C3497"/>
    <w:rsid w:val="008C362B"/>
    <w:rsid w:val="008C37AF"/>
    <w:rsid w:val="008C3A83"/>
    <w:rsid w:val="008C3DBA"/>
    <w:rsid w:val="008C3E41"/>
    <w:rsid w:val="008C4250"/>
    <w:rsid w:val="008C4703"/>
    <w:rsid w:val="008C4F73"/>
    <w:rsid w:val="008C5211"/>
    <w:rsid w:val="008C545A"/>
    <w:rsid w:val="008C5D2C"/>
    <w:rsid w:val="008C61AD"/>
    <w:rsid w:val="008C6903"/>
    <w:rsid w:val="008C7708"/>
    <w:rsid w:val="008C7943"/>
    <w:rsid w:val="008C797C"/>
    <w:rsid w:val="008C7CC5"/>
    <w:rsid w:val="008D0032"/>
    <w:rsid w:val="008D0206"/>
    <w:rsid w:val="008D0C88"/>
    <w:rsid w:val="008D101E"/>
    <w:rsid w:val="008D1F5F"/>
    <w:rsid w:val="008D2294"/>
    <w:rsid w:val="008D2670"/>
    <w:rsid w:val="008D28A9"/>
    <w:rsid w:val="008D32C9"/>
    <w:rsid w:val="008D38D1"/>
    <w:rsid w:val="008D3D12"/>
    <w:rsid w:val="008D4005"/>
    <w:rsid w:val="008D4011"/>
    <w:rsid w:val="008D44A8"/>
    <w:rsid w:val="008D481C"/>
    <w:rsid w:val="008D4921"/>
    <w:rsid w:val="008D4D67"/>
    <w:rsid w:val="008D4E58"/>
    <w:rsid w:val="008D5248"/>
    <w:rsid w:val="008D5A12"/>
    <w:rsid w:val="008D5CB7"/>
    <w:rsid w:val="008D6355"/>
    <w:rsid w:val="008D6CCB"/>
    <w:rsid w:val="008D7162"/>
    <w:rsid w:val="008D78D0"/>
    <w:rsid w:val="008D7A34"/>
    <w:rsid w:val="008D7DB2"/>
    <w:rsid w:val="008E0556"/>
    <w:rsid w:val="008E0729"/>
    <w:rsid w:val="008E0783"/>
    <w:rsid w:val="008E0904"/>
    <w:rsid w:val="008E0EEE"/>
    <w:rsid w:val="008E1366"/>
    <w:rsid w:val="008E164C"/>
    <w:rsid w:val="008E1864"/>
    <w:rsid w:val="008E190C"/>
    <w:rsid w:val="008E19CE"/>
    <w:rsid w:val="008E1AC2"/>
    <w:rsid w:val="008E1B80"/>
    <w:rsid w:val="008E1CCA"/>
    <w:rsid w:val="008E1EA6"/>
    <w:rsid w:val="008E21F4"/>
    <w:rsid w:val="008E24BE"/>
    <w:rsid w:val="008E24DE"/>
    <w:rsid w:val="008E27E0"/>
    <w:rsid w:val="008E2886"/>
    <w:rsid w:val="008E2E18"/>
    <w:rsid w:val="008E3069"/>
    <w:rsid w:val="008E3660"/>
    <w:rsid w:val="008E36A1"/>
    <w:rsid w:val="008E372D"/>
    <w:rsid w:val="008E374B"/>
    <w:rsid w:val="008E37FA"/>
    <w:rsid w:val="008E3982"/>
    <w:rsid w:val="008E3A75"/>
    <w:rsid w:val="008E3ABB"/>
    <w:rsid w:val="008E3C5A"/>
    <w:rsid w:val="008E41D6"/>
    <w:rsid w:val="008E42E1"/>
    <w:rsid w:val="008E48E8"/>
    <w:rsid w:val="008E4BAF"/>
    <w:rsid w:val="008E4C6C"/>
    <w:rsid w:val="008E4F52"/>
    <w:rsid w:val="008E563A"/>
    <w:rsid w:val="008E57E1"/>
    <w:rsid w:val="008E58B5"/>
    <w:rsid w:val="008E63D5"/>
    <w:rsid w:val="008E64D6"/>
    <w:rsid w:val="008E6634"/>
    <w:rsid w:val="008E671D"/>
    <w:rsid w:val="008E69E6"/>
    <w:rsid w:val="008E6C3A"/>
    <w:rsid w:val="008E6C58"/>
    <w:rsid w:val="008E711E"/>
    <w:rsid w:val="008E740E"/>
    <w:rsid w:val="008E748A"/>
    <w:rsid w:val="008E75C3"/>
    <w:rsid w:val="008E7758"/>
    <w:rsid w:val="008E7AEC"/>
    <w:rsid w:val="008E7B7F"/>
    <w:rsid w:val="008F0266"/>
    <w:rsid w:val="008F044C"/>
    <w:rsid w:val="008F046A"/>
    <w:rsid w:val="008F06E8"/>
    <w:rsid w:val="008F07EC"/>
    <w:rsid w:val="008F0B8F"/>
    <w:rsid w:val="008F0D64"/>
    <w:rsid w:val="008F13E2"/>
    <w:rsid w:val="008F1BFB"/>
    <w:rsid w:val="008F23C7"/>
    <w:rsid w:val="008F2438"/>
    <w:rsid w:val="008F2479"/>
    <w:rsid w:val="008F278D"/>
    <w:rsid w:val="008F2CFA"/>
    <w:rsid w:val="008F31F4"/>
    <w:rsid w:val="008F3304"/>
    <w:rsid w:val="008F33BE"/>
    <w:rsid w:val="008F39F6"/>
    <w:rsid w:val="008F3C93"/>
    <w:rsid w:val="008F4098"/>
    <w:rsid w:val="008F4587"/>
    <w:rsid w:val="008F46D4"/>
    <w:rsid w:val="008F4777"/>
    <w:rsid w:val="008F5022"/>
    <w:rsid w:val="008F5236"/>
    <w:rsid w:val="008F543B"/>
    <w:rsid w:val="008F564A"/>
    <w:rsid w:val="008F5738"/>
    <w:rsid w:val="008F588E"/>
    <w:rsid w:val="008F5A49"/>
    <w:rsid w:val="008F5EA0"/>
    <w:rsid w:val="008F6275"/>
    <w:rsid w:val="008F667F"/>
    <w:rsid w:val="008F6740"/>
    <w:rsid w:val="008F68C3"/>
    <w:rsid w:val="008F691A"/>
    <w:rsid w:val="008F6C35"/>
    <w:rsid w:val="008F6DD4"/>
    <w:rsid w:val="008F6E37"/>
    <w:rsid w:val="008F7066"/>
    <w:rsid w:val="008F7181"/>
    <w:rsid w:val="008F72C4"/>
    <w:rsid w:val="008F7403"/>
    <w:rsid w:val="008F7A7C"/>
    <w:rsid w:val="008F7DB8"/>
    <w:rsid w:val="008F7E10"/>
    <w:rsid w:val="008F7F44"/>
    <w:rsid w:val="00900189"/>
    <w:rsid w:val="009002B6"/>
    <w:rsid w:val="009004A9"/>
    <w:rsid w:val="00900663"/>
    <w:rsid w:val="00900700"/>
    <w:rsid w:val="00901265"/>
    <w:rsid w:val="00901557"/>
    <w:rsid w:val="00901607"/>
    <w:rsid w:val="00901A57"/>
    <w:rsid w:val="00901D37"/>
    <w:rsid w:val="00902066"/>
    <w:rsid w:val="009021A3"/>
    <w:rsid w:val="009022B1"/>
    <w:rsid w:val="0090252B"/>
    <w:rsid w:val="0090274D"/>
    <w:rsid w:val="00902ADF"/>
    <w:rsid w:val="00902B1C"/>
    <w:rsid w:val="00902FE7"/>
    <w:rsid w:val="00902FF3"/>
    <w:rsid w:val="0090341C"/>
    <w:rsid w:val="0090351F"/>
    <w:rsid w:val="00903586"/>
    <w:rsid w:val="009036DF"/>
    <w:rsid w:val="00903D3B"/>
    <w:rsid w:val="00904356"/>
    <w:rsid w:val="00904668"/>
    <w:rsid w:val="00904754"/>
    <w:rsid w:val="00904A95"/>
    <w:rsid w:val="00905CFD"/>
    <w:rsid w:val="00905EA6"/>
    <w:rsid w:val="009063AD"/>
    <w:rsid w:val="00906CA4"/>
    <w:rsid w:val="009071BD"/>
    <w:rsid w:val="009073BE"/>
    <w:rsid w:val="009076FD"/>
    <w:rsid w:val="00907A36"/>
    <w:rsid w:val="00907D06"/>
    <w:rsid w:val="00907D66"/>
    <w:rsid w:val="00907F7A"/>
    <w:rsid w:val="0091087B"/>
    <w:rsid w:val="00910C6C"/>
    <w:rsid w:val="00910CDD"/>
    <w:rsid w:val="00910E21"/>
    <w:rsid w:val="009118CA"/>
    <w:rsid w:val="0091199B"/>
    <w:rsid w:val="00911CA8"/>
    <w:rsid w:val="00912071"/>
    <w:rsid w:val="009120FB"/>
    <w:rsid w:val="009128D8"/>
    <w:rsid w:val="00912CA1"/>
    <w:rsid w:val="00913BB8"/>
    <w:rsid w:val="00914005"/>
    <w:rsid w:val="0091417A"/>
    <w:rsid w:val="0091430F"/>
    <w:rsid w:val="00914653"/>
    <w:rsid w:val="00914803"/>
    <w:rsid w:val="0091496D"/>
    <w:rsid w:val="00914A7E"/>
    <w:rsid w:val="00914E56"/>
    <w:rsid w:val="009155FD"/>
    <w:rsid w:val="00915C37"/>
    <w:rsid w:val="00915D60"/>
    <w:rsid w:val="00915F20"/>
    <w:rsid w:val="00916094"/>
    <w:rsid w:val="009161E8"/>
    <w:rsid w:val="009168ED"/>
    <w:rsid w:val="009169D9"/>
    <w:rsid w:val="00916B1C"/>
    <w:rsid w:val="00916E41"/>
    <w:rsid w:val="00916E7A"/>
    <w:rsid w:val="0091782B"/>
    <w:rsid w:val="00917859"/>
    <w:rsid w:val="00917AAB"/>
    <w:rsid w:val="00917B74"/>
    <w:rsid w:val="00920771"/>
    <w:rsid w:val="00920863"/>
    <w:rsid w:val="009210EA"/>
    <w:rsid w:val="00921247"/>
    <w:rsid w:val="00921894"/>
    <w:rsid w:val="00921CDB"/>
    <w:rsid w:val="00921D38"/>
    <w:rsid w:val="0092203B"/>
    <w:rsid w:val="00922358"/>
    <w:rsid w:val="00922427"/>
    <w:rsid w:val="0092284D"/>
    <w:rsid w:val="0092291A"/>
    <w:rsid w:val="00922CB8"/>
    <w:rsid w:val="00923542"/>
    <w:rsid w:val="009237A6"/>
    <w:rsid w:val="00923A28"/>
    <w:rsid w:val="00923D6E"/>
    <w:rsid w:val="00923F3D"/>
    <w:rsid w:val="00924414"/>
    <w:rsid w:val="009244DE"/>
    <w:rsid w:val="00924A01"/>
    <w:rsid w:val="00924DBC"/>
    <w:rsid w:val="00924FF7"/>
    <w:rsid w:val="00925318"/>
    <w:rsid w:val="00925717"/>
    <w:rsid w:val="00925771"/>
    <w:rsid w:val="009259E0"/>
    <w:rsid w:val="00925E72"/>
    <w:rsid w:val="0092614A"/>
    <w:rsid w:val="009263D7"/>
    <w:rsid w:val="00926748"/>
    <w:rsid w:val="00926D1A"/>
    <w:rsid w:val="00926EBB"/>
    <w:rsid w:val="00926EE6"/>
    <w:rsid w:val="0092715C"/>
    <w:rsid w:val="009271D2"/>
    <w:rsid w:val="00927324"/>
    <w:rsid w:val="00927394"/>
    <w:rsid w:val="00927771"/>
    <w:rsid w:val="009279EC"/>
    <w:rsid w:val="00927B65"/>
    <w:rsid w:val="00927B6D"/>
    <w:rsid w:val="00927B8B"/>
    <w:rsid w:val="00927BBD"/>
    <w:rsid w:val="00927D15"/>
    <w:rsid w:val="00930054"/>
    <w:rsid w:val="00930675"/>
    <w:rsid w:val="00930CB0"/>
    <w:rsid w:val="00930D50"/>
    <w:rsid w:val="00930EBA"/>
    <w:rsid w:val="0093116E"/>
    <w:rsid w:val="0093137B"/>
    <w:rsid w:val="00931DE6"/>
    <w:rsid w:val="00931E73"/>
    <w:rsid w:val="00931F96"/>
    <w:rsid w:val="009325FA"/>
    <w:rsid w:val="00932617"/>
    <w:rsid w:val="00933A62"/>
    <w:rsid w:val="00933B39"/>
    <w:rsid w:val="0093440B"/>
    <w:rsid w:val="009344D8"/>
    <w:rsid w:val="0093485A"/>
    <w:rsid w:val="009348E5"/>
    <w:rsid w:val="00934AB6"/>
    <w:rsid w:val="00934DA2"/>
    <w:rsid w:val="009350E5"/>
    <w:rsid w:val="0093552A"/>
    <w:rsid w:val="00935C64"/>
    <w:rsid w:val="00935E8A"/>
    <w:rsid w:val="009362EE"/>
    <w:rsid w:val="00936604"/>
    <w:rsid w:val="00936A2F"/>
    <w:rsid w:val="00936A8D"/>
    <w:rsid w:val="00936C51"/>
    <w:rsid w:val="009374BC"/>
    <w:rsid w:val="00937E13"/>
    <w:rsid w:val="00937EAE"/>
    <w:rsid w:val="00940150"/>
    <w:rsid w:val="009410C6"/>
    <w:rsid w:val="009412B6"/>
    <w:rsid w:val="00941B6D"/>
    <w:rsid w:val="00942070"/>
    <w:rsid w:val="0094219E"/>
    <w:rsid w:val="0094238F"/>
    <w:rsid w:val="00942462"/>
    <w:rsid w:val="00942473"/>
    <w:rsid w:val="009424FC"/>
    <w:rsid w:val="00942502"/>
    <w:rsid w:val="009425FB"/>
    <w:rsid w:val="00942A9E"/>
    <w:rsid w:val="00942E3C"/>
    <w:rsid w:val="00942F21"/>
    <w:rsid w:val="00943008"/>
    <w:rsid w:val="00943067"/>
    <w:rsid w:val="00943343"/>
    <w:rsid w:val="009433D0"/>
    <w:rsid w:val="009436B9"/>
    <w:rsid w:val="00943B8D"/>
    <w:rsid w:val="00944242"/>
    <w:rsid w:val="00944496"/>
    <w:rsid w:val="0094461C"/>
    <w:rsid w:val="00944859"/>
    <w:rsid w:val="00944C9E"/>
    <w:rsid w:val="00944CF5"/>
    <w:rsid w:val="009452B8"/>
    <w:rsid w:val="009452EA"/>
    <w:rsid w:val="0094566D"/>
    <w:rsid w:val="009457AE"/>
    <w:rsid w:val="00945930"/>
    <w:rsid w:val="00945CA3"/>
    <w:rsid w:val="009460F3"/>
    <w:rsid w:val="0094611C"/>
    <w:rsid w:val="009463AD"/>
    <w:rsid w:val="00946699"/>
    <w:rsid w:val="00946983"/>
    <w:rsid w:val="0094736D"/>
    <w:rsid w:val="009473D0"/>
    <w:rsid w:val="009474C2"/>
    <w:rsid w:val="00947BD6"/>
    <w:rsid w:val="00947E2F"/>
    <w:rsid w:val="009502B1"/>
    <w:rsid w:val="009503F8"/>
    <w:rsid w:val="009508C8"/>
    <w:rsid w:val="00950A1E"/>
    <w:rsid w:val="00950C19"/>
    <w:rsid w:val="00950C44"/>
    <w:rsid w:val="00950C5A"/>
    <w:rsid w:val="00950E53"/>
    <w:rsid w:val="00950FBE"/>
    <w:rsid w:val="00951371"/>
    <w:rsid w:val="009513D4"/>
    <w:rsid w:val="00951C0E"/>
    <w:rsid w:val="00951C48"/>
    <w:rsid w:val="00952423"/>
    <w:rsid w:val="0095275F"/>
    <w:rsid w:val="00953011"/>
    <w:rsid w:val="0095359E"/>
    <w:rsid w:val="009536FE"/>
    <w:rsid w:val="00953A10"/>
    <w:rsid w:val="00953A81"/>
    <w:rsid w:val="00953FB9"/>
    <w:rsid w:val="00953FBD"/>
    <w:rsid w:val="00954203"/>
    <w:rsid w:val="00954277"/>
    <w:rsid w:val="00954513"/>
    <w:rsid w:val="009547D1"/>
    <w:rsid w:val="00954989"/>
    <w:rsid w:val="00954D26"/>
    <w:rsid w:val="00955035"/>
    <w:rsid w:val="00955384"/>
    <w:rsid w:val="0095547D"/>
    <w:rsid w:val="0095555C"/>
    <w:rsid w:val="0095580D"/>
    <w:rsid w:val="00955DEF"/>
    <w:rsid w:val="00955F1A"/>
    <w:rsid w:val="009561A1"/>
    <w:rsid w:val="00956BBD"/>
    <w:rsid w:val="00956DC1"/>
    <w:rsid w:val="00956EEA"/>
    <w:rsid w:val="00957D44"/>
    <w:rsid w:val="00957DFF"/>
    <w:rsid w:val="009603CA"/>
    <w:rsid w:val="00960611"/>
    <w:rsid w:val="009608C3"/>
    <w:rsid w:val="00960992"/>
    <w:rsid w:val="00960A47"/>
    <w:rsid w:val="00960E9D"/>
    <w:rsid w:val="0096234B"/>
    <w:rsid w:val="0096251B"/>
    <w:rsid w:val="009625AD"/>
    <w:rsid w:val="00962AD9"/>
    <w:rsid w:val="0096316F"/>
    <w:rsid w:val="00963DF0"/>
    <w:rsid w:val="0096421C"/>
    <w:rsid w:val="00964A03"/>
    <w:rsid w:val="00964AF2"/>
    <w:rsid w:val="00964CF0"/>
    <w:rsid w:val="009651B6"/>
    <w:rsid w:val="0096536D"/>
    <w:rsid w:val="00965537"/>
    <w:rsid w:val="009656BC"/>
    <w:rsid w:val="009656DC"/>
    <w:rsid w:val="00965FD7"/>
    <w:rsid w:val="0096619C"/>
    <w:rsid w:val="009661A6"/>
    <w:rsid w:val="00966251"/>
    <w:rsid w:val="009663E7"/>
    <w:rsid w:val="0096643F"/>
    <w:rsid w:val="009665CC"/>
    <w:rsid w:val="00966B08"/>
    <w:rsid w:val="00966BFA"/>
    <w:rsid w:val="00966E6A"/>
    <w:rsid w:val="009673A2"/>
    <w:rsid w:val="00967562"/>
    <w:rsid w:val="00967AE9"/>
    <w:rsid w:val="00970578"/>
    <w:rsid w:val="0097084F"/>
    <w:rsid w:val="00970A63"/>
    <w:rsid w:val="00970EE7"/>
    <w:rsid w:val="00970FF0"/>
    <w:rsid w:val="00971056"/>
    <w:rsid w:val="00971A39"/>
    <w:rsid w:val="00971AD8"/>
    <w:rsid w:val="00971B50"/>
    <w:rsid w:val="00971CFB"/>
    <w:rsid w:val="00971DD1"/>
    <w:rsid w:val="00971F3E"/>
    <w:rsid w:val="00972351"/>
    <w:rsid w:val="009723FD"/>
    <w:rsid w:val="00972628"/>
    <w:rsid w:val="00972923"/>
    <w:rsid w:val="00972D36"/>
    <w:rsid w:val="00972F61"/>
    <w:rsid w:val="0097333D"/>
    <w:rsid w:val="00973361"/>
    <w:rsid w:val="009735BD"/>
    <w:rsid w:val="0097397D"/>
    <w:rsid w:val="00973C29"/>
    <w:rsid w:val="00973C32"/>
    <w:rsid w:val="00973DE4"/>
    <w:rsid w:val="0097432C"/>
    <w:rsid w:val="009746CD"/>
    <w:rsid w:val="00974B08"/>
    <w:rsid w:val="00974CCC"/>
    <w:rsid w:val="00974CDF"/>
    <w:rsid w:val="00974E10"/>
    <w:rsid w:val="00974E43"/>
    <w:rsid w:val="00974FC0"/>
    <w:rsid w:val="00974FF2"/>
    <w:rsid w:val="00975295"/>
    <w:rsid w:val="009755DF"/>
    <w:rsid w:val="009755F2"/>
    <w:rsid w:val="00975ABA"/>
    <w:rsid w:val="00975AF2"/>
    <w:rsid w:val="00975D67"/>
    <w:rsid w:val="00975D97"/>
    <w:rsid w:val="00976512"/>
    <w:rsid w:val="00976DA2"/>
    <w:rsid w:val="00976EA1"/>
    <w:rsid w:val="00976F74"/>
    <w:rsid w:val="00977592"/>
    <w:rsid w:val="009779F5"/>
    <w:rsid w:val="0098053C"/>
    <w:rsid w:val="00980834"/>
    <w:rsid w:val="00980C4E"/>
    <w:rsid w:val="0098141E"/>
    <w:rsid w:val="00981421"/>
    <w:rsid w:val="009816A3"/>
    <w:rsid w:val="00981907"/>
    <w:rsid w:val="00981B55"/>
    <w:rsid w:val="0098217D"/>
    <w:rsid w:val="00982DD8"/>
    <w:rsid w:val="009832E3"/>
    <w:rsid w:val="009832FD"/>
    <w:rsid w:val="0098366C"/>
    <w:rsid w:val="00983F42"/>
    <w:rsid w:val="00983FF6"/>
    <w:rsid w:val="00984368"/>
    <w:rsid w:val="00984847"/>
    <w:rsid w:val="0098499B"/>
    <w:rsid w:val="00984AFA"/>
    <w:rsid w:val="00984C08"/>
    <w:rsid w:val="00985003"/>
    <w:rsid w:val="00985080"/>
    <w:rsid w:val="00985425"/>
    <w:rsid w:val="00985561"/>
    <w:rsid w:val="009858A4"/>
    <w:rsid w:val="00985A32"/>
    <w:rsid w:val="00985A79"/>
    <w:rsid w:val="00985BBE"/>
    <w:rsid w:val="00985C98"/>
    <w:rsid w:val="00986A77"/>
    <w:rsid w:val="00986D48"/>
    <w:rsid w:val="009871C7"/>
    <w:rsid w:val="009877D2"/>
    <w:rsid w:val="00987D2B"/>
    <w:rsid w:val="00987F04"/>
    <w:rsid w:val="00990412"/>
    <w:rsid w:val="009904F9"/>
    <w:rsid w:val="00990592"/>
    <w:rsid w:val="0099075C"/>
    <w:rsid w:val="00990B82"/>
    <w:rsid w:val="00990D1C"/>
    <w:rsid w:val="009911E5"/>
    <w:rsid w:val="009912FE"/>
    <w:rsid w:val="00991353"/>
    <w:rsid w:val="00991450"/>
    <w:rsid w:val="009917A2"/>
    <w:rsid w:val="009917B0"/>
    <w:rsid w:val="00991ADA"/>
    <w:rsid w:val="00991CC6"/>
    <w:rsid w:val="00991E95"/>
    <w:rsid w:val="00991FDA"/>
    <w:rsid w:val="0099200A"/>
    <w:rsid w:val="009920B4"/>
    <w:rsid w:val="009920BC"/>
    <w:rsid w:val="009920CE"/>
    <w:rsid w:val="009924A2"/>
    <w:rsid w:val="0099262D"/>
    <w:rsid w:val="0099289B"/>
    <w:rsid w:val="0099301E"/>
    <w:rsid w:val="0099335F"/>
    <w:rsid w:val="0099387F"/>
    <w:rsid w:val="0099422E"/>
    <w:rsid w:val="009945A4"/>
    <w:rsid w:val="009951E9"/>
    <w:rsid w:val="0099535F"/>
    <w:rsid w:val="009956E4"/>
    <w:rsid w:val="00995B87"/>
    <w:rsid w:val="00995D10"/>
    <w:rsid w:val="00995D7B"/>
    <w:rsid w:val="00995E6B"/>
    <w:rsid w:val="0099623B"/>
    <w:rsid w:val="009963C8"/>
    <w:rsid w:val="00996491"/>
    <w:rsid w:val="00996B4C"/>
    <w:rsid w:val="009970D6"/>
    <w:rsid w:val="0099737D"/>
    <w:rsid w:val="0099746C"/>
    <w:rsid w:val="0099751B"/>
    <w:rsid w:val="009975ED"/>
    <w:rsid w:val="009977EC"/>
    <w:rsid w:val="009979D8"/>
    <w:rsid w:val="00997E19"/>
    <w:rsid w:val="009A03AE"/>
    <w:rsid w:val="009A055C"/>
    <w:rsid w:val="009A05E1"/>
    <w:rsid w:val="009A06C1"/>
    <w:rsid w:val="009A0D42"/>
    <w:rsid w:val="009A0E53"/>
    <w:rsid w:val="009A1912"/>
    <w:rsid w:val="009A1A33"/>
    <w:rsid w:val="009A1C14"/>
    <w:rsid w:val="009A1E6E"/>
    <w:rsid w:val="009A20DD"/>
    <w:rsid w:val="009A21AB"/>
    <w:rsid w:val="009A264B"/>
    <w:rsid w:val="009A2694"/>
    <w:rsid w:val="009A2725"/>
    <w:rsid w:val="009A28FB"/>
    <w:rsid w:val="009A2996"/>
    <w:rsid w:val="009A2FEB"/>
    <w:rsid w:val="009A30AA"/>
    <w:rsid w:val="009A317D"/>
    <w:rsid w:val="009A38EA"/>
    <w:rsid w:val="009A3DA3"/>
    <w:rsid w:val="009A3E85"/>
    <w:rsid w:val="009A3EC2"/>
    <w:rsid w:val="009A4024"/>
    <w:rsid w:val="009A414E"/>
    <w:rsid w:val="009A4671"/>
    <w:rsid w:val="009A470B"/>
    <w:rsid w:val="009A4819"/>
    <w:rsid w:val="009A4A5F"/>
    <w:rsid w:val="009A4B32"/>
    <w:rsid w:val="009A4B4C"/>
    <w:rsid w:val="009A4B9F"/>
    <w:rsid w:val="009A4C41"/>
    <w:rsid w:val="009A50A3"/>
    <w:rsid w:val="009A5382"/>
    <w:rsid w:val="009A550E"/>
    <w:rsid w:val="009A5B22"/>
    <w:rsid w:val="009A5C93"/>
    <w:rsid w:val="009A5CE0"/>
    <w:rsid w:val="009A5D2B"/>
    <w:rsid w:val="009A64A1"/>
    <w:rsid w:val="009A6520"/>
    <w:rsid w:val="009A67B7"/>
    <w:rsid w:val="009A6CAF"/>
    <w:rsid w:val="009A6F27"/>
    <w:rsid w:val="009A6F79"/>
    <w:rsid w:val="009A728A"/>
    <w:rsid w:val="009A739E"/>
    <w:rsid w:val="009A78EE"/>
    <w:rsid w:val="009A7B94"/>
    <w:rsid w:val="009A7BB0"/>
    <w:rsid w:val="009A7E0A"/>
    <w:rsid w:val="009A7F69"/>
    <w:rsid w:val="009B0099"/>
    <w:rsid w:val="009B0227"/>
    <w:rsid w:val="009B0677"/>
    <w:rsid w:val="009B06A1"/>
    <w:rsid w:val="009B0FCF"/>
    <w:rsid w:val="009B11F4"/>
    <w:rsid w:val="009B17EB"/>
    <w:rsid w:val="009B18D4"/>
    <w:rsid w:val="009B1DD3"/>
    <w:rsid w:val="009B1EE0"/>
    <w:rsid w:val="009B249D"/>
    <w:rsid w:val="009B26A3"/>
    <w:rsid w:val="009B279B"/>
    <w:rsid w:val="009B38BA"/>
    <w:rsid w:val="009B3CD7"/>
    <w:rsid w:val="009B3F8D"/>
    <w:rsid w:val="009B491B"/>
    <w:rsid w:val="009B4B72"/>
    <w:rsid w:val="009B4C02"/>
    <w:rsid w:val="009B4F90"/>
    <w:rsid w:val="009B5128"/>
    <w:rsid w:val="009B5579"/>
    <w:rsid w:val="009B56A7"/>
    <w:rsid w:val="009B5DE1"/>
    <w:rsid w:val="009B5F8B"/>
    <w:rsid w:val="009B5FDD"/>
    <w:rsid w:val="009B62DB"/>
    <w:rsid w:val="009B6B4C"/>
    <w:rsid w:val="009B6D2A"/>
    <w:rsid w:val="009B6EDF"/>
    <w:rsid w:val="009B7193"/>
    <w:rsid w:val="009B7270"/>
    <w:rsid w:val="009B727F"/>
    <w:rsid w:val="009B735B"/>
    <w:rsid w:val="009B7456"/>
    <w:rsid w:val="009B75F6"/>
    <w:rsid w:val="009B7A8B"/>
    <w:rsid w:val="009C0244"/>
    <w:rsid w:val="009C072B"/>
    <w:rsid w:val="009C1031"/>
    <w:rsid w:val="009C12CA"/>
    <w:rsid w:val="009C16D2"/>
    <w:rsid w:val="009C174E"/>
    <w:rsid w:val="009C1AB2"/>
    <w:rsid w:val="009C206C"/>
    <w:rsid w:val="009C2075"/>
    <w:rsid w:val="009C209D"/>
    <w:rsid w:val="009C2BB2"/>
    <w:rsid w:val="009C32E1"/>
    <w:rsid w:val="009C34AC"/>
    <w:rsid w:val="009C3751"/>
    <w:rsid w:val="009C385D"/>
    <w:rsid w:val="009C3937"/>
    <w:rsid w:val="009C39FE"/>
    <w:rsid w:val="009C3B66"/>
    <w:rsid w:val="009C3B6E"/>
    <w:rsid w:val="009C3C29"/>
    <w:rsid w:val="009C4464"/>
    <w:rsid w:val="009C47CF"/>
    <w:rsid w:val="009C4B03"/>
    <w:rsid w:val="009C4C59"/>
    <w:rsid w:val="009C4E23"/>
    <w:rsid w:val="009C580A"/>
    <w:rsid w:val="009C5870"/>
    <w:rsid w:val="009C58CB"/>
    <w:rsid w:val="009C598C"/>
    <w:rsid w:val="009C6471"/>
    <w:rsid w:val="009C65C2"/>
    <w:rsid w:val="009C7752"/>
    <w:rsid w:val="009C7E25"/>
    <w:rsid w:val="009D00AD"/>
    <w:rsid w:val="009D0168"/>
    <w:rsid w:val="009D07BF"/>
    <w:rsid w:val="009D185A"/>
    <w:rsid w:val="009D197A"/>
    <w:rsid w:val="009D1A2B"/>
    <w:rsid w:val="009D1C02"/>
    <w:rsid w:val="009D2429"/>
    <w:rsid w:val="009D280E"/>
    <w:rsid w:val="009D2D65"/>
    <w:rsid w:val="009D2DDC"/>
    <w:rsid w:val="009D2FDC"/>
    <w:rsid w:val="009D30A5"/>
    <w:rsid w:val="009D31E8"/>
    <w:rsid w:val="009D3474"/>
    <w:rsid w:val="009D3871"/>
    <w:rsid w:val="009D394A"/>
    <w:rsid w:val="009D3AF4"/>
    <w:rsid w:val="009D3B07"/>
    <w:rsid w:val="009D3B3A"/>
    <w:rsid w:val="009D3D87"/>
    <w:rsid w:val="009D3F66"/>
    <w:rsid w:val="009D4B0B"/>
    <w:rsid w:val="009D4B18"/>
    <w:rsid w:val="009D4EB4"/>
    <w:rsid w:val="009D5071"/>
    <w:rsid w:val="009D50ED"/>
    <w:rsid w:val="009D539B"/>
    <w:rsid w:val="009D5442"/>
    <w:rsid w:val="009D5C79"/>
    <w:rsid w:val="009D64EC"/>
    <w:rsid w:val="009D658F"/>
    <w:rsid w:val="009D67CE"/>
    <w:rsid w:val="009D6903"/>
    <w:rsid w:val="009D6C85"/>
    <w:rsid w:val="009D6F34"/>
    <w:rsid w:val="009D6F8F"/>
    <w:rsid w:val="009D79DD"/>
    <w:rsid w:val="009E02B2"/>
    <w:rsid w:val="009E04DB"/>
    <w:rsid w:val="009E0AE2"/>
    <w:rsid w:val="009E0B5F"/>
    <w:rsid w:val="009E0F35"/>
    <w:rsid w:val="009E1019"/>
    <w:rsid w:val="009E10B5"/>
    <w:rsid w:val="009E12D2"/>
    <w:rsid w:val="009E207A"/>
    <w:rsid w:val="009E24D1"/>
    <w:rsid w:val="009E2A22"/>
    <w:rsid w:val="009E2A5E"/>
    <w:rsid w:val="009E3AD8"/>
    <w:rsid w:val="009E3B37"/>
    <w:rsid w:val="009E3B5C"/>
    <w:rsid w:val="009E4934"/>
    <w:rsid w:val="009E4B97"/>
    <w:rsid w:val="009E4CA5"/>
    <w:rsid w:val="009E4CD8"/>
    <w:rsid w:val="009E51A8"/>
    <w:rsid w:val="009E5B79"/>
    <w:rsid w:val="009E5C15"/>
    <w:rsid w:val="009E5F53"/>
    <w:rsid w:val="009E63C9"/>
    <w:rsid w:val="009E7383"/>
    <w:rsid w:val="009E7846"/>
    <w:rsid w:val="009E78D5"/>
    <w:rsid w:val="009F01A7"/>
    <w:rsid w:val="009F0362"/>
    <w:rsid w:val="009F03EE"/>
    <w:rsid w:val="009F067E"/>
    <w:rsid w:val="009F06CE"/>
    <w:rsid w:val="009F079C"/>
    <w:rsid w:val="009F07B9"/>
    <w:rsid w:val="009F1160"/>
    <w:rsid w:val="009F1372"/>
    <w:rsid w:val="009F1418"/>
    <w:rsid w:val="009F169A"/>
    <w:rsid w:val="009F203D"/>
    <w:rsid w:val="009F2210"/>
    <w:rsid w:val="009F28A9"/>
    <w:rsid w:val="009F2AFD"/>
    <w:rsid w:val="009F2EE9"/>
    <w:rsid w:val="009F311E"/>
    <w:rsid w:val="009F3173"/>
    <w:rsid w:val="009F32C7"/>
    <w:rsid w:val="009F3341"/>
    <w:rsid w:val="009F355A"/>
    <w:rsid w:val="009F35D9"/>
    <w:rsid w:val="009F38F6"/>
    <w:rsid w:val="009F394C"/>
    <w:rsid w:val="009F3A9C"/>
    <w:rsid w:val="009F3B28"/>
    <w:rsid w:val="009F3D04"/>
    <w:rsid w:val="009F3E6A"/>
    <w:rsid w:val="009F3F50"/>
    <w:rsid w:val="009F42E2"/>
    <w:rsid w:val="009F4B1F"/>
    <w:rsid w:val="009F4CF9"/>
    <w:rsid w:val="009F4D57"/>
    <w:rsid w:val="009F5118"/>
    <w:rsid w:val="009F5199"/>
    <w:rsid w:val="009F52C1"/>
    <w:rsid w:val="009F537C"/>
    <w:rsid w:val="009F5655"/>
    <w:rsid w:val="009F5B5B"/>
    <w:rsid w:val="009F5DAA"/>
    <w:rsid w:val="009F6EA2"/>
    <w:rsid w:val="009F6EAF"/>
    <w:rsid w:val="00A00420"/>
    <w:rsid w:val="00A00875"/>
    <w:rsid w:val="00A0092E"/>
    <w:rsid w:val="00A00D92"/>
    <w:rsid w:val="00A01585"/>
    <w:rsid w:val="00A015A2"/>
    <w:rsid w:val="00A01690"/>
    <w:rsid w:val="00A017A2"/>
    <w:rsid w:val="00A01C01"/>
    <w:rsid w:val="00A01DA1"/>
    <w:rsid w:val="00A01ED9"/>
    <w:rsid w:val="00A02142"/>
    <w:rsid w:val="00A0226B"/>
    <w:rsid w:val="00A02515"/>
    <w:rsid w:val="00A026B1"/>
    <w:rsid w:val="00A029A4"/>
    <w:rsid w:val="00A02B0A"/>
    <w:rsid w:val="00A0307B"/>
    <w:rsid w:val="00A032AD"/>
    <w:rsid w:val="00A037ED"/>
    <w:rsid w:val="00A038C1"/>
    <w:rsid w:val="00A0453E"/>
    <w:rsid w:val="00A04847"/>
    <w:rsid w:val="00A04A12"/>
    <w:rsid w:val="00A04F43"/>
    <w:rsid w:val="00A04FE3"/>
    <w:rsid w:val="00A0532C"/>
    <w:rsid w:val="00A0545A"/>
    <w:rsid w:val="00A054A3"/>
    <w:rsid w:val="00A059E6"/>
    <w:rsid w:val="00A05A74"/>
    <w:rsid w:val="00A05E3B"/>
    <w:rsid w:val="00A05F63"/>
    <w:rsid w:val="00A061DD"/>
    <w:rsid w:val="00A06365"/>
    <w:rsid w:val="00A06CD6"/>
    <w:rsid w:val="00A07296"/>
    <w:rsid w:val="00A073E9"/>
    <w:rsid w:val="00A07B73"/>
    <w:rsid w:val="00A07BB6"/>
    <w:rsid w:val="00A10120"/>
    <w:rsid w:val="00A101BD"/>
    <w:rsid w:val="00A10A76"/>
    <w:rsid w:val="00A10C07"/>
    <w:rsid w:val="00A10DF0"/>
    <w:rsid w:val="00A11381"/>
    <w:rsid w:val="00A114C5"/>
    <w:rsid w:val="00A11CD4"/>
    <w:rsid w:val="00A1236B"/>
    <w:rsid w:val="00A12795"/>
    <w:rsid w:val="00A1287E"/>
    <w:rsid w:val="00A129A1"/>
    <w:rsid w:val="00A12C01"/>
    <w:rsid w:val="00A12ED4"/>
    <w:rsid w:val="00A134F2"/>
    <w:rsid w:val="00A135BE"/>
    <w:rsid w:val="00A13746"/>
    <w:rsid w:val="00A13B9A"/>
    <w:rsid w:val="00A13BB7"/>
    <w:rsid w:val="00A13C98"/>
    <w:rsid w:val="00A13CA4"/>
    <w:rsid w:val="00A13D76"/>
    <w:rsid w:val="00A14770"/>
    <w:rsid w:val="00A14773"/>
    <w:rsid w:val="00A14DC0"/>
    <w:rsid w:val="00A15266"/>
    <w:rsid w:val="00A1526A"/>
    <w:rsid w:val="00A15294"/>
    <w:rsid w:val="00A15295"/>
    <w:rsid w:val="00A15B84"/>
    <w:rsid w:val="00A16154"/>
    <w:rsid w:val="00A1647D"/>
    <w:rsid w:val="00A16A6F"/>
    <w:rsid w:val="00A16BDE"/>
    <w:rsid w:val="00A16C7A"/>
    <w:rsid w:val="00A16DFB"/>
    <w:rsid w:val="00A16F9A"/>
    <w:rsid w:val="00A17193"/>
    <w:rsid w:val="00A173EA"/>
    <w:rsid w:val="00A17405"/>
    <w:rsid w:val="00A174B2"/>
    <w:rsid w:val="00A17DB6"/>
    <w:rsid w:val="00A204DA"/>
    <w:rsid w:val="00A20522"/>
    <w:rsid w:val="00A206EC"/>
    <w:rsid w:val="00A2096D"/>
    <w:rsid w:val="00A20D70"/>
    <w:rsid w:val="00A213CE"/>
    <w:rsid w:val="00A21E54"/>
    <w:rsid w:val="00A223C7"/>
    <w:rsid w:val="00A2253C"/>
    <w:rsid w:val="00A22828"/>
    <w:rsid w:val="00A22ADE"/>
    <w:rsid w:val="00A22EF6"/>
    <w:rsid w:val="00A2338E"/>
    <w:rsid w:val="00A2345F"/>
    <w:rsid w:val="00A23647"/>
    <w:rsid w:val="00A23F9E"/>
    <w:rsid w:val="00A24445"/>
    <w:rsid w:val="00A2455C"/>
    <w:rsid w:val="00A248A5"/>
    <w:rsid w:val="00A24B01"/>
    <w:rsid w:val="00A24B3C"/>
    <w:rsid w:val="00A2545D"/>
    <w:rsid w:val="00A256CA"/>
    <w:rsid w:val="00A258AE"/>
    <w:rsid w:val="00A25FDB"/>
    <w:rsid w:val="00A261C1"/>
    <w:rsid w:val="00A26EF8"/>
    <w:rsid w:val="00A272C1"/>
    <w:rsid w:val="00A27DA0"/>
    <w:rsid w:val="00A27EB6"/>
    <w:rsid w:val="00A27FAF"/>
    <w:rsid w:val="00A3031E"/>
    <w:rsid w:val="00A307C0"/>
    <w:rsid w:val="00A308D3"/>
    <w:rsid w:val="00A3091E"/>
    <w:rsid w:val="00A31322"/>
    <w:rsid w:val="00A314CC"/>
    <w:rsid w:val="00A316E1"/>
    <w:rsid w:val="00A317FF"/>
    <w:rsid w:val="00A31F5A"/>
    <w:rsid w:val="00A32006"/>
    <w:rsid w:val="00A323D8"/>
    <w:rsid w:val="00A32448"/>
    <w:rsid w:val="00A3284B"/>
    <w:rsid w:val="00A32955"/>
    <w:rsid w:val="00A32B21"/>
    <w:rsid w:val="00A32F4F"/>
    <w:rsid w:val="00A340A8"/>
    <w:rsid w:val="00A340A9"/>
    <w:rsid w:val="00A3421D"/>
    <w:rsid w:val="00A34381"/>
    <w:rsid w:val="00A34B67"/>
    <w:rsid w:val="00A34D79"/>
    <w:rsid w:val="00A34DBD"/>
    <w:rsid w:val="00A355AD"/>
    <w:rsid w:val="00A359BA"/>
    <w:rsid w:val="00A35C38"/>
    <w:rsid w:val="00A35D1C"/>
    <w:rsid w:val="00A35D58"/>
    <w:rsid w:val="00A35EB4"/>
    <w:rsid w:val="00A361C4"/>
    <w:rsid w:val="00A36738"/>
    <w:rsid w:val="00A36A66"/>
    <w:rsid w:val="00A36B9F"/>
    <w:rsid w:val="00A36EDF"/>
    <w:rsid w:val="00A37029"/>
    <w:rsid w:val="00A37260"/>
    <w:rsid w:val="00A375FA"/>
    <w:rsid w:val="00A378E3"/>
    <w:rsid w:val="00A3792B"/>
    <w:rsid w:val="00A37EB6"/>
    <w:rsid w:val="00A40266"/>
    <w:rsid w:val="00A40390"/>
    <w:rsid w:val="00A40930"/>
    <w:rsid w:val="00A40AB6"/>
    <w:rsid w:val="00A412F1"/>
    <w:rsid w:val="00A41AD0"/>
    <w:rsid w:val="00A4276F"/>
    <w:rsid w:val="00A4277D"/>
    <w:rsid w:val="00A42C5B"/>
    <w:rsid w:val="00A43132"/>
    <w:rsid w:val="00A435E9"/>
    <w:rsid w:val="00A43885"/>
    <w:rsid w:val="00A43D2E"/>
    <w:rsid w:val="00A43D78"/>
    <w:rsid w:val="00A4468A"/>
    <w:rsid w:val="00A44A95"/>
    <w:rsid w:val="00A44B32"/>
    <w:rsid w:val="00A44C70"/>
    <w:rsid w:val="00A45500"/>
    <w:rsid w:val="00A45548"/>
    <w:rsid w:val="00A45916"/>
    <w:rsid w:val="00A45A5E"/>
    <w:rsid w:val="00A45BA2"/>
    <w:rsid w:val="00A45CDB"/>
    <w:rsid w:val="00A45D5F"/>
    <w:rsid w:val="00A46082"/>
    <w:rsid w:val="00A46617"/>
    <w:rsid w:val="00A46666"/>
    <w:rsid w:val="00A4695E"/>
    <w:rsid w:val="00A46DCF"/>
    <w:rsid w:val="00A472EA"/>
    <w:rsid w:val="00A474E6"/>
    <w:rsid w:val="00A47B06"/>
    <w:rsid w:val="00A47C74"/>
    <w:rsid w:val="00A47C91"/>
    <w:rsid w:val="00A47ED7"/>
    <w:rsid w:val="00A50177"/>
    <w:rsid w:val="00A5110F"/>
    <w:rsid w:val="00A51190"/>
    <w:rsid w:val="00A51886"/>
    <w:rsid w:val="00A51A50"/>
    <w:rsid w:val="00A51DA0"/>
    <w:rsid w:val="00A5206A"/>
    <w:rsid w:val="00A52598"/>
    <w:rsid w:val="00A5260A"/>
    <w:rsid w:val="00A52A15"/>
    <w:rsid w:val="00A52B11"/>
    <w:rsid w:val="00A52B32"/>
    <w:rsid w:val="00A53303"/>
    <w:rsid w:val="00A5339B"/>
    <w:rsid w:val="00A5387E"/>
    <w:rsid w:val="00A53D2F"/>
    <w:rsid w:val="00A5428A"/>
    <w:rsid w:val="00A54D7F"/>
    <w:rsid w:val="00A5544A"/>
    <w:rsid w:val="00A55661"/>
    <w:rsid w:val="00A557F6"/>
    <w:rsid w:val="00A5592D"/>
    <w:rsid w:val="00A559FB"/>
    <w:rsid w:val="00A55AC5"/>
    <w:rsid w:val="00A560C6"/>
    <w:rsid w:val="00A565BC"/>
    <w:rsid w:val="00A566B1"/>
    <w:rsid w:val="00A56912"/>
    <w:rsid w:val="00A56B3B"/>
    <w:rsid w:val="00A57100"/>
    <w:rsid w:val="00A57389"/>
    <w:rsid w:val="00A5749A"/>
    <w:rsid w:val="00A57945"/>
    <w:rsid w:val="00A579CB"/>
    <w:rsid w:val="00A57ADE"/>
    <w:rsid w:val="00A57FF9"/>
    <w:rsid w:val="00A601F7"/>
    <w:rsid w:val="00A60657"/>
    <w:rsid w:val="00A60705"/>
    <w:rsid w:val="00A60AE0"/>
    <w:rsid w:val="00A60F67"/>
    <w:rsid w:val="00A61366"/>
    <w:rsid w:val="00A61A16"/>
    <w:rsid w:val="00A6258A"/>
    <w:rsid w:val="00A626B9"/>
    <w:rsid w:val="00A627AC"/>
    <w:rsid w:val="00A62854"/>
    <w:rsid w:val="00A62BF4"/>
    <w:rsid w:val="00A63229"/>
    <w:rsid w:val="00A63273"/>
    <w:rsid w:val="00A63637"/>
    <w:rsid w:val="00A645A0"/>
    <w:rsid w:val="00A6472E"/>
    <w:rsid w:val="00A648FD"/>
    <w:rsid w:val="00A64914"/>
    <w:rsid w:val="00A64C34"/>
    <w:rsid w:val="00A64C76"/>
    <w:rsid w:val="00A64E73"/>
    <w:rsid w:val="00A64FDA"/>
    <w:rsid w:val="00A64FFE"/>
    <w:rsid w:val="00A6512D"/>
    <w:rsid w:val="00A65501"/>
    <w:rsid w:val="00A65E36"/>
    <w:rsid w:val="00A662C8"/>
    <w:rsid w:val="00A662D3"/>
    <w:rsid w:val="00A66E59"/>
    <w:rsid w:val="00A67172"/>
    <w:rsid w:val="00A67295"/>
    <w:rsid w:val="00A672EA"/>
    <w:rsid w:val="00A67529"/>
    <w:rsid w:val="00A67946"/>
    <w:rsid w:val="00A67A3A"/>
    <w:rsid w:val="00A67DBA"/>
    <w:rsid w:val="00A70319"/>
    <w:rsid w:val="00A703D4"/>
    <w:rsid w:val="00A7051D"/>
    <w:rsid w:val="00A709BD"/>
    <w:rsid w:val="00A70DBA"/>
    <w:rsid w:val="00A712F4"/>
    <w:rsid w:val="00A717B3"/>
    <w:rsid w:val="00A718E2"/>
    <w:rsid w:val="00A71910"/>
    <w:rsid w:val="00A71923"/>
    <w:rsid w:val="00A71FC8"/>
    <w:rsid w:val="00A722EC"/>
    <w:rsid w:val="00A7246A"/>
    <w:rsid w:val="00A725A5"/>
    <w:rsid w:val="00A726B9"/>
    <w:rsid w:val="00A72C38"/>
    <w:rsid w:val="00A72C57"/>
    <w:rsid w:val="00A73233"/>
    <w:rsid w:val="00A73EDC"/>
    <w:rsid w:val="00A73EE1"/>
    <w:rsid w:val="00A74612"/>
    <w:rsid w:val="00A74639"/>
    <w:rsid w:val="00A747A7"/>
    <w:rsid w:val="00A748C6"/>
    <w:rsid w:val="00A74A2A"/>
    <w:rsid w:val="00A74C44"/>
    <w:rsid w:val="00A75332"/>
    <w:rsid w:val="00A753BC"/>
    <w:rsid w:val="00A753BF"/>
    <w:rsid w:val="00A75823"/>
    <w:rsid w:val="00A75A4A"/>
    <w:rsid w:val="00A75BBE"/>
    <w:rsid w:val="00A75E70"/>
    <w:rsid w:val="00A75F8B"/>
    <w:rsid w:val="00A76192"/>
    <w:rsid w:val="00A76373"/>
    <w:rsid w:val="00A76E10"/>
    <w:rsid w:val="00A774DE"/>
    <w:rsid w:val="00A77A7E"/>
    <w:rsid w:val="00A77B08"/>
    <w:rsid w:val="00A77B87"/>
    <w:rsid w:val="00A77C70"/>
    <w:rsid w:val="00A77E49"/>
    <w:rsid w:val="00A80001"/>
    <w:rsid w:val="00A800EA"/>
    <w:rsid w:val="00A8012B"/>
    <w:rsid w:val="00A80311"/>
    <w:rsid w:val="00A80338"/>
    <w:rsid w:val="00A80F12"/>
    <w:rsid w:val="00A811F0"/>
    <w:rsid w:val="00A813CA"/>
    <w:rsid w:val="00A81564"/>
    <w:rsid w:val="00A8168A"/>
    <w:rsid w:val="00A8177F"/>
    <w:rsid w:val="00A81ACE"/>
    <w:rsid w:val="00A81AEB"/>
    <w:rsid w:val="00A81E8F"/>
    <w:rsid w:val="00A828BE"/>
    <w:rsid w:val="00A829E1"/>
    <w:rsid w:val="00A82CF9"/>
    <w:rsid w:val="00A838A1"/>
    <w:rsid w:val="00A8394C"/>
    <w:rsid w:val="00A840D4"/>
    <w:rsid w:val="00A8429F"/>
    <w:rsid w:val="00A84435"/>
    <w:rsid w:val="00A84B97"/>
    <w:rsid w:val="00A84C67"/>
    <w:rsid w:val="00A84CEB"/>
    <w:rsid w:val="00A8550F"/>
    <w:rsid w:val="00A85663"/>
    <w:rsid w:val="00A85825"/>
    <w:rsid w:val="00A8623E"/>
    <w:rsid w:val="00A8668B"/>
    <w:rsid w:val="00A86FA1"/>
    <w:rsid w:val="00A87123"/>
    <w:rsid w:val="00A87697"/>
    <w:rsid w:val="00A878A8"/>
    <w:rsid w:val="00A87981"/>
    <w:rsid w:val="00A87B85"/>
    <w:rsid w:val="00A87DC1"/>
    <w:rsid w:val="00A902AB"/>
    <w:rsid w:val="00A90630"/>
    <w:rsid w:val="00A906FF"/>
    <w:rsid w:val="00A90C91"/>
    <w:rsid w:val="00A90DF6"/>
    <w:rsid w:val="00A9104F"/>
    <w:rsid w:val="00A91096"/>
    <w:rsid w:val="00A91B8D"/>
    <w:rsid w:val="00A91BB9"/>
    <w:rsid w:val="00A91BEA"/>
    <w:rsid w:val="00A91BEB"/>
    <w:rsid w:val="00A92797"/>
    <w:rsid w:val="00A92C22"/>
    <w:rsid w:val="00A92C75"/>
    <w:rsid w:val="00A92DF2"/>
    <w:rsid w:val="00A93894"/>
    <w:rsid w:val="00A93895"/>
    <w:rsid w:val="00A939B1"/>
    <w:rsid w:val="00A93C70"/>
    <w:rsid w:val="00A93D11"/>
    <w:rsid w:val="00A942DA"/>
    <w:rsid w:val="00A9524F"/>
    <w:rsid w:val="00A95452"/>
    <w:rsid w:val="00A9553E"/>
    <w:rsid w:val="00A95634"/>
    <w:rsid w:val="00A95670"/>
    <w:rsid w:val="00A95724"/>
    <w:rsid w:val="00A95A12"/>
    <w:rsid w:val="00A95B0D"/>
    <w:rsid w:val="00A95D1C"/>
    <w:rsid w:val="00A96958"/>
    <w:rsid w:val="00A96B07"/>
    <w:rsid w:val="00A96FDA"/>
    <w:rsid w:val="00A9707B"/>
    <w:rsid w:val="00A9711C"/>
    <w:rsid w:val="00A97254"/>
    <w:rsid w:val="00A97336"/>
    <w:rsid w:val="00A97361"/>
    <w:rsid w:val="00A976C2"/>
    <w:rsid w:val="00A97703"/>
    <w:rsid w:val="00A9780B"/>
    <w:rsid w:val="00A97FCD"/>
    <w:rsid w:val="00AA004C"/>
    <w:rsid w:val="00AA0578"/>
    <w:rsid w:val="00AA0F0F"/>
    <w:rsid w:val="00AA12B6"/>
    <w:rsid w:val="00AA173F"/>
    <w:rsid w:val="00AA18F2"/>
    <w:rsid w:val="00AA197B"/>
    <w:rsid w:val="00AA1C85"/>
    <w:rsid w:val="00AA22C5"/>
    <w:rsid w:val="00AA2371"/>
    <w:rsid w:val="00AA2424"/>
    <w:rsid w:val="00AA2704"/>
    <w:rsid w:val="00AA2710"/>
    <w:rsid w:val="00AA28F6"/>
    <w:rsid w:val="00AA2B27"/>
    <w:rsid w:val="00AA2CB4"/>
    <w:rsid w:val="00AA310C"/>
    <w:rsid w:val="00AA33C3"/>
    <w:rsid w:val="00AA3ABE"/>
    <w:rsid w:val="00AA4258"/>
    <w:rsid w:val="00AA4332"/>
    <w:rsid w:val="00AA436A"/>
    <w:rsid w:val="00AA48ED"/>
    <w:rsid w:val="00AA4F2F"/>
    <w:rsid w:val="00AA56FB"/>
    <w:rsid w:val="00AA5758"/>
    <w:rsid w:val="00AA5C4C"/>
    <w:rsid w:val="00AA5EF4"/>
    <w:rsid w:val="00AA604F"/>
    <w:rsid w:val="00AA65D9"/>
    <w:rsid w:val="00AA6AD8"/>
    <w:rsid w:val="00AA6C1D"/>
    <w:rsid w:val="00AA6C6D"/>
    <w:rsid w:val="00AA6DA8"/>
    <w:rsid w:val="00AA7011"/>
    <w:rsid w:val="00AA7336"/>
    <w:rsid w:val="00AA77CD"/>
    <w:rsid w:val="00AA7CEB"/>
    <w:rsid w:val="00AA7DC8"/>
    <w:rsid w:val="00AB02CB"/>
    <w:rsid w:val="00AB0524"/>
    <w:rsid w:val="00AB07DB"/>
    <w:rsid w:val="00AB0863"/>
    <w:rsid w:val="00AB0B98"/>
    <w:rsid w:val="00AB0C6E"/>
    <w:rsid w:val="00AB135A"/>
    <w:rsid w:val="00AB1460"/>
    <w:rsid w:val="00AB17A4"/>
    <w:rsid w:val="00AB17D0"/>
    <w:rsid w:val="00AB19B3"/>
    <w:rsid w:val="00AB1D5A"/>
    <w:rsid w:val="00AB1DDE"/>
    <w:rsid w:val="00AB2208"/>
    <w:rsid w:val="00AB269B"/>
    <w:rsid w:val="00AB2EF7"/>
    <w:rsid w:val="00AB3737"/>
    <w:rsid w:val="00AB3D26"/>
    <w:rsid w:val="00AB3F9E"/>
    <w:rsid w:val="00AB3FCA"/>
    <w:rsid w:val="00AB40D0"/>
    <w:rsid w:val="00AB427B"/>
    <w:rsid w:val="00AB436A"/>
    <w:rsid w:val="00AB477D"/>
    <w:rsid w:val="00AB4D0F"/>
    <w:rsid w:val="00AB65B8"/>
    <w:rsid w:val="00AB6B62"/>
    <w:rsid w:val="00AB70CE"/>
    <w:rsid w:val="00AB7287"/>
    <w:rsid w:val="00AB7548"/>
    <w:rsid w:val="00AB77C1"/>
    <w:rsid w:val="00AB7AB5"/>
    <w:rsid w:val="00AB7D02"/>
    <w:rsid w:val="00AB7DF8"/>
    <w:rsid w:val="00AC02E7"/>
    <w:rsid w:val="00AC1720"/>
    <w:rsid w:val="00AC1B84"/>
    <w:rsid w:val="00AC1EF2"/>
    <w:rsid w:val="00AC1F98"/>
    <w:rsid w:val="00AC2011"/>
    <w:rsid w:val="00AC21D5"/>
    <w:rsid w:val="00AC2537"/>
    <w:rsid w:val="00AC2702"/>
    <w:rsid w:val="00AC280C"/>
    <w:rsid w:val="00AC2C1E"/>
    <w:rsid w:val="00AC2F7A"/>
    <w:rsid w:val="00AC3112"/>
    <w:rsid w:val="00AC318A"/>
    <w:rsid w:val="00AC3327"/>
    <w:rsid w:val="00AC34A2"/>
    <w:rsid w:val="00AC34ED"/>
    <w:rsid w:val="00AC36B2"/>
    <w:rsid w:val="00AC392E"/>
    <w:rsid w:val="00AC39B8"/>
    <w:rsid w:val="00AC44EB"/>
    <w:rsid w:val="00AC4A45"/>
    <w:rsid w:val="00AC5376"/>
    <w:rsid w:val="00AC57BE"/>
    <w:rsid w:val="00AC5D8D"/>
    <w:rsid w:val="00AC60FA"/>
    <w:rsid w:val="00AC623C"/>
    <w:rsid w:val="00AC64A9"/>
    <w:rsid w:val="00AC656C"/>
    <w:rsid w:val="00AC6B04"/>
    <w:rsid w:val="00AC6BB9"/>
    <w:rsid w:val="00AC6F6C"/>
    <w:rsid w:val="00AC736B"/>
    <w:rsid w:val="00AC78CF"/>
    <w:rsid w:val="00AC79BE"/>
    <w:rsid w:val="00AC7A2B"/>
    <w:rsid w:val="00AC7A3D"/>
    <w:rsid w:val="00AC7DFD"/>
    <w:rsid w:val="00AC7F35"/>
    <w:rsid w:val="00AD00A2"/>
    <w:rsid w:val="00AD0273"/>
    <w:rsid w:val="00AD09D9"/>
    <w:rsid w:val="00AD1376"/>
    <w:rsid w:val="00AD1659"/>
    <w:rsid w:val="00AD18C3"/>
    <w:rsid w:val="00AD1989"/>
    <w:rsid w:val="00AD1AF1"/>
    <w:rsid w:val="00AD20BE"/>
    <w:rsid w:val="00AD2122"/>
    <w:rsid w:val="00AD2217"/>
    <w:rsid w:val="00AD26CA"/>
    <w:rsid w:val="00AD27C2"/>
    <w:rsid w:val="00AD2C36"/>
    <w:rsid w:val="00AD2C8B"/>
    <w:rsid w:val="00AD31A0"/>
    <w:rsid w:val="00AD3CE4"/>
    <w:rsid w:val="00AD4133"/>
    <w:rsid w:val="00AD440F"/>
    <w:rsid w:val="00AD4862"/>
    <w:rsid w:val="00AD490A"/>
    <w:rsid w:val="00AD50B5"/>
    <w:rsid w:val="00AD54A2"/>
    <w:rsid w:val="00AD560A"/>
    <w:rsid w:val="00AD56FE"/>
    <w:rsid w:val="00AD590A"/>
    <w:rsid w:val="00AD5978"/>
    <w:rsid w:val="00AD5A4C"/>
    <w:rsid w:val="00AD5EA1"/>
    <w:rsid w:val="00AD5F81"/>
    <w:rsid w:val="00AD6012"/>
    <w:rsid w:val="00AD640B"/>
    <w:rsid w:val="00AD644D"/>
    <w:rsid w:val="00AD6641"/>
    <w:rsid w:val="00AD6894"/>
    <w:rsid w:val="00AD6A8A"/>
    <w:rsid w:val="00AD6DC7"/>
    <w:rsid w:val="00AD75CD"/>
    <w:rsid w:val="00AD75F9"/>
    <w:rsid w:val="00AD7935"/>
    <w:rsid w:val="00AD7A34"/>
    <w:rsid w:val="00AD7C32"/>
    <w:rsid w:val="00AD7D22"/>
    <w:rsid w:val="00AD7EE1"/>
    <w:rsid w:val="00AE01D6"/>
    <w:rsid w:val="00AE040B"/>
    <w:rsid w:val="00AE04AD"/>
    <w:rsid w:val="00AE08CB"/>
    <w:rsid w:val="00AE0BAE"/>
    <w:rsid w:val="00AE0C5D"/>
    <w:rsid w:val="00AE1605"/>
    <w:rsid w:val="00AE1699"/>
    <w:rsid w:val="00AE16E9"/>
    <w:rsid w:val="00AE16F7"/>
    <w:rsid w:val="00AE1828"/>
    <w:rsid w:val="00AE22BF"/>
    <w:rsid w:val="00AE247B"/>
    <w:rsid w:val="00AE271F"/>
    <w:rsid w:val="00AE2722"/>
    <w:rsid w:val="00AE29EB"/>
    <w:rsid w:val="00AE3570"/>
    <w:rsid w:val="00AE3627"/>
    <w:rsid w:val="00AE3F33"/>
    <w:rsid w:val="00AE4035"/>
    <w:rsid w:val="00AE40E1"/>
    <w:rsid w:val="00AE41A7"/>
    <w:rsid w:val="00AE44E1"/>
    <w:rsid w:val="00AE4775"/>
    <w:rsid w:val="00AE484C"/>
    <w:rsid w:val="00AE48B4"/>
    <w:rsid w:val="00AE4C24"/>
    <w:rsid w:val="00AE4E61"/>
    <w:rsid w:val="00AE5093"/>
    <w:rsid w:val="00AE551F"/>
    <w:rsid w:val="00AE56DB"/>
    <w:rsid w:val="00AE58BE"/>
    <w:rsid w:val="00AE5AC1"/>
    <w:rsid w:val="00AE5D34"/>
    <w:rsid w:val="00AE6872"/>
    <w:rsid w:val="00AE6D2E"/>
    <w:rsid w:val="00AE7144"/>
    <w:rsid w:val="00AE7530"/>
    <w:rsid w:val="00AE7F6E"/>
    <w:rsid w:val="00AF0DF3"/>
    <w:rsid w:val="00AF14EC"/>
    <w:rsid w:val="00AF216E"/>
    <w:rsid w:val="00AF21D1"/>
    <w:rsid w:val="00AF224A"/>
    <w:rsid w:val="00AF28AD"/>
    <w:rsid w:val="00AF2DA2"/>
    <w:rsid w:val="00AF3B0B"/>
    <w:rsid w:val="00AF3F67"/>
    <w:rsid w:val="00AF407B"/>
    <w:rsid w:val="00AF4098"/>
    <w:rsid w:val="00AF4803"/>
    <w:rsid w:val="00AF4CBD"/>
    <w:rsid w:val="00AF52C4"/>
    <w:rsid w:val="00AF54B2"/>
    <w:rsid w:val="00AF5DD1"/>
    <w:rsid w:val="00AF692C"/>
    <w:rsid w:val="00AF6A83"/>
    <w:rsid w:val="00AF6FA0"/>
    <w:rsid w:val="00AF7113"/>
    <w:rsid w:val="00AF71EF"/>
    <w:rsid w:val="00AF7869"/>
    <w:rsid w:val="00AF798C"/>
    <w:rsid w:val="00AF79B9"/>
    <w:rsid w:val="00AF7AA9"/>
    <w:rsid w:val="00AF7B17"/>
    <w:rsid w:val="00B00040"/>
    <w:rsid w:val="00B0008D"/>
    <w:rsid w:val="00B00B85"/>
    <w:rsid w:val="00B00DA2"/>
    <w:rsid w:val="00B01182"/>
    <w:rsid w:val="00B0122B"/>
    <w:rsid w:val="00B018E4"/>
    <w:rsid w:val="00B01C32"/>
    <w:rsid w:val="00B01CF0"/>
    <w:rsid w:val="00B01E20"/>
    <w:rsid w:val="00B020B4"/>
    <w:rsid w:val="00B026D8"/>
    <w:rsid w:val="00B02BFA"/>
    <w:rsid w:val="00B02DD5"/>
    <w:rsid w:val="00B03149"/>
    <w:rsid w:val="00B0328E"/>
    <w:rsid w:val="00B0360D"/>
    <w:rsid w:val="00B03D89"/>
    <w:rsid w:val="00B041BA"/>
    <w:rsid w:val="00B04A5F"/>
    <w:rsid w:val="00B0563E"/>
    <w:rsid w:val="00B05768"/>
    <w:rsid w:val="00B059B1"/>
    <w:rsid w:val="00B05D30"/>
    <w:rsid w:val="00B05D80"/>
    <w:rsid w:val="00B06053"/>
    <w:rsid w:val="00B06585"/>
    <w:rsid w:val="00B06724"/>
    <w:rsid w:val="00B067BE"/>
    <w:rsid w:val="00B0746A"/>
    <w:rsid w:val="00B07556"/>
    <w:rsid w:val="00B076F9"/>
    <w:rsid w:val="00B07A10"/>
    <w:rsid w:val="00B07A66"/>
    <w:rsid w:val="00B07B08"/>
    <w:rsid w:val="00B07E41"/>
    <w:rsid w:val="00B10376"/>
    <w:rsid w:val="00B105C5"/>
    <w:rsid w:val="00B10655"/>
    <w:rsid w:val="00B110FA"/>
    <w:rsid w:val="00B11687"/>
    <w:rsid w:val="00B11CF5"/>
    <w:rsid w:val="00B12250"/>
    <w:rsid w:val="00B122F6"/>
    <w:rsid w:val="00B126B0"/>
    <w:rsid w:val="00B130D4"/>
    <w:rsid w:val="00B13612"/>
    <w:rsid w:val="00B13B8C"/>
    <w:rsid w:val="00B13CCD"/>
    <w:rsid w:val="00B13DFA"/>
    <w:rsid w:val="00B144D1"/>
    <w:rsid w:val="00B144E4"/>
    <w:rsid w:val="00B14782"/>
    <w:rsid w:val="00B147E9"/>
    <w:rsid w:val="00B1497E"/>
    <w:rsid w:val="00B14E2F"/>
    <w:rsid w:val="00B14ECF"/>
    <w:rsid w:val="00B15156"/>
    <w:rsid w:val="00B157E8"/>
    <w:rsid w:val="00B15844"/>
    <w:rsid w:val="00B15A11"/>
    <w:rsid w:val="00B15A96"/>
    <w:rsid w:val="00B15DA8"/>
    <w:rsid w:val="00B15EC5"/>
    <w:rsid w:val="00B15EC6"/>
    <w:rsid w:val="00B15FEF"/>
    <w:rsid w:val="00B15FF4"/>
    <w:rsid w:val="00B165F5"/>
    <w:rsid w:val="00B168BA"/>
    <w:rsid w:val="00B168C9"/>
    <w:rsid w:val="00B1692A"/>
    <w:rsid w:val="00B16DF2"/>
    <w:rsid w:val="00B17211"/>
    <w:rsid w:val="00B17265"/>
    <w:rsid w:val="00B173EF"/>
    <w:rsid w:val="00B17B4A"/>
    <w:rsid w:val="00B17E3F"/>
    <w:rsid w:val="00B20212"/>
    <w:rsid w:val="00B20549"/>
    <w:rsid w:val="00B20D55"/>
    <w:rsid w:val="00B20EB9"/>
    <w:rsid w:val="00B210C3"/>
    <w:rsid w:val="00B2143B"/>
    <w:rsid w:val="00B21709"/>
    <w:rsid w:val="00B21728"/>
    <w:rsid w:val="00B221F5"/>
    <w:rsid w:val="00B22218"/>
    <w:rsid w:val="00B2252B"/>
    <w:rsid w:val="00B22BC7"/>
    <w:rsid w:val="00B23074"/>
    <w:rsid w:val="00B23242"/>
    <w:rsid w:val="00B23318"/>
    <w:rsid w:val="00B23329"/>
    <w:rsid w:val="00B23344"/>
    <w:rsid w:val="00B2398E"/>
    <w:rsid w:val="00B23A97"/>
    <w:rsid w:val="00B23BB1"/>
    <w:rsid w:val="00B2410D"/>
    <w:rsid w:val="00B2425E"/>
    <w:rsid w:val="00B243F2"/>
    <w:rsid w:val="00B24570"/>
    <w:rsid w:val="00B2467F"/>
    <w:rsid w:val="00B24A5C"/>
    <w:rsid w:val="00B24E0C"/>
    <w:rsid w:val="00B253A8"/>
    <w:rsid w:val="00B254D6"/>
    <w:rsid w:val="00B25535"/>
    <w:rsid w:val="00B257A0"/>
    <w:rsid w:val="00B257B0"/>
    <w:rsid w:val="00B25DF3"/>
    <w:rsid w:val="00B25E8B"/>
    <w:rsid w:val="00B25EE7"/>
    <w:rsid w:val="00B25F32"/>
    <w:rsid w:val="00B2633F"/>
    <w:rsid w:val="00B26727"/>
    <w:rsid w:val="00B267D0"/>
    <w:rsid w:val="00B26A46"/>
    <w:rsid w:val="00B26AAB"/>
    <w:rsid w:val="00B26E2A"/>
    <w:rsid w:val="00B26F56"/>
    <w:rsid w:val="00B275D5"/>
    <w:rsid w:val="00B276F6"/>
    <w:rsid w:val="00B27795"/>
    <w:rsid w:val="00B277A4"/>
    <w:rsid w:val="00B27922"/>
    <w:rsid w:val="00B27C60"/>
    <w:rsid w:val="00B27CF5"/>
    <w:rsid w:val="00B27DD5"/>
    <w:rsid w:val="00B301DC"/>
    <w:rsid w:val="00B3025C"/>
    <w:rsid w:val="00B3048C"/>
    <w:rsid w:val="00B30743"/>
    <w:rsid w:val="00B311ED"/>
    <w:rsid w:val="00B312FA"/>
    <w:rsid w:val="00B314B1"/>
    <w:rsid w:val="00B316A4"/>
    <w:rsid w:val="00B32199"/>
    <w:rsid w:val="00B322A7"/>
    <w:rsid w:val="00B3253A"/>
    <w:rsid w:val="00B332CC"/>
    <w:rsid w:val="00B33581"/>
    <w:rsid w:val="00B3390A"/>
    <w:rsid w:val="00B33D06"/>
    <w:rsid w:val="00B341E5"/>
    <w:rsid w:val="00B34FB0"/>
    <w:rsid w:val="00B35139"/>
    <w:rsid w:val="00B3582C"/>
    <w:rsid w:val="00B35E31"/>
    <w:rsid w:val="00B35E63"/>
    <w:rsid w:val="00B363A5"/>
    <w:rsid w:val="00B363B7"/>
    <w:rsid w:val="00B36843"/>
    <w:rsid w:val="00B3696D"/>
    <w:rsid w:val="00B36B8D"/>
    <w:rsid w:val="00B37237"/>
    <w:rsid w:val="00B4090E"/>
    <w:rsid w:val="00B40A7E"/>
    <w:rsid w:val="00B413FA"/>
    <w:rsid w:val="00B418A7"/>
    <w:rsid w:val="00B41E29"/>
    <w:rsid w:val="00B41F66"/>
    <w:rsid w:val="00B42154"/>
    <w:rsid w:val="00B42262"/>
    <w:rsid w:val="00B4227A"/>
    <w:rsid w:val="00B4254E"/>
    <w:rsid w:val="00B4282A"/>
    <w:rsid w:val="00B4295F"/>
    <w:rsid w:val="00B432F5"/>
    <w:rsid w:val="00B4339C"/>
    <w:rsid w:val="00B436D8"/>
    <w:rsid w:val="00B436DD"/>
    <w:rsid w:val="00B43E23"/>
    <w:rsid w:val="00B43E32"/>
    <w:rsid w:val="00B43EAA"/>
    <w:rsid w:val="00B441B2"/>
    <w:rsid w:val="00B4443A"/>
    <w:rsid w:val="00B44C28"/>
    <w:rsid w:val="00B44D7E"/>
    <w:rsid w:val="00B44F4E"/>
    <w:rsid w:val="00B44FB7"/>
    <w:rsid w:val="00B44FEB"/>
    <w:rsid w:val="00B45554"/>
    <w:rsid w:val="00B455F0"/>
    <w:rsid w:val="00B4564A"/>
    <w:rsid w:val="00B45D20"/>
    <w:rsid w:val="00B45D4A"/>
    <w:rsid w:val="00B46296"/>
    <w:rsid w:val="00B47562"/>
    <w:rsid w:val="00B47666"/>
    <w:rsid w:val="00B47EA3"/>
    <w:rsid w:val="00B50997"/>
    <w:rsid w:val="00B5108D"/>
    <w:rsid w:val="00B513A5"/>
    <w:rsid w:val="00B514C4"/>
    <w:rsid w:val="00B523B7"/>
    <w:rsid w:val="00B5274B"/>
    <w:rsid w:val="00B5286C"/>
    <w:rsid w:val="00B5287D"/>
    <w:rsid w:val="00B52CC5"/>
    <w:rsid w:val="00B52DCB"/>
    <w:rsid w:val="00B52E9F"/>
    <w:rsid w:val="00B53261"/>
    <w:rsid w:val="00B5335A"/>
    <w:rsid w:val="00B53BFF"/>
    <w:rsid w:val="00B53CBC"/>
    <w:rsid w:val="00B5493B"/>
    <w:rsid w:val="00B54CBD"/>
    <w:rsid w:val="00B55062"/>
    <w:rsid w:val="00B554B5"/>
    <w:rsid w:val="00B5569C"/>
    <w:rsid w:val="00B55942"/>
    <w:rsid w:val="00B5597C"/>
    <w:rsid w:val="00B55F40"/>
    <w:rsid w:val="00B561CF"/>
    <w:rsid w:val="00B565C0"/>
    <w:rsid w:val="00B56959"/>
    <w:rsid w:val="00B56B28"/>
    <w:rsid w:val="00B57411"/>
    <w:rsid w:val="00B577B5"/>
    <w:rsid w:val="00B579E4"/>
    <w:rsid w:val="00B57A2B"/>
    <w:rsid w:val="00B57CE3"/>
    <w:rsid w:val="00B60082"/>
    <w:rsid w:val="00B6008F"/>
    <w:rsid w:val="00B600A1"/>
    <w:rsid w:val="00B60190"/>
    <w:rsid w:val="00B60197"/>
    <w:rsid w:val="00B60623"/>
    <w:rsid w:val="00B60C79"/>
    <w:rsid w:val="00B61510"/>
    <w:rsid w:val="00B620BE"/>
    <w:rsid w:val="00B625D1"/>
    <w:rsid w:val="00B6272B"/>
    <w:rsid w:val="00B62D78"/>
    <w:rsid w:val="00B63286"/>
    <w:rsid w:val="00B633B8"/>
    <w:rsid w:val="00B63423"/>
    <w:rsid w:val="00B6373B"/>
    <w:rsid w:val="00B63BE1"/>
    <w:rsid w:val="00B63D43"/>
    <w:rsid w:val="00B64432"/>
    <w:rsid w:val="00B64605"/>
    <w:rsid w:val="00B646A0"/>
    <w:rsid w:val="00B64B5D"/>
    <w:rsid w:val="00B64D79"/>
    <w:rsid w:val="00B65063"/>
    <w:rsid w:val="00B6533A"/>
    <w:rsid w:val="00B65C0C"/>
    <w:rsid w:val="00B666C8"/>
    <w:rsid w:val="00B669C9"/>
    <w:rsid w:val="00B66EB5"/>
    <w:rsid w:val="00B66ECF"/>
    <w:rsid w:val="00B6734F"/>
    <w:rsid w:val="00B677EE"/>
    <w:rsid w:val="00B70641"/>
    <w:rsid w:val="00B707D9"/>
    <w:rsid w:val="00B70D57"/>
    <w:rsid w:val="00B70E1D"/>
    <w:rsid w:val="00B71047"/>
    <w:rsid w:val="00B71219"/>
    <w:rsid w:val="00B7139A"/>
    <w:rsid w:val="00B716FA"/>
    <w:rsid w:val="00B71712"/>
    <w:rsid w:val="00B71B21"/>
    <w:rsid w:val="00B722D7"/>
    <w:rsid w:val="00B72BC0"/>
    <w:rsid w:val="00B72EDB"/>
    <w:rsid w:val="00B73588"/>
    <w:rsid w:val="00B735AD"/>
    <w:rsid w:val="00B7391F"/>
    <w:rsid w:val="00B73DF4"/>
    <w:rsid w:val="00B74030"/>
    <w:rsid w:val="00B7408A"/>
    <w:rsid w:val="00B7408E"/>
    <w:rsid w:val="00B749E3"/>
    <w:rsid w:val="00B74AE2"/>
    <w:rsid w:val="00B74B26"/>
    <w:rsid w:val="00B75234"/>
    <w:rsid w:val="00B7544B"/>
    <w:rsid w:val="00B758D9"/>
    <w:rsid w:val="00B75E63"/>
    <w:rsid w:val="00B7666B"/>
    <w:rsid w:val="00B76710"/>
    <w:rsid w:val="00B76A78"/>
    <w:rsid w:val="00B76C48"/>
    <w:rsid w:val="00B77555"/>
    <w:rsid w:val="00B779AD"/>
    <w:rsid w:val="00B77A2E"/>
    <w:rsid w:val="00B77A89"/>
    <w:rsid w:val="00B77E7B"/>
    <w:rsid w:val="00B77F7A"/>
    <w:rsid w:val="00B80206"/>
    <w:rsid w:val="00B80391"/>
    <w:rsid w:val="00B809A0"/>
    <w:rsid w:val="00B80BAE"/>
    <w:rsid w:val="00B80BC3"/>
    <w:rsid w:val="00B814CC"/>
    <w:rsid w:val="00B81616"/>
    <w:rsid w:val="00B81903"/>
    <w:rsid w:val="00B81E5E"/>
    <w:rsid w:val="00B81FE3"/>
    <w:rsid w:val="00B82121"/>
    <w:rsid w:val="00B823A0"/>
    <w:rsid w:val="00B825FF"/>
    <w:rsid w:val="00B827FD"/>
    <w:rsid w:val="00B82B23"/>
    <w:rsid w:val="00B82BA0"/>
    <w:rsid w:val="00B82E32"/>
    <w:rsid w:val="00B82FF2"/>
    <w:rsid w:val="00B8333D"/>
    <w:rsid w:val="00B834A2"/>
    <w:rsid w:val="00B841C3"/>
    <w:rsid w:val="00B84542"/>
    <w:rsid w:val="00B84716"/>
    <w:rsid w:val="00B84799"/>
    <w:rsid w:val="00B84CDB"/>
    <w:rsid w:val="00B84ED4"/>
    <w:rsid w:val="00B851F9"/>
    <w:rsid w:val="00B8541F"/>
    <w:rsid w:val="00B86120"/>
    <w:rsid w:val="00B86639"/>
    <w:rsid w:val="00B86EF7"/>
    <w:rsid w:val="00B86F87"/>
    <w:rsid w:val="00B86FC0"/>
    <w:rsid w:val="00B8726C"/>
    <w:rsid w:val="00B872C1"/>
    <w:rsid w:val="00B877B3"/>
    <w:rsid w:val="00B87E30"/>
    <w:rsid w:val="00B87F69"/>
    <w:rsid w:val="00B90110"/>
    <w:rsid w:val="00B90738"/>
    <w:rsid w:val="00B90883"/>
    <w:rsid w:val="00B90E56"/>
    <w:rsid w:val="00B910E1"/>
    <w:rsid w:val="00B9148C"/>
    <w:rsid w:val="00B9178E"/>
    <w:rsid w:val="00B9186E"/>
    <w:rsid w:val="00B91938"/>
    <w:rsid w:val="00B91B32"/>
    <w:rsid w:val="00B920E3"/>
    <w:rsid w:val="00B924E1"/>
    <w:rsid w:val="00B9269B"/>
    <w:rsid w:val="00B928CE"/>
    <w:rsid w:val="00B92A93"/>
    <w:rsid w:val="00B92B62"/>
    <w:rsid w:val="00B933DC"/>
    <w:rsid w:val="00B933FF"/>
    <w:rsid w:val="00B93885"/>
    <w:rsid w:val="00B93945"/>
    <w:rsid w:val="00B943B7"/>
    <w:rsid w:val="00B94584"/>
    <w:rsid w:val="00B949CC"/>
    <w:rsid w:val="00B94A6D"/>
    <w:rsid w:val="00B94BB9"/>
    <w:rsid w:val="00B94D33"/>
    <w:rsid w:val="00B94D77"/>
    <w:rsid w:val="00B94E96"/>
    <w:rsid w:val="00B94F9C"/>
    <w:rsid w:val="00B95521"/>
    <w:rsid w:val="00B95960"/>
    <w:rsid w:val="00B962B4"/>
    <w:rsid w:val="00B967C2"/>
    <w:rsid w:val="00B96AEC"/>
    <w:rsid w:val="00B96E53"/>
    <w:rsid w:val="00B97105"/>
    <w:rsid w:val="00B97443"/>
    <w:rsid w:val="00B97504"/>
    <w:rsid w:val="00B9795D"/>
    <w:rsid w:val="00B9796F"/>
    <w:rsid w:val="00B97D34"/>
    <w:rsid w:val="00B97DCF"/>
    <w:rsid w:val="00BA007F"/>
    <w:rsid w:val="00BA034D"/>
    <w:rsid w:val="00BA038C"/>
    <w:rsid w:val="00BA0862"/>
    <w:rsid w:val="00BA09E5"/>
    <w:rsid w:val="00BA0CA1"/>
    <w:rsid w:val="00BA15A6"/>
    <w:rsid w:val="00BA1735"/>
    <w:rsid w:val="00BA188C"/>
    <w:rsid w:val="00BA1AE8"/>
    <w:rsid w:val="00BA256C"/>
    <w:rsid w:val="00BA2622"/>
    <w:rsid w:val="00BA2879"/>
    <w:rsid w:val="00BA2DB3"/>
    <w:rsid w:val="00BA3145"/>
    <w:rsid w:val="00BA33C1"/>
    <w:rsid w:val="00BA34BE"/>
    <w:rsid w:val="00BA36F5"/>
    <w:rsid w:val="00BA3B30"/>
    <w:rsid w:val="00BA440C"/>
    <w:rsid w:val="00BA445C"/>
    <w:rsid w:val="00BA4577"/>
    <w:rsid w:val="00BA4852"/>
    <w:rsid w:val="00BA48B8"/>
    <w:rsid w:val="00BA4F02"/>
    <w:rsid w:val="00BA54D2"/>
    <w:rsid w:val="00BA5604"/>
    <w:rsid w:val="00BA5A08"/>
    <w:rsid w:val="00BA5CEE"/>
    <w:rsid w:val="00BA5DA5"/>
    <w:rsid w:val="00BA5E4B"/>
    <w:rsid w:val="00BA5F47"/>
    <w:rsid w:val="00BA5FFB"/>
    <w:rsid w:val="00BA614D"/>
    <w:rsid w:val="00BA63BA"/>
    <w:rsid w:val="00BA671D"/>
    <w:rsid w:val="00BA68F3"/>
    <w:rsid w:val="00BA6A67"/>
    <w:rsid w:val="00BA6F38"/>
    <w:rsid w:val="00BA7DAE"/>
    <w:rsid w:val="00BA7F37"/>
    <w:rsid w:val="00BB00F8"/>
    <w:rsid w:val="00BB083F"/>
    <w:rsid w:val="00BB096C"/>
    <w:rsid w:val="00BB0CBB"/>
    <w:rsid w:val="00BB0DB9"/>
    <w:rsid w:val="00BB0F3D"/>
    <w:rsid w:val="00BB0F8D"/>
    <w:rsid w:val="00BB102D"/>
    <w:rsid w:val="00BB1446"/>
    <w:rsid w:val="00BB159A"/>
    <w:rsid w:val="00BB18DC"/>
    <w:rsid w:val="00BB1DCC"/>
    <w:rsid w:val="00BB209C"/>
    <w:rsid w:val="00BB244D"/>
    <w:rsid w:val="00BB3309"/>
    <w:rsid w:val="00BB37E9"/>
    <w:rsid w:val="00BB3D97"/>
    <w:rsid w:val="00BB3E54"/>
    <w:rsid w:val="00BB426B"/>
    <w:rsid w:val="00BB42EF"/>
    <w:rsid w:val="00BB486A"/>
    <w:rsid w:val="00BB542B"/>
    <w:rsid w:val="00BB56F0"/>
    <w:rsid w:val="00BB598B"/>
    <w:rsid w:val="00BB6138"/>
    <w:rsid w:val="00BB66CA"/>
    <w:rsid w:val="00BB6740"/>
    <w:rsid w:val="00BB6754"/>
    <w:rsid w:val="00BB6785"/>
    <w:rsid w:val="00BB6870"/>
    <w:rsid w:val="00BB6BF5"/>
    <w:rsid w:val="00BB740E"/>
    <w:rsid w:val="00BB7599"/>
    <w:rsid w:val="00BB78C0"/>
    <w:rsid w:val="00BB78D8"/>
    <w:rsid w:val="00BB78ED"/>
    <w:rsid w:val="00BB7CA7"/>
    <w:rsid w:val="00BB7D18"/>
    <w:rsid w:val="00BC01BF"/>
    <w:rsid w:val="00BC0288"/>
    <w:rsid w:val="00BC0787"/>
    <w:rsid w:val="00BC08B7"/>
    <w:rsid w:val="00BC1CEF"/>
    <w:rsid w:val="00BC1FD8"/>
    <w:rsid w:val="00BC2494"/>
    <w:rsid w:val="00BC2B58"/>
    <w:rsid w:val="00BC2EB6"/>
    <w:rsid w:val="00BC2F5D"/>
    <w:rsid w:val="00BC32C9"/>
    <w:rsid w:val="00BC3513"/>
    <w:rsid w:val="00BC38A4"/>
    <w:rsid w:val="00BC3955"/>
    <w:rsid w:val="00BC397B"/>
    <w:rsid w:val="00BC3D10"/>
    <w:rsid w:val="00BC4326"/>
    <w:rsid w:val="00BC43EA"/>
    <w:rsid w:val="00BC49FD"/>
    <w:rsid w:val="00BC4AAB"/>
    <w:rsid w:val="00BC4AD5"/>
    <w:rsid w:val="00BC518E"/>
    <w:rsid w:val="00BC532D"/>
    <w:rsid w:val="00BC53C2"/>
    <w:rsid w:val="00BC5669"/>
    <w:rsid w:val="00BC56FF"/>
    <w:rsid w:val="00BC57DC"/>
    <w:rsid w:val="00BC58B7"/>
    <w:rsid w:val="00BC5A53"/>
    <w:rsid w:val="00BC5CF4"/>
    <w:rsid w:val="00BC6353"/>
    <w:rsid w:val="00BC6BC1"/>
    <w:rsid w:val="00BC6E39"/>
    <w:rsid w:val="00BC6EDD"/>
    <w:rsid w:val="00BC700F"/>
    <w:rsid w:val="00BC7304"/>
    <w:rsid w:val="00BC737A"/>
    <w:rsid w:val="00BC741D"/>
    <w:rsid w:val="00BC786B"/>
    <w:rsid w:val="00BC7D9B"/>
    <w:rsid w:val="00BC7DC3"/>
    <w:rsid w:val="00BD019E"/>
    <w:rsid w:val="00BD0934"/>
    <w:rsid w:val="00BD0BD3"/>
    <w:rsid w:val="00BD0DB6"/>
    <w:rsid w:val="00BD0E07"/>
    <w:rsid w:val="00BD1515"/>
    <w:rsid w:val="00BD184C"/>
    <w:rsid w:val="00BD18FA"/>
    <w:rsid w:val="00BD1E5F"/>
    <w:rsid w:val="00BD1FF2"/>
    <w:rsid w:val="00BD219B"/>
    <w:rsid w:val="00BD2348"/>
    <w:rsid w:val="00BD2400"/>
    <w:rsid w:val="00BD266D"/>
    <w:rsid w:val="00BD2713"/>
    <w:rsid w:val="00BD300E"/>
    <w:rsid w:val="00BD3066"/>
    <w:rsid w:val="00BD3485"/>
    <w:rsid w:val="00BD3611"/>
    <w:rsid w:val="00BD3A6B"/>
    <w:rsid w:val="00BD3AC3"/>
    <w:rsid w:val="00BD3BFE"/>
    <w:rsid w:val="00BD3D92"/>
    <w:rsid w:val="00BD3DE8"/>
    <w:rsid w:val="00BD3E7B"/>
    <w:rsid w:val="00BD43E9"/>
    <w:rsid w:val="00BD45F4"/>
    <w:rsid w:val="00BD47BF"/>
    <w:rsid w:val="00BD49CB"/>
    <w:rsid w:val="00BD4FBE"/>
    <w:rsid w:val="00BD50D2"/>
    <w:rsid w:val="00BD53FE"/>
    <w:rsid w:val="00BD547E"/>
    <w:rsid w:val="00BD552F"/>
    <w:rsid w:val="00BD596F"/>
    <w:rsid w:val="00BD60EA"/>
    <w:rsid w:val="00BD642A"/>
    <w:rsid w:val="00BD6538"/>
    <w:rsid w:val="00BD6982"/>
    <w:rsid w:val="00BD6D4F"/>
    <w:rsid w:val="00BD6D90"/>
    <w:rsid w:val="00BD7FA9"/>
    <w:rsid w:val="00BE026E"/>
    <w:rsid w:val="00BE0D3A"/>
    <w:rsid w:val="00BE0DD6"/>
    <w:rsid w:val="00BE0EA4"/>
    <w:rsid w:val="00BE136F"/>
    <w:rsid w:val="00BE13BD"/>
    <w:rsid w:val="00BE162B"/>
    <w:rsid w:val="00BE173B"/>
    <w:rsid w:val="00BE1CE3"/>
    <w:rsid w:val="00BE1CEC"/>
    <w:rsid w:val="00BE1EDB"/>
    <w:rsid w:val="00BE24FD"/>
    <w:rsid w:val="00BE27DF"/>
    <w:rsid w:val="00BE30E7"/>
    <w:rsid w:val="00BE329A"/>
    <w:rsid w:val="00BE354B"/>
    <w:rsid w:val="00BE3741"/>
    <w:rsid w:val="00BE3BEA"/>
    <w:rsid w:val="00BE4267"/>
    <w:rsid w:val="00BE443F"/>
    <w:rsid w:val="00BE496B"/>
    <w:rsid w:val="00BE4A35"/>
    <w:rsid w:val="00BE4A42"/>
    <w:rsid w:val="00BE4BED"/>
    <w:rsid w:val="00BE4E6D"/>
    <w:rsid w:val="00BE53B5"/>
    <w:rsid w:val="00BE6626"/>
    <w:rsid w:val="00BE6D1F"/>
    <w:rsid w:val="00BE6EC4"/>
    <w:rsid w:val="00BE730E"/>
    <w:rsid w:val="00BE74D6"/>
    <w:rsid w:val="00BE757D"/>
    <w:rsid w:val="00BE76C4"/>
    <w:rsid w:val="00BE77EB"/>
    <w:rsid w:val="00BE786D"/>
    <w:rsid w:val="00BE7B90"/>
    <w:rsid w:val="00BF009C"/>
    <w:rsid w:val="00BF012A"/>
    <w:rsid w:val="00BF01BF"/>
    <w:rsid w:val="00BF088F"/>
    <w:rsid w:val="00BF0BE3"/>
    <w:rsid w:val="00BF13C1"/>
    <w:rsid w:val="00BF16A1"/>
    <w:rsid w:val="00BF1A3F"/>
    <w:rsid w:val="00BF1D84"/>
    <w:rsid w:val="00BF2176"/>
    <w:rsid w:val="00BF229D"/>
    <w:rsid w:val="00BF23D9"/>
    <w:rsid w:val="00BF27B5"/>
    <w:rsid w:val="00BF2D2E"/>
    <w:rsid w:val="00BF2DEF"/>
    <w:rsid w:val="00BF2EED"/>
    <w:rsid w:val="00BF306A"/>
    <w:rsid w:val="00BF3183"/>
    <w:rsid w:val="00BF3412"/>
    <w:rsid w:val="00BF3456"/>
    <w:rsid w:val="00BF37D6"/>
    <w:rsid w:val="00BF38DF"/>
    <w:rsid w:val="00BF3C83"/>
    <w:rsid w:val="00BF3D07"/>
    <w:rsid w:val="00BF3D1E"/>
    <w:rsid w:val="00BF3D4A"/>
    <w:rsid w:val="00BF3F85"/>
    <w:rsid w:val="00BF4CE1"/>
    <w:rsid w:val="00BF4E09"/>
    <w:rsid w:val="00BF4E12"/>
    <w:rsid w:val="00BF53B1"/>
    <w:rsid w:val="00BF5866"/>
    <w:rsid w:val="00BF5ADD"/>
    <w:rsid w:val="00BF5AF5"/>
    <w:rsid w:val="00BF5DED"/>
    <w:rsid w:val="00BF602C"/>
    <w:rsid w:val="00BF6046"/>
    <w:rsid w:val="00BF6601"/>
    <w:rsid w:val="00BF678C"/>
    <w:rsid w:val="00BF6A00"/>
    <w:rsid w:val="00BF6F07"/>
    <w:rsid w:val="00BF74BE"/>
    <w:rsid w:val="00BF7735"/>
    <w:rsid w:val="00BF77CD"/>
    <w:rsid w:val="00C000A3"/>
    <w:rsid w:val="00C000BC"/>
    <w:rsid w:val="00C0042D"/>
    <w:rsid w:val="00C00B25"/>
    <w:rsid w:val="00C00BD0"/>
    <w:rsid w:val="00C00C85"/>
    <w:rsid w:val="00C00F46"/>
    <w:rsid w:val="00C01036"/>
    <w:rsid w:val="00C010DA"/>
    <w:rsid w:val="00C013BA"/>
    <w:rsid w:val="00C0191E"/>
    <w:rsid w:val="00C01AE7"/>
    <w:rsid w:val="00C01EA8"/>
    <w:rsid w:val="00C025B9"/>
    <w:rsid w:val="00C02761"/>
    <w:rsid w:val="00C02D2C"/>
    <w:rsid w:val="00C02E93"/>
    <w:rsid w:val="00C02F77"/>
    <w:rsid w:val="00C031BC"/>
    <w:rsid w:val="00C03308"/>
    <w:rsid w:val="00C0377F"/>
    <w:rsid w:val="00C039C9"/>
    <w:rsid w:val="00C03A85"/>
    <w:rsid w:val="00C03FAC"/>
    <w:rsid w:val="00C04125"/>
    <w:rsid w:val="00C04349"/>
    <w:rsid w:val="00C04A25"/>
    <w:rsid w:val="00C04B79"/>
    <w:rsid w:val="00C04BEA"/>
    <w:rsid w:val="00C04EF0"/>
    <w:rsid w:val="00C055D8"/>
    <w:rsid w:val="00C05B87"/>
    <w:rsid w:val="00C05C8C"/>
    <w:rsid w:val="00C0716E"/>
    <w:rsid w:val="00C072AB"/>
    <w:rsid w:val="00C075A8"/>
    <w:rsid w:val="00C10086"/>
    <w:rsid w:val="00C104E4"/>
    <w:rsid w:val="00C10BC3"/>
    <w:rsid w:val="00C10E52"/>
    <w:rsid w:val="00C11108"/>
    <w:rsid w:val="00C11869"/>
    <w:rsid w:val="00C119B4"/>
    <w:rsid w:val="00C11BD2"/>
    <w:rsid w:val="00C12058"/>
    <w:rsid w:val="00C121DE"/>
    <w:rsid w:val="00C12220"/>
    <w:rsid w:val="00C12848"/>
    <w:rsid w:val="00C128FE"/>
    <w:rsid w:val="00C12AE4"/>
    <w:rsid w:val="00C12B11"/>
    <w:rsid w:val="00C12E26"/>
    <w:rsid w:val="00C131FF"/>
    <w:rsid w:val="00C13346"/>
    <w:rsid w:val="00C134AE"/>
    <w:rsid w:val="00C13967"/>
    <w:rsid w:val="00C13C56"/>
    <w:rsid w:val="00C14526"/>
    <w:rsid w:val="00C147B4"/>
    <w:rsid w:val="00C147E1"/>
    <w:rsid w:val="00C14CD8"/>
    <w:rsid w:val="00C15775"/>
    <w:rsid w:val="00C15860"/>
    <w:rsid w:val="00C15C5A"/>
    <w:rsid w:val="00C15DF0"/>
    <w:rsid w:val="00C163FB"/>
    <w:rsid w:val="00C16415"/>
    <w:rsid w:val="00C16C96"/>
    <w:rsid w:val="00C16D38"/>
    <w:rsid w:val="00C17881"/>
    <w:rsid w:val="00C17C8E"/>
    <w:rsid w:val="00C2015D"/>
    <w:rsid w:val="00C2039E"/>
    <w:rsid w:val="00C203BC"/>
    <w:rsid w:val="00C203CC"/>
    <w:rsid w:val="00C20596"/>
    <w:rsid w:val="00C20770"/>
    <w:rsid w:val="00C20837"/>
    <w:rsid w:val="00C20B6B"/>
    <w:rsid w:val="00C20C11"/>
    <w:rsid w:val="00C20CB1"/>
    <w:rsid w:val="00C215DB"/>
    <w:rsid w:val="00C21743"/>
    <w:rsid w:val="00C21D29"/>
    <w:rsid w:val="00C21E0B"/>
    <w:rsid w:val="00C21F6D"/>
    <w:rsid w:val="00C223CC"/>
    <w:rsid w:val="00C225C3"/>
    <w:rsid w:val="00C226B2"/>
    <w:rsid w:val="00C22A76"/>
    <w:rsid w:val="00C22BB3"/>
    <w:rsid w:val="00C22BBB"/>
    <w:rsid w:val="00C22DF4"/>
    <w:rsid w:val="00C23121"/>
    <w:rsid w:val="00C23911"/>
    <w:rsid w:val="00C23A42"/>
    <w:rsid w:val="00C23B22"/>
    <w:rsid w:val="00C23CB0"/>
    <w:rsid w:val="00C23E08"/>
    <w:rsid w:val="00C242CC"/>
    <w:rsid w:val="00C244D7"/>
    <w:rsid w:val="00C245FE"/>
    <w:rsid w:val="00C24C3C"/>
    <w:rsid w:val="00C24CDA"/>
    <w:rsid w:val="00C24F98"/>
    <w:rsid w:val="00C25357"/>
    <w:rsid w:val="00C25671"/>
    <w:rsid w:val="00C25B6B"/>
    <w:rsid w:val="00C25C2B"/>
    <w:rsid w:val="00C25D9C"/>
    <w:rsid w:val="00C25E80"/>
    <w:rsid w:val="00C26113"/>
    <w:rsid w:val="00C2617B"/>
    <w:rsid w:val="00C262D9"/>
    <w:rsid w:val="00C2644A"/>
    <w:rsid w:val="00C264BE"/>
    <w:rsid w:val="00C265A8"/>
    <w:rsid w:val="00C26A89"/>
    <w:rsid w:val="00C26B12"/>
    <w:rsid w:val="00C26B46"/>
    <w:rsid w:val="00C27D53"/>
    <w:rsid w:val="00C30138"/>
    <w:rsid w:val="00C301BB"/>
    <w:rsid w:val="00C3064B"/>
    <w:rsid w:val="00C315A5"/>
    <w:rsid w:val="00C31802"/>
    <w:rsid w:val="00C31B6C"/>
    <w:rsid w:val="00C32131"/>
    <w:rsid w:val="00C323DB"/>
    <w:rsid w:val="00C3244E"/>
    <w:rsid w:val="00C324AF"/>
    <w:rsid w:val="00C325BE"/>
    <w:rsid w:val="00C32AD5"/>
    <w:rsid w:val="00C32E78"/>
    <w:rsid w:val="00C335AD"/>
    <w:rsid w:val="00C33929"/>
    <w:rsid w:val="00C33A55"/>
    <w:rsid w:val="00C344DD"/>
    <w:rsid w:val="00C344F2"/>
    <w:rsid w:val="00C349A2"/>
    <w:rsid w:val="00C34A3D"/>
    <w:rsid w:val="00C34C92"/>
    <w:rsid w:val="00C34D2E"/>
    <w:rsid w:val="00C34F9B"/>
    <w:rsid w:val="00C3519D"/>
    <w:rsid w:val="00C351F9"/>
    <w:rsid w:val="00C35413"/>
    <w:rsid w:val="00C355BF"/>
    <w:rsid w:val="00C359DE"/>
    <w:rsid w:val="00C35B9F"/>
    <w:rsid w:val="00C35E10"/>
    <w:rsid w:val="00C3613C"/>
    <w:rsid w:val="00C36434"/>
    <w:rsid w:val="00C36ACA"/>
    <w:rsid w:val="00C36DE0"/>
    <w:rsid w:val="00C37562"/>
    <w:rsid w:val="00C37641"/>
    <w:rsid w:val="00C37FCD"/>
    <w:rsid w:val="00C401E1"/>
    <w:rsid w:val="00C4084C"/>
    <w:rsid w:val="00C40A84"/>
    <w:rsid w:val="00C40E28"/>
    <w:rsid w:val="00C40E5F"/>
    <w:rsid w:val="00C4188E"/>
    <w:rsid w:val="00C41C15"/>
    <w:rsid w:val="00C41F2B"/>
    <w:rsid w:val="00C4209E"/>
    <w:rsid w:val="00C4223C"/>
    <w:rsid w:val="00C42473"/>
    <w:rsid w:val="00C42F49"/>
    <w:rsid w:val="00C435A1"/>
    <w:rsid w:val="00C43BC2"/>
    <w:rsid w:val="00C4410E"/>
    <w:rsid w:val="00C44270"/>
    <w:rsid w:val="00C44380"/>
    <w:rsid w:val="00C443F1"/>
    <w:rsid w:val="00C44524"/>
    <w:rsid w:val="00C447AB"/>
    <w:rsid w:val="00C44BA1"/>
    <w:rsid w:val="00C44E27"/>
    <w:rsid w:val="00C44F78"/>
    <w:rsid w:val="00C4506F"/>
    <w:rsid w:val="00C45698"/>
    <w:rsid w:val="00C456D2"/>
    <w:rsid w:val="00C457B6"/>
    <w:rsid w:val="00C4582B"/>
    <w:rsid w:val="00C45C95"/>
    <w:rsid w:val="00C46670"/>
    <w:rsid w:val="00C46D3A"/>
    <w:rsid w:val="00C4702E"/>
    <w:rsid w:val="00C471E9"/>
    <w:rsid w:val="00C4735B"/>
    <w:rsid w:val="00C47686"/>
    <w:rsid w:val="00C47AF7"/>
    <w:rsid w:val="00C47AFF"/>
    <w:rsid w:val="00C47D8D"/>
    <w:rsid w:val="00C500B4"/>
    <w:rsid w:val="00C501CD"/>
    <w:rsid w:val="00C502BE"/>
    <w:rsid w:val="00C50A5C"/>
    <w:rsid w:val="00C50BDD"/>
    <w:rsid w:val="00C50D59"/>
    <w:rsid w:val="00C510DC"/>
    <w:rsid w:val="00C5153C"/>
    <w:rsid w:val="00C51548"/>
    <w:rsid w:val="00C5179B"/>
    <w:rsid w:val="00C517C1"/>
    <w:rsid w:val="00C517CB"/>
    <w:rsid w:val="00C51B68"/>
    <w:rsid w:val="00C51FE2"/>
    <w:rsid w:val="00C52447"/>
    <w:rsid w:val="00C52452"/>
    <w:rsid w:val="00C52815"/>
    <w:rsid w:val="00C528A5"/>
    <w:rsid w:val="00C52BE9"/>
    <w:rsid w:val="00C52CB2"/>
    <w:rsid w:val="00C52CB5"/>
    <w:rsid w:val="00C52EFB"/>
    <w:rsid w:val="00C5312F"/>
    <w:rsid w:val="00C536FD"/>
    <w:rsid w:val="00C53848"/>
    <w:rsid w:val="00C5385F"/>
    <w:rsid w:val="00C53995"/>
    <w:rsid w:val="00C53F01"/>
    <w:rsid w:val="00C5424F"/>
    <w:rsid w:val="00C542B3"/>
    <w:rsid w:val="00C54740"/>
    <w:rsid w:val="00C5491C"/>
    <w:rsid w:val="00C54E66"/>
    <w:rsid w:val="00C55040"/>
    <w:rsid w:val="00C5524B"/>
    <w:rsid w:val="00C55391"/>
    <w:rsid w:val="00C5591D"/>
    <w:rsid w:val="00C55921"/>
    <w:rsid w:val="00C55A51"/>
    <w:rsid w:val="00C55B86"/>
    <w:rsid w:val="00C55C68"/>
    <w:rsid w:val="00C55DDF"/>
    <w:rsid w:val="00C55ED5"/>
    <w:rsid w:val="00C562AB"/>
    <w:rsid w:val="00C564B2"/>
    <w:rsid w:val="00C5740B"/>
    <w:rsid w:val="00C5766A"/>
    <w:rsid w:val="00C5767B"/>
    <w:rsid w:val="00C57894"/>
    <w:rsid w:val="00C5789B"/>
    <w:rsid w:val="00C57ABD"/>
    <w:rsid w:val="00C57CE9"/>
    <w:rsid w:val="00C57D98"/>
    <w:rsid w:val="00C57DB8"/>
    <w:rsid w:val="00C600F2"/>
    <w:rsid w:val="00C60C93"/>
    <w:rsid w:val="00C60D09"/>
    <w:rsid w:val="00C6125F"/>
    <w:rsid w:val="00C613BF"/>
    <w:rsid w:val="00C613C8"/>
    <w:rsid w:val="00C61449"/>
    <w:rsid w:val="00C61579"/>
    <w:rsid w:val="00C61AE4"/>
    <w:rsid w:val="00C61B71"/>
    <w:rsid w:val="00C61EDC"/>
    <w:rsid w:val="00C62107"/>
    <w:rsid w:val="00C6211C"/>
    <w:rsid w:val="00C62365"/>
    <w:rsid w:val="00C623C2"/>
    <w:rsid w:val="00C624C4"/>
    <w:rsid w:val="00C62823"/>
    <w:rsid w:val="00C62B6F"/>
    <w:rsid w:val="00C62BEC"/>
    <w:rsid w:val="00C62DBE"/>
    <w:rsid w:val="00C630E0"/>
    <w:rsid w:val="00C6317E"/>
    <w:rsid w:val="00C63419"/>
    <w:rsid w:val="00C63855"/>
    <w:rsid w:val="00C63987"/>
    <w:rsid w:val="00C63A15"/>
    <w:rsid w:val="00C63A3A"/>
    <w:rsid w:val="00C63BBE"/>
    <w:rsid w:val="00C63D06"/>
    <w:rsid w:val="00C63DB7"/>
    <w:rsid w:val="00C64030"/>
    <w:rsid w:val="00C64228"/>
    <w:rsid w:val="00C64712"/>
    <w:rsid w:val="00C6491F"/>
    <w:rsid w:val="00C64AC9"/>
    <w:rsid w:val="00C64D0E"/>
    <w:rsid w:val="00C64DDC"/>
    <w:rsid w:val="00C652D1"/>
    <w:rsid w:val="00C6564B"/>
    <w:rsid w:val="00C6592C"/>
    <w:rsid w:val="00C659A8"/>
    <w:rsid w:val="00C65A07"/>
    <w:rsid w:val="00C65B8E"/>
    <w:rsid w:val="00C65E35"/>
    <w:rsid w:val="00C660CA"/>
    <w:rsid w:val="00C661FD"/>
    <w:rsid w:val="00C6664F"/>
    <w:rsid w:val="00C66949"/>
    <w:rsid w:val="00C669C2"/>
    <w:rsid w:val="00C66B07"/>
    <w:rsid w:val="00C66CCD"/>
    <w:rsid w:val="00C671A2"/>
    <w:rsid w:val="00C67B49"/>
    <w:rsid w:val="00C67C5C"/>
    <w:rsid w:val="00C67C83"/>
    <w:rsid w:val="00C67D70"/>
    <w:rsid w:val="00C70298"/>
    <w:rsid w:val="00C70D32"/>
    <w:rsid w:val="00C71680"/>
    <w:rsid w:val="00C718EA"/>
    <w:rsid w:val="00C71BCC"/>
    <w:rsid w:val="00C71C06"/>
    <w:rsid w:val="00C720E7"/>
    <w:rsid w:val="00C721E1"/>
    <w:rsid w:val="00C72BB5"/>
    <w:rsid w:val="00C72CA6"/>
    <w:rsid w:val="00C735A0"/>
    <w:rsid w:val="00C73695"/>
    <w:rsid w:val="00C7377C"/>
    <w:rsid w:val="00C737D8"/>
    <w:rsid w:val="00C73E82"/>
    <w:rsid w:val="00C74947"/>
    <w:rsid w:val="00C74B1B"/>
    <w:rsid w:val="00C74C62"/>
    <w:rsid w:val="00C7513A"/>
    <w:rsid w:val="00C759C2"/>
    <w:rsid w:val="00C766D3"/>
    <w:rsid w:val="00C767C4"/>
    <w:rsid w:val="00C767CA"/>
    <w:rsid w:val="00C7689F"/>
    <w:rsid w:val="00C76BB2"/>
    <w:rsid w:val="00C76BB5"/>
    <w:rsid w:val="00C76E32"/>
    <w:rsid w:val="00C7717C"/>
    <w:rsid w:val="00C773C4"/>
    <w:rsid w:val="00C77565"/>
    <w:rsid w:val="00C77754"/>
    <w:rsid w:val="00C77BFC"/>
    <w:rsid w:val="00C77C8F"/>
    <w:rsid w:val="00C77FF5"/>
    <w:rsid w:val="00C801F9"/>
    <w:rsid w:val="00C80712"/>
    <w:rsid w:val="00C814F4"/>
    <w:rsid w:val="00C8216D"/>
    <w:rsid w:val="00C823A9"/>
    <w:rsid w:val="00C8268A"/>
    <w:rsid w:val="00C82AF4"/>
    <w:rsid w:val="00C82B4F"/>
    <w:rsid w:val="00C82BEC"/>
    <w:rsid w:val="00C83798"/>
    <w:rsid w:val="00C838CD"/>
    <w:rsid w:val="00C83D81"/>
    <w:rsid w:val="00C841C8"/>
    <w:rsid w:val="00C84276"/>
    <w:rsid w:val="00C846F6"/>
    <w:rsid w:val="00C8478F"/>
    <w:rsid w:val="00C84AE6"/>
    <w:rsid w:val="00C84C97"/>
    <w:rsid w:val="00C84FA0"/>
    <w:rsid w:val="00C84FB9"/>
    <w:rsid w:val="00C851BB"/>
    <w:rsid w:val="00C8545A"/>
    <w:rsid w:val="00C85801"/>
    <w:rsid w:val="00C85921"/>
    <w:rsid w:val="00C85A2A"/>
    <w:rsid w:val="00C85EFE"/>
    <w:rsid w:val="00C86326"/>
    <w:rsid w:val="00C8640A"/>
    <w:rsid w:val="00C86873"/>
    <w:rsid w:val="00C86AA4"/>
    <w:rsid w:val="00C877C5"/>
    <w:rsid w:val="00C9000D"/>
    <w:rsid w:val="00C90132"/>
    <w:rsid w:val="00C9029E"/>
    <w:rsid w:val="00C90AA4"/>
    <w:rsid w:val="00C90ACA"/>
    <w:rsid w:val="00C90B62"/>
    <w:rsid w:val="00C90BCD"/>
    <w:rsid w:val="00C90EA8"/>
    <w:rsid w:val="00C90F32"/>
    <w:rsid w:val="00C90FC9"/>
    <w:rsid w:val="00C9114C"/>
    <w:rsid w:val="00C91348"/>
    <w:rsid w:val="00C91660"/>
    <w:rsid w:val="00C91D6C"/>
    <w:rsid w:val="00C91E0F"/>
    <w:rsid w:val="00C92313"/>
    <w:rsid w:val="00C92EEE"/>
    <w:rsid w:val="00C93057"/>
    <w:rsid w:val="00C93888"/>
    <w:rsid w:val="00C93FD3"/>
    <w:rsid w:val="00C94446"/>
    <w:rsid w:val="00C949A8"/>
    <w:rsid w:val="00C94D09"/>
    <w:rsid w:val="00C952F6"/>
    <w:rsid w:val="00C95820"/>
    <w:rsid w:val="00C95B7A"/>
    <w:rsid w:val="00C95D6D"/>
    <w:rsid w:val="00C95DF9"/>
    <w:rsid w:val="00C9600D"/>
    <w:rsid w:val="00C961C2"/>
    <w:rsid w:val="00C965E5"/>
    <w:rsid w:val="00C969A0"/>
    <w:rsid w:val="00C974F2"/>
    <w:rsid w:val="00C9775B"/>
    <w:rsid w:val="00C97F37"/>
    <w:rsid w:val="00CA0672"/>
    <w:rsid w:val="00CA085A"/>
    <w:rsid w:val="00CA0941"/>
    <w:rsid w:val="00CA0A07"/>
    <w:rsid w:val="00CA0FF1"/>
    <w:rsid w:val="00CA11CF"/>
    <w:rsid w:val="00CA1572"/>
    <w:rsid w:val="00CA15BB"/>
    <w:rsid w:val="00CA17A5"/>
    <w:rsid w:val="00CA1DD3"/>
    <w:rsid w:val="00CA1F62"/>
    <w:rsid w:val="00CA2001"/>
    <w:rsid w:val="00CA23EE"/>
    <w:rsid w:val="00CA2F3C"/>
    <w:rsid w:val="00CA37F5"/>
    <w:rsid w:val="00CA3B69"/>
    <w:rsid w:val="00CA3B91"/>
    <w:rsid w:val="00CA40B6"/>
    <w:rsid w:val="00CA4853"/>
    <w:rsid w:val="00CA4879"/>
    <w:rsid w:val="00CA49E7"/>
    <w:rsid w:val="00CA4A2A"/>
    <w:rsid w:val="00CA5120"/>
    <w:rsid w:val="00CA51DE"/>
    <w:rsid w:val="00CA5289"/>
    <w:rsid w:val="00CA5325"/>
    <w:rsid w:val="00CA536F"/>
    <w:rsid w:val="00CA5740"/>
    <w:rsid w:val="00CA5A71"/>
    <w:rsid w:val="00CA65D5"/>
    <w:rsid w:val="00CA6693"/>
    <w:rsid w:val="00CA6898"/>
    <w:rsid w:val="00CA696A"/>
    <w:rsid w:val="00CA6EB5"/>
    <w:rsid w:val="00CA7241"/>
    <w:rsid w:val="00CA7514"/>
    <w:rsid w:val="00CA7752"/>
    <w:rsid w:val="00CA77D6"/>
    <w:rsid w:val="00CB0033"/>
    <w:rsid w:val="00CB0157"/>
    <w:rsid w:val="00CB0515"/>
    <w:rsid w:val="00CB0587"/>
    <w:rsid w:val="00CB08EF"/>
    <w:rsid w:val="00CB0C3E"/>
    <w:rsid w:val="00CB0C8F"/>
    <w:rsid w:val="00CB13A4"/>
    <w:rsid w:val="00CB151A"/>
    <w:rsid w:val="00CB1963"/>
    <w:rsid w:val="00CB19AE"/>
    <w:rsid w:val="00CB1E02"/>
    <w:rsid w:val="00CB2C4D"/>
    <w:rsid w:val="00CB318A"/>
    <w:rsid w:val="00CB3206"/>
    <w:rsid w:val="00CB32FA"/>
    <w:rsid w:val="00CB352C"/>
    <w:rsid w:val="00CB38A6"/>
    <w:rsid w:val="00CB39DA"/>
    <w:rsid w:val="00CB3B0B"/>
    <w:rsid w:val="00CB3B52"/>
    <w:rsid w:val="00CB3BC8"/>
    <w:rsid w:val="00CB3C85"/>
    <w:rsid w:val="00CB3E92"/>
    <w:rsid w:val="00CB42CC"/>
    <w:rsid w:val="00CB4642"/>
    <w:rsid w:val="00CB47D0"/>
    <w:rsid w:val="00CB4815"/>
    <w:rsid w:val="00CB4AE9"/>
    <w:rsid w:val="00CB4D56"/>
    <w:rsid w:val="00CB4F05"/>
    <w:rsid w:val="00CB5627"/>
    <w:rsid w:val="00CB61A8"/>
    <w:rsid w:val="00CB63EE"/>
    <w:rsid w:val="00CB64B9"/>
    <w:rsid w:val="00CB64CA"/>
    <w:rsid w:val="00CB69AF"/>
    <w:rsid w:val="00CB6A93"/>
    <w:rsid w:val="00CB73DF"/>
    <w:rsid w:val="00CB75B2"/>
    <w:rsid w:val="00CC005A"/>
    <w:rsid w:val="00CC050A"/>
    <w:rsid w:val="00CC08FF"/>
    <w:rsid w:val="00CC15EF"/>
    <w:rsid w:val="00CC1841"/>
    <w:rsid w:val="00CC1945"/>
    <w:rsid w:val="00CC1EE0"/>
    <w:rsid w:val="00CC2419"/>
    <w:rsid w:val="00CC2ADC"/>
    <w:rsid w:val="00CC2D8A"/>
    <w:rsid w:val="00CC3025"/>
    <w:rsid w:val="00CC32E7"/>
    <w:rsid w:val="00CC3522"/>
    <w:rsid w:val="00CC3858"/>
    <w:rsid w:val="00CC3867"/>
    <w:rsid w:val="00CC3D05"/>
    <w:rsid w:val="00CC3E8B"/>
    <w:rsid w:val="00CC42D7"/>
    <w:rsid w:val="00CC4530"/>
    <w:rsid w:val="00CC463F"/>
    <w:rsid w:val="00CC468B"/>
    <w:rsid w:val="00CC4C45"/>
    <w:rsid w:val="00CC56C7"/>
    <w:rsid w:val="00CC590B"/>
    <w:rsid w:val="00CC5A48"/>
    <w:rsid w:val="00CC5C6F"/>
    <w:rsid w:val="00CC63AB"/>
    <w:rsid w:val="00CC642F"/>
    <w:rsid w:val="00CC6ED3"/>
    <w:rsid w:val="00CC6F56"/>
    <w:rsid w:val="00CC7587"/>
    <w:rsid w:val="00CC7C2B"/>
    <w:rsid w:val="00CC7E7D"/>
    <w:rsid w:val="00CC7F8A"/>
    <w:rsid w:val="00CD0263"/>
    <w:rsid w:val="00CD061A"/>
    <w:rsid w:val="00CD11E5"/>
    <w:rsid w:val="00CD1B76"/>
    <w:rsid w:val="00CD2008"/>
    <w:rsid w:val="00CD2450"/>
    <w:rsid w:val="00CD24C5"/>
    <w:rsid w:val="00CD2739"/>
    <w:rsid w:val="00CD2BD4"/>
    <w:rsid w:val="00CD2CD4"/>
    <w:rsid w:val="00CD2D82"/>
    <w:rsid w:val="00CD2E00"/>
    <w:rsid w:val="00CD2E0B"/>
    <w:rsid w:val="00CD309B"/>
    <w:rsid w:val="00CD3228"/>
    <w:rsid w:val="00CD341D"/>
    <w:rsid w:val="00CD36CC"/>
    <w:rsid w:val="00CD37FE"/>
    <w:rsid w:val="00CD4156"/>
    <w:rsid w:val="00CD467A"/>
    <w:rsid w:val="00CD4EBA"/>
    <w:rsid w:val="00CD55FB"/>
    <w:rsid w:val="00CD594B"/>
    <w:rsid w:val="00CD5FFA"/>
    <w:rsid w:val="00CD60F2"/>
    <w:rsid w:val="00CD62C2"/>
    <w:rsid w:val="00CD6778"/>
    <w:rsid w:val="00CD6872"/>
    <w:rsid w:val="00CD6C1C"/>
    <w:rsid w:val="00CD6F25"/>
    <w:rsid w:val="00CD7117"/>
    <w:rsid w:val="00CD7256"/>
    <w:rsid w:val="00CD726E"/>
    <w:rsid w:val="00CD746B"/>
    <w:rsid w:val="00CD79EC"/>
    <w:rsid w:val="00CD7AF2"/>
    <w:rsid w:val="00CE0210"/>
    <w:rsid w:val="00CE07A9"/>
    <w:rsid w:val="00CE08C6"/>
    <w:rsid w:val="00CE0E41"/>
    <w:rsid w:val="00CE1267"/>
    <w:rsid w:val="00CE1298"/>
    <w:rsid w:val="00CE15D2"/>
    <w:rsid w:val="00CE199E"/>
    <w:rsid w:val="00CE1C14"/>
    <w:rsid w:val="00CE1D39"/>
    <w:rsid w:val="00CE1EE3"/>
    <w:rsid w:val="00CE1FB0"/>
    <w:rsid w:val="00CE2360"/>
    <w:rsid w:val="00CE23B9"/>
    <w:rsid w:val="00CE243B"/>
    <w:rsid w:val="00CE2681"/>
    <w:rsid w:val="00CE2686"/>
    <w:rsid w:val="00CE2BB3"/>
    <w:rsid w:val="00CE2FC9"/>
    <w:rsid w:val="00CE3283"/>
    <w:rsid w:val="00CE3AF4"/>
    <w:rsid w:val="00CE3CAE"/>
    <w:rsid w:val="00CE4285"/>
    <w:rsid w:val="00CE444D"/>
    <w:rsid w:val="00CE45B3"/>
    <w:rsid w:val="00CE4759"/>
    <w:rsid w:val="00CE48AB"/>
    <w:rsid w:val="00CE48CD"/>
    <w:rsid w:val="00CE499E"/>
    <w:rsid w:val="00CE4B9D"/>
    <w:rsid w:val="00CE4F4D"/>
    <w:rsid w:val="00CE515C"/>
    <w:rsid w:val="00CE52C8"/>
    <w:rsid w:val="00CE57FC"/>
    <w:rsid w:val="00CE60DC"/>
    <w:rsid w:val="00CE63DA"/>
    <w:rsid w:val="00CE6732"/>
    <w:rsid w:val="00CE705D"/>
    <w:rsid w:val="00CE71F3"/>
    <w:rsid w:val="00CE7522"/>
    <w:rsid w:val="00CE7AE1"/>
    <w:rsid w:val="00CE7BBC"/>
    <w:rsid w:val="00CE7CD2"/>
    <w:rsid w:val="00CE7F43"/>
    <w:rsid w:val="00CF0226"/>
    <w:rsid w:val="00CF074D"/>
    <w:rsid w:val="00CF09CF"/>
    <w:rsid w:val="00CF0B1A"/>
    <w:rsid w:val="00CF0CF0"/>
    <w:rsid w:val="00CF0EFE"/>
    <w:rsid w:val="00CF115C"/>
    <w:rsid w:val="00CF14B2"/>
    <w:rsid w:val="00CF15A1"/>
    <w:rsid w:val="00CF16BC"/>
    <w:rsid w:val="00CF1A7F"/>
    <w:rsid w:val="00CF1E42"/>
    <w:rsid w:val="00CF2309"/>
    <w:rsid w:val="00CF271B"/>
    <w:rsid w:val="00CF2BF3"/>
    <w:rsid w:val="00CF307A"/>
    <w:rsid w:val="00CF30B4"/>
    <w:rsid w:val="00CF3561"/>
    <w:rsid w:val="00CF3726"/>
    <w:rsid w:val="00CF37D2"/>
    <w:rsid w:val="00CF3AB3"/>
    <w:rsid w:val="00CF3C79"/>
    <w:rsid w:val="00CF3FDA"/>
    <w:rsid w:val="00CF456A"/>
    <w:rsid w:val="00CF5142"/>
    <w:rsid w:val="00CF56A9"/>
    <w:rsid w:val="00CF5DAD"/>
    <w:rsid w:val="00CF5DCE"/>
    <w:rsid w:val="00CF5E18"/>
    <w:rsid w:val="00CF709E"/>
    <w:rsid w:val="00CF75CC"/>
    <w:rsid w:val="00CF7773"/>
    <w:rsid w:val="00CF7EDD"/>
    <w:rsid w:val="00D000CC"/>
    <w:rsid w:val="00D00406"/>
    <w:rsid w:val="00D00712"/>
    <w:rsid w:val="00D0091E"/>
    <w:rsid w:val="00D01033"/>
    <w:rsid w:val="00D010DF"/>
    <w:rsid w:val="00D0161B"/>
    <w:rsid w:val="00D01646"/>
    <w:rsid w:val="00D01796"/>
    <w:rsid w:val="00D01947"/>
    <w:rsid w:val="00D01B24"/>
    <w:rsid w:val="00D01BFC"/>
    <w:rsid w:val="00D02768"/>
    <w:rsid w:val="00D02E3F"/>
    <w:rsid w:val="00D03261"/>
    <w:rsid w:val="00D032E0"/>
    <w:rsid w:val="00D03511"/>
    <w:rsid w:val="00D03951"/>
    <w:rsid w:val="00D04A34"/>
    <w:rsid w:val="00D04C6F"/>
    <w:rsid w:val="00D0505E"/>
    <w:rsid w:val="00D0510E"/>
    <w:rsid w:val="00D05204"/>
    <w:rsid w:val="00D0547A"/>
    <w:rsid w:val="00D05493"/>
    <w:rsid w:val="00D05620"/>
    <w:rsid w:val="00D05768"/>
    <w:rsid w:val="00D0593A"/>
    <w:rsid w:val="00D059B0"/>
    <w:rsid w:val="00D05C74"/>
    <w:rsid w:val="00D05E40"/>
    <w:rsid w:val="00D06017"/>
    <w:rsid w:val="00D06308"/>
    <w:rsid w:val="00D0672F"/>
    <w:rsid w:val="00D06D49"/>
    <w:rsid w:val="00D06D64"/>
    <w:rsid w:val="00D06F71"/>
    <w:rsid w:val="00D07298"/>
    <w:rsid w:val="00D072A2"/>
    <w:rsid w:val="00D074A3"/>
    <w:rsid w:val="00D0777A"/>
    <w:rsid w:val="00D07B00"/>
    <w:rsid w:val="00D07B6A"/>
    <w:rsid w:val="00D07D14"/>
    <w:rsid w:val="00D100BF"/>
    <w:rsid w:val="00D10168"/>
    <w:rsid w:val="00D101DF"/>
    <w:rsid w:val="00D101E5"/>
    <w:rsid w:val="00D104D6"/>
    <w:rsid w:val="00D10686"/>
    <w:rsid w:val="00D10A47"/>
    <w:rsid w:val="00D10ED1"/>
    <w:rsid w:val="00D11323"/>
    <w:rsid w:val="00D11DF5"/>
    <w:rsid w:val="00D122E9"/>
    <w:rsid w:val="00D126D2"/>
    <w:rsid w:val="00D1279F"/>
    <w:rsid w:val="00D12863"/>
    <w:rsid w:val="00D12F7F"/>
    <w:rsid w:val="00D13700"/>
    <w:rsid w:val="00D13988"/>
    <w:rsid w:val="00D139D7"/>
    <w:rsid w:val="00D14118"/>
    <w:rsid w:val="00D143C1"/>
    <w:rsid w:val="00D14699"/>
    <w:rsid w:val="00D14947"/>
    <w:rsid w:val="00D149C6"/>
    <w:rsid w:val="00D14D60"/>
    <w:rsid w:val="00D14F42"/>
    <w:rsid w:val="00D1511E"/>
    <w:rsid w:val="00D15D8D"/>
    <w:rsid w:val="00D15E50"/>
    <w:rsid w:val="00D15EF4"/>
    <w:rsid w:val="00D16277"/>
    <w:rsid w:val="00D162A9"/>
    <w:rsid w:val="00D1642E"/>
    <w:rsid w:val="00D16492"/>
    <w:rsid w:val="00D1649E"/>
    <w:rsid w:val="00D165DE"/>
    <w:rsid w:val="00D16CC5"/>
    <w:rsid w:val="00D1713C"/>
    <w:rsid w:val="00D1725C"/>
    <w:rsid w:val="00D17582"/>
    <w:rsid w:val="00D17625"/>
    <w:rsid w:val="00D176DE"/>
    <w:rsid w:val="00D20346"/>
    <w:rsid w:val="00D2055B"/>
    <w:rsid w:val="00D207A3"/>
    <w:rsid w:val="00D20878"/>
    <w:rsid w:val="00D2095C"/>
    <w:rsid w:val="00D20A2B"/>
    <w:rsid w:val="00D21D0D"/>
    <w:rsid w:val="00D21ED5"/>
    <w:rsid w:val="00D220FA"/>
    <w:rsid w:val="00D2219E"/>
    <w:rsid w:val="00D224B1"/>
    <w:rsid w:val="00D2275A"/>
    <w:rsid w:val="00D22ADA"/>
    <w:rsid w:val="00D235C3"/>
    <w:rsid w:val="00D238D8"/>
    <w:rsid w:val="00D23BEE"/>
    <w:rsid w:val="00D23D52"/>
    <w:rsid w:val="00D23ED4"/>
    <w:rsid w:val="00D240F3"/>
    <w:rsid w:val="00D24143"/>
    <w:rsid w:val="00D24184"/>
    <w:rsid w:val="00D242B0"/>
    <w:rsid w:val="00D24646"/>
    <w:rsid w:val="00D248A0"/>
    <w:rsid w:val="00D24C18"/>
    <w:rsid w:val="00D24DF6"/>
    <w:rsid w:val="00D253D6"/>
    <w:rsid w:val="00D2559E"/>
    <w:rsid w:val="00D25915"/>
    <w:rsid w:val="00D25B87"/>
    <w:rsid w:val="00D25BCF"/>
    <w:rsid w:val="00D25D26"/>
    <w:rsid w:val="00D260CB"/>
    <w:rsid w:val="00D26192"/>
    <w:rsid w:val="00D26851"/>
    <w:rsid w:val="00D268A0"/>
    <w:rsid w:val="00D26CC0"/>
    <w:rsid w:val="00D271A7"/>
    <w:rsid w:val="00D27AB5"/>
    <w:rsid w:val="00D27BCD"/>
    <w:rsid w:val="00D27C01"/>
    <w:rsid w:val="00D302A6"/>
    <w:rsid w:val="00D305BF"/>
    <w:rsid w:val="00D30610"/>
    <w:rsid w:val="00D30718"/>
    <w:rsid w:val="00D307BB"/>
    <w:rsid w:val="00D30E69"/>
    <w:rsid w:val="00D30EA3"/>
    <w:rsid w:val="00D31207"/>
    <w:rsid w:val="00D314A8"/>
    <w:rsid w:val="00D31716"/>
    <w:rsid w:val="00D3196A"/>
    <w:rsid w:val="00D31A54"/>
    <w:rsid w:val="00D31F26"/>
    <w:rsid w:val="00D32314"/>
    <w:rsid w:val="00D32356"/>
    <w:rsid w:val="00D32840"/>
    <w:rsid w:val="00D32919"/>
    <w:rsid w:val="00D3316D"/>
    <w:rsid w:val="00D33213"/>
    <w:rsid w:val="00D33578"/>
    <w:rsid w:val="00D3388C"/>
    <w:rsid w:val="00D33BBE"/>
    <w:rsid w:val="00D34154"/>
    <w:rsid w:val="00D34161"/>
    <w:rsid w:val="00D34631"/>
    <w:rsid w:val="00D3488C"/>
    <w:rsid w:val="00D352F5"/>
    <w:rsid w:val="00D354C5"/>
    <w:rsid w:val="00D35578"/>
    <w:rsid w:val="00D35B3B"/>
    <w:rsid w:val="00D35E1B"/>
    <w:rsid w:val="00D35F7A"/>
    <w:rsid w:val="00D36DFB"/>
    <w:rsid w:val="00D3705E"/>
    <w:rsid w:val="00D37A7D"/>
    <w:rsid w:val="00D37F5E"/>
    <w:rsid w:val="00D37FAD"/>
    <w:rsid w:val="00D403F1"/>
    <w:rsid w:val="00D405B1"/>
    <w:rsid w:val="00D40709"/>
    <w:rsid w:val="00D4095A"/>
    <w:rsid w:val="00D41309"/>
    <w:rsid w:val="00D413DE"/>
    <w:rsid w:val="00D4163A"/>
    <w:rsid w:val="00D41B7A"/>
    <w:rsid w:val="00D41CDE"/>
    <w:rsid w:val="00D42F6A"/>
    <w:rsid w:val="00D43543"/>
    <w:rsid w:val="00D43669"/>
    <w:rsid w:val="00D43935"/>
    <w:rsid w:val="00D43AB5"/>
    <w:rsid w:val="00D43B2F"/>
    <w:rsid w:val="00D4491A"/>
    <w:rsid w:val="00D44A07"/>
    <w:rsid w:val="00D44C0F"/>
    <w:rsid w:val="00D45345"/>
    <w:rsid w:val="00D4548E"/>
    <w:rsid w:val="00D45745"/>
    <w:rsid w:val="00D464AD"/>
    <w:rsid w:val="00D465BF"/>
    <w:rsid w:val="00D46899"/>
    <w:rsid w:val="00D469C4"/>
    <w:rsid w:val="00D46B3C"/>
    <w:rsid w:val="00D46C43"/>
    <w:rsid w:val="00D47548"/>
    <w:rsid w:val="00D478B6"/>
    <w:rsid w:val="00D50768"/>
    <w:rsid w:val="00D50890"/>
    <w:rsid w:val="00D5089F"/>
    <w:rsid w:val="00D50970"/>
    <w:rsid w:val="00D50C2F"/>
    <w:rsid w:val="00D51340"/>
    <w:rsid w:val="00D5248E"/>
    <w:rsid w:val="00D5297D"/>
    <w:rsid w:val="00D529F9"/>
    <w:rsid w:val="00D53023"/>
    <w:rsid w:val="00D530BE"/>
    <w:rsid w:val="00D532AC"/>
    <w:rsid w:val="00D532C7"/>
    <w:rsid w:val="00D53503"/>
    <w:rsid w:val="00D536E0"/>
    <w:rsid w:val="00D53706"/>
    <w:rsid w:val="00D539D0"/>
    <w:rsid w:val="00D53B34"/>
    <w:rsid w:val="00D53F01"/>
    <w:rsid w:val="00D542BD"/>
    <w:rsid w:val="00D543AF"/>
    <w:rsid w:val="00D54757"/>
    <w:rsid w:val="00D549FA"/>
    <w:rsid w:val="00D550DA"/>
    <w:rsid w:val="00D55386"/>
    <w:rsid w:val="00D55440"/>
    <w:rsid w:val="00D55830"/>
    <w:rsid w:val="00D55C4A"/>
    <w:rsid w:val="00D565A7"/>
    <w:rsid w:val="00D57425"/>
    <w:rsid w:val="00D57467"/>
    <w:rsid w:val="00D578F4"/>
    <w:rsid w:val="00D57970"/>
    <w:rsid w:val="00D60404"/>
    <w:rsid w:val="00D60717"/>
    <w:rsid w:val="00D607EB"/>
    <w:rsid w:val="00D60C7F"/>
    <w:rsid w:val="00D60E47"/>
    <w:rsid w:val="00D61266"/>
    <w:rsid w:val="00D61277"/>
    <w:rsid w:val="00D6140C"/>
    <w:rsid w:val="00D6152D"/>
    <w:rsid w:val="00D61C91"/>
    <w:rsid w:val="00D61E9C"/>
    <w:rsid w:val="00D62BC8"/>
    <w:rsid w:val="00D62D8E"/>
    <w:rsid w:val="00D635CD"/>
    <w:rsid w:val="00D635D8"/>
    <w:rsid w:val="00D63ACD"/>
    <w:rsid w:val="00D643B8"/>
    <w:rsid w:val="00D6472B"/>
    <w:rsid w:val="00D6498C"/>
    <w:rsid w:val="00D6499B"/>
    <w:rsid w:val="00D64DC7"/>
    <w:rsid w:val="00D64F55"/>
    <w:rsid w:val="00D6574F"/>
    <w:rsid w:val="00D658F8"/>
    <w:rsid w:val="00D65927"/>
    <w:rsid w:val="00D66184"/>
    <w:rsid w:val="00D661A4"/>
    <w:rsid w:val="00D661ED"/>
    <w:rsid w:val="00D6626D"/>
    <w:rsid w:val="00D66327"/>
    <w:rsid w:val="00D668F3"/>
    <w:rsid w:val="00D671A4"/>
    <w:rsid w:val="00D672B5"/>
    <w:rsid w:val="00D675EC"/>
    <w:rsid w:val="00D6773A"/>
    <w:rsid w:val="00D67757"/>
    <w:rsid w:val="00D67A8E"/>
    <w:rsid w:val="00D67B10"/>
    <w:rsid w:val="00D67F52"/>
    <w:rsid w:val="00D7023E"/>
    <w:rsid w:val="00D704DF"/>
    <w:rsid w:val="00D705F7"/>
    <w:rsid w:val="00D709A9"/>
    <w:rsid w:val="00D70B5D"/>
    <w:rsid w:val="00D70D6E"/>
    <w:rsid w:val="00D70F53"/>
    <w:rsid w:val="00D71200"/>
    <w:rsid w:val="00D7127E"/>
    <w:rsid w:val="00D71476"/>
    <w:rsid w:val="00D718B3"/>
    <w:rsid w:val="00D7190C"/>
    <w:rsid w:val="00D719F1"/>
    <w:rsid w:val="00D71ACD"/>
    <w:rsid w:val="00D71C84"/>
    <w:rsid w:val="00D71D6D"/>
    <w:rsid w:val="00D7200A"/>
    <w:rsid w:val="00D72922"/>
    <w:rsid w:val="00D729E8"/>
    <w:rsid w:val="00D731E9"/>
    <w:rsid w:val="00D73225"/>
    <w:rsid w:val="00D7370B"/>
    <w:rsid w:val="00D73720"/>
    <w:rsid w:val="00D737D6"/>
    <w:rsid w:val="00D73993"/>
    <w:rsid w:val="00D73D5F"/>
    <w:rsid w:val="00D73F16"/>
    <w:rsid w:val="00D7449F"/>
    <w:rsid w:val="00D74526"/>
    <w:rsid w:val="00D7475E"/>
    <w:rsid w:val="00D74A3E"/>
    <w:rsid w:val="00D74AC2"/>
    <w:rsid w:val="00D74C71"/>
    <w:rsid w:val="00D74CF8"/>
    <w:rsid w:val="00D75661"/>
    <w:rsid w:val="00D758B3"/>
    <w:rsid w:val="00D75BAC"/>
    <w:rsid w:val="00D75BAF"/>
    <w:rsid w:val="00D75EE0"/>
    <w:rsid w:val="00D75EEB"/>
    <w:rsid w:val="00D75EF1"/>
    <w:rsid w:val="00D75F58"/>
    <w:rsid w:val="00D76047"/>
    <w:rsid w:val="00D76747"/>
    <w:rsid w:val="00D771B7"/>
    <w:rsid w:val="00D77481"/>
    <w:rsid w:val="00D775E4"/>
    <w:rsid w:val="00D778CA"/>
    <w:rsid w:val="00D77986"/>
    <w:rsid w:val="00D77A93"/>
    <w:rsid w:val="00D77DD8"/>
    <w:rsid w:val="00D77EA3"/>
    <w:rsid w:val="00D77EE4"/>
    <w:rsid w:val="00D807AC"/>
    <w:rsid w:val="00D80A52"/>
    <w:rsid w:val="00D811D3"/>
    <w:rsid w:val="00D8173E"/>
    <w:rsid w:val="00D81892"/>
    <w:rsid w:val="00D81919"/>
    <w:rsid w:val="00D81DAD"/>
    <w:rsid w:val="00D82118"/>
    <w:rsid w:val="00D8262F"/>
    <w:rsid w:val="00D8265A"/>
    <w:rsid w:val="00D8295A"/>
    <w:rsid w:val="00D82AAE"/>
    <w:rsid w:val="00D82B67"/>
    <w:rsid w:val="00D82DE8"/>
    <w:rsid w:val="00D830FA"/>
    <w:rsid w:val="00D83BBC"/>
    <w:rsid w:val="00D842CC"/>
    <w:rsid w:val="00D84DFB"/>
    <w:rsid w:val="00D84E4F"/>
    <w:rsid w:val="00D851B5"/>
    <w:rsid w:val="00D85354"/>
    <w:rsid w:val="00D857DB"/>
    <w:rsid w:val="00D85D1B"/>
    <w:rsid w:val="00D8601E"/>
    <w:rsid w:val="00D86184"/>
    <w:rsid w:val="00D86C0A"/>
    <w:rsid w:val="00D86D95"/>
    <w:rsid w:val="00D870C6"/>
    <w:rsid w:val="00D87561"/>
    <w:rsid w:val="00D9002E"/>
    <w:rsid w:val="00D90262"/>
    <w:rsid w:val="00D90381"/>
    <w:rsid w:val="00D907AC"/>
    <w:rsid w:val="00D90E97"/>
    <w:rsid w:val="00D90EC4"/>
    <w:rsid w:val="00D91217"/>
    <w:rsid w:val="00D91327"/>
    <w:rsid w:val="00D9166B"/>
    <w:rsid w:val="00D916C5"/>
    <w:rsid w:val="00D918CF"/>
    <w:rsid w:val="00D91C1A"/>
    <w:rsid w:val="00D91FE2"/>
    <w:rsid w:val="00D921C9"/>
    <w:rsid w:val="00D922D8"/>
    <w:rsid w:val="00D927DA"/>
    <w:rsid w:val="00D92E28"/>
    <w:rsid w:val="00D93036"/>
    <w:rsid w:val="00D9322C"/>
    <w:rsid w:val="00D93292"/>
    <w:rsid w:val="00D932A4"/>
    <w:rsid w:val="00D934C8"/>
    <w:rsid w:val="00D936AC"/>
    <w:rsid w:val="00D9381A"/>
    <w:rsid w:val="00D93FC6"/>
    <w:rsid w:val="00D945F1"/>
    <w:rsid w:val="00D948FC"/>
    <w:rsid w:val="00D94EE3"/>
    <w:rsid w:val="00D950F1"/>
    <w:rsid w:val="00D950FC"/>
    <w:rsid w:val="00D95CDB"/>
    <w:rsid w:val="00D95F50"/>
    <w:rsid w:val="00D961F8"/>
    <w:rsid w:val="00D96310"/>
    <w:rsid w:val="00D966AB"/>
    <w:rsid w:val="00D9684F"/>
    <w:rsid w:val="00D96FCA"/>
    <w:rsid w:val="00D9711F"/>
    <w:rsid w:val="00D971AD"/>
    <w:rsid w:val="00D97331"/>
    <w:rsid w:val="00D973CF"/>
    <w:rsid w:val="00D9748B"/>
    <w:rsid w:val="00D976E4"/>
    <w:rsid w:val="00D976E7"/>
    <w:rsid w:val="00D977E7"/>
    <w:rsid w:val="00D97BC8"/>
    <w:rsid w:val="00D97DAB"/>
    <w:rsid w:val="00DA08A9"/>
    <w:rsid w:val="00DA0A8F"/>
    <w:rsid w:val="00DA0AE3"/>
    <w:rsid w:val="00DA11BB"/>
    <w:rsid w:val="00DA12FA"/>
    <w:rsid w:val="00DA1511"/>
    <w:rsid w:val="00DA159B"/>
    <w:rsid w:val="00DA1812"/>
    <w:rsid w:val="00DA1F0B"/>
    <w:rsid w:val="00DA2165"/>
    <w:rsid w:val="00DA22E4"/>
    <w:rsid w:val="00DA2EF7"/>
    <w:rsid w:val="00DA30DE"/>
    <w:rsid w:val="00DA351D"/>
    <w:rsid w:val="00DA3A15"/>
    <w:rsid w:val="00DA3AA2"/>
    <w:rsid w:val="00DA4154"/>
    <w:rsid w:val="00DA41DA"/>
    <w:rsid w:val="00DA42AC"/>
    <w:rsid w:val="00DA44A4"/>
    <w:rsid w:val="00DA44CD"/>
    <w:rsid w:val="00DA4678"/>
    <w:rsid w:val="00DA469E"/>
    <w:rsid w:val="00DA488D"/>
    <w:rsid w:val="00DA4CCC"/>
    <w:rsid w:val="00DA4E1D"/>
    <w:rsid w:val="00DA4FCB"/>
    <w:rsid w:val="00DA5291"/>
    <w:rsid w:val="00DA5E0F"/>
    <w:rsid w:val="00DA5FA8"/>
    <w:rsid w:val="00DA638A"/>
    <w:rsid w:val="00DA69EE"/>
    <w:rsid w:val="00DA6B01"/>
    <w:rsid w:val="00DA6D01"/>
    <w:rsid w:val="00DA706B"/>
    <w:rsid w:val="00DA73AD"/>
    <w:rsid w:val="00DA7563"/>
    <w:rsid w:val="00DA75E6"/>
    <w:rsid w:val="00DA7826"/>
    <w:rsid w:val="00DA7977"/>
    <w:rsid w:val="00DA7A6F"/>
    <w:rsid w:val="00DA7AEB"/>
    <w:rsid w:val="00DA7D5C"/>
    <w:rsid w:val="00DB08E6"/>
    <w:rsid w:val="00DB0A0E"/>
    <w:rsid w:val="00DB0B4F"/>
    <w:rsid w:val="00DB0BB6"/>
    <w:rsid w:val="00DB0D7B"/>
    <w:rsid w:val="00DB1017"/>
    <w:rsid w:val="00DB138B"/>
    <w:rsid w:val="00DB14CA"/>
    <w:rsid w:val="00DB1926"/>
    <w:rsid w:val="00DB1D77"/>
    <w:rsid w:val="00DB27A0"/>
    <w:rsid w:val="00DB294D"/>
    <w:rsid w:val="00DB2A94"/>
    <w:rsid w:val="00DB2A9D"/>
    <w:rsid w:val="00DB2F66"/>
    <w:rsid w:val="00DB32B0"/>
    <w:rsid w:val="00DB32EF"/>
    <w:rsid w:val="00DB3E74"/>
    <w:rsid w:val="00DB4021"/>
    <w:rsid w:val="00DB46DC"/>
    <w:rsid w:val="00DB47A8"/>
    <w:rsid w:val="00DB47B2"/>
    <w:rsid w:val="00DB4984"/>
    <w:rsid w:val="00DB4BFE"/>
    <w:rsid w:val="00DB52B2"/>
    <w:rsid w:val="00DB54D7"/>
    <w:rsid w:val="00DB557E"/>
    <w:rsid w:val="00DB572F"/>
    <w:rsid w:val="00DB5953"/>
    <w:rsid w:val="00DB5BB4"/>
    <w:rsid w:val="00DB5EF5"/>
    <w:rsid w:val="00DB6F1A"/>
    <w:rsid w:val="00DB725C"/>
    <w:rsid w:val="00DB72EB"/>
    <w:rsid w:val="00DB762B"/>
    <w:rsid w:val="00DB7B3A"/>
    <w:rsid w:val="00DB7B4A"/>
    <w:rsid w:val="00DB7E13"/>
    <w:rsid w:val="00DC014A"/>
    <w:rsid w:val="00DC01A2"/>
    <w:rsid w:val="00DC0600"/>
    <w:rsid w:val="00DC08A1"/>
    <w:rsid w:val="00DC08AE"/>
    <w:rsid w:val="00DC0C4E"/>
    <w:rsid w:val="00DC0D32"/>
    <w:rsid w:val="00DC11CC"/>
    <w:rsid w:val="00DC152A"/>
    <w:rsid w:val="00DC1C41"/>
    <w:rsid w:val="00DC2011"/>
    <w:rsid w:val="00DC2116"/>
    <w:rsid w:val="00DC25D5"/>
    <w:rsid w:val="00DC25FA"/>
    <w:rsid w:val="00DC2860"/>
    <w:rsid w:val="00DC2A99"/>
    <w:rsid w:val="00DC2CE1"/>
    <w:rsid w:val="00DC2E77"/>
    <w:rsid w:val="00DC2FF0"/>
    <w:rsid w:val="00DC3868"/>
    <w:rsid w:val="00DC39AE"/>
    <w:rsid w:val="00DC40EE"/>
    <w:rsid w:val="00DC4119"/>
    <w:rsid w:val="00DC4171"/>
    <w:rsid w:val="00DC48C7"/>
    <w:rsid w:val="00DC4A4D"/>
    <w:rsid w:val="00DC4F15"/>
    <w:rsid w:val="00DC501F"/>
    <w:rsid w:val="00DC50AA"/>
    <w:rsid w:val="00DC5A33"/>
    <w:rsid w:val="00DC6078"/>
    <w:rsid w:val="00DC60BA"/>
    <w:rsid w:val="00DC6394"/>
    <w:rsid w:val="00DC64F9"/>
    <w:rsid w:val="00DC6938"/>
    <w:rsid w:val="00DC6B60"/>
    <w:rsid w:val="00DC7051"/>
    <w:rsid w:val="00DC707F"/>
    <w:rsid w:val="00DC72CF"/>
    <w:rsid w:val="00DC75F0"/>
    <w:rsid w:val="00DC7714"/>
    <w:rsid w:val="00DC78BA"/>
    <w:rsid w:val="00DC7B20"/>
    <w:rsid w:val="00DC7BC7"/>
    <w:rsid w:val="00DC7CE0"/>
    <w:rsid w:val="00DD0235"/>
    <w:rsid w:val="00DD03DF"/>
    <w:rsid w:val="00DD0413"/>
    <w:rsid w:val="00DD04CB"/>
    <w:rsid w:val="00DD0E70"/>
    <w:rsid w:val="00DD0FF2"/>
    <w:rsid w:val="00DD132E"/>
    <w:rsid w:val="00DD1CBB"/>
    <w:rsid w:val="00DD1CFD"/>
    <w:rsid w:val="00DD2036"/>
    <w:rsid w:val="00DD20F9"/>
    <w:rsid w:val="00DD2314"/>
    <w:rsid w:val="00DD2327"/>
    <w:rsid w:val="00DD25FB"/>
    <w:rsid w:val="00DD2834"/>
    <w:rsid w:val="00DD2A62"/>
    <w:rsid w:val="00DD2D18"/>
    <w:rsid w:val="00DD2E1A"/>
    <w:rsid w:val="00DD2E46"/>
    <w:rsid w:val="00DD33C2"/>
    <w:rsid w:val="00DD3675"/>
    <w:rsid w:val="00DD3AC3"/>
    <w:rsid w:val="00DD3C17"/>
    <w:rsid w:val="00DD3C70"/>
    <w:rsid w:val="00DD3D7D"/>
    <w:rsid w:val="00DD3ED6"/>
    <w:rsid w:val="00DD4583"/>
    <w:rsid w:val="00DD49B7"/>
    <w:rsid w:val="00DD4A37"/>
    <w:rsid w:val="00DD4A51"/>
    <w:rsid w:val="00DD4BB7"/>
    <w:rsid w:val="00DD4BF4"/>
    <w:rsid w:val="00DD4FEC"/>
    <w:rsid w:val="00DD53A2"/>
    <w:rsid w:val="00DD53CA"/>
    <w:rsid w:val="00DD57ED"/>
    <w:rsid w:val="00DD589C"/>
    <w:rsid w:val="00DD58B3"/>
    <w:rsid w:val="00DD58DB"/>
    <w:rsid w:val="00DD5F9F"/>
    <w:rsid w:val="00DD6244"/>
    <w:rsid w:val="00DD6647"/>
    <w:rsid w:val="00DD6738"/>
    <w:rsid w:val="00DD69B2"/>
    <w:rsid w:val="00DD6A06"/>
    <w:rsid w:val="00DD6A27"/>
    <w:rsid w:val="00DD6B81"/>
    <w:rsid w:val="00DD6BA8"/>
    <w:rsid w:val="00DD6C61"/>
    <w:rsid w:val="00DD70BF"/>
    <w:rsid w:val="00DD73B2"/>
    <w:rsid w:val="00DD75E3"/>
    <w:rsid w:val="00DD7818"/>
    <w:rsid w:val="00DD7A01"/>
    <w:rsid w:val="00DE0288"/>
    <w:rsid w:val="00DE02FC"/>
    <w:rsid w:val="00DE03EB"/>
    <w:rsid w:val="00DE056A"/>
    <w:rsid w:val="00DE073C"/>
    <w:rsid w:val="00DE1342"/>
    <w:rsid w:val="00DE17A9"/>
    <w:rsid w:val="00DE1D60"/>
    <w:rsid w:val="00DE1F19"/>
    <w:rsid w:val="00DE2206"/>
    <w:rsid w:val="00DE2459"/>
    <w:rsid w:val="00DE277E"/>
    <w:rsid w:val="00DE2893"/>
    <w:rsid w:val="00DE2BDB"/>
    <w:rsid w:val="00DE2F4C"/>
    <w:rsid w:val="00DE34F5"/>
    <w:rsid w:val="00DE36E9"/>
    <w:rsid w:val="00DE3C7D"/>
    <w:rsid w:val="00DE3E99"/>
    <w:rsid w:val="00DE4167"/>
    <w:rsid w:val="00DE47E0"/>
    <w:rsid w:val="00DE4C57"/>
    <w:rsid w:val="00DE4D43"/>
    <w:rsid w:val="00DE59DF"/>
    <w:rsid w:val="00DE5AEA"/>
    <w:rsid w:val="00DE5C25"/>
    <w:rsid w:val="00DE5E29"/>
    <w:rsid w:val="00DE688F"/>
    <w:rsid w:val="00DE68B5"/>
    <w:rsid w:val="00DE691E"/>
    <w:rsid w:val="00DE6BA8"/>
    <w:rsid w:val="00DE6E2D"/>
    <w:rsid w:val="00DE74C4"/>
    <w:rsid w:val="00DE78E8"/>
    <w:rsid w:val="00DE7B01"/>
    <w:rsid w:val="00DE7E2A"/>
    <w:rsid w:val="00DE7E38"/>
    <w:rsid w:val="00DF042A"/>
    <w:rsid w:val="00DF053A"/>
    <w:rsid w:val="00DF09B7"/>
    <w:rsid w:val="00DF0DCD"/>
    <w:rsid w:val="00DF0FDD"/>
    <w:rsid w:val="00DF1115"/>
    <w:rsid w:val="00DF123C"/>
    <w:rsid w:val="00DF15BF"/>
    <w:rsid w:val="00DF1903"/>
    <w:rsid w:val="00DF22BF"/>
    <w:rsid w:val="00DF24F8"/>
    <w:rsid w:val="00DF25F7"/>
    <w:rsid w:val="00DF2E66"/>
    <w:rsid w:val="00DF339A"/>
    <w:rsid w:val="00DF3BC0"/>
    <w:rsid w:val="00DF3FD2"/>
    <w:rsid w:val="00DF3FEF"/>
    <w:rsid w:val="00DF4149"/>
    <w:rsid w:val="00DF4B86"/>
    <w:rsid w:val="00DF5086"/>
    <w:rsid w:val="00DF5120"/>
    <w:rsid w:val="00DF5134"/>
    <w:rsid w:val="00DF5207"/>
    <w:rsid w:val="00DF5584"/>
    <w:rsid w:val="00DF55BE"/>
    <w:rsid w:val="00DF5782"/>
    <w:rsid w:val="00DF581E"/>
    <w:rsid w:val="00DF5948"/>
    <w:rsid w:val="00DF64DF"/>
    <w:rsid w:val="00DF67E5"/>
    <w:rsid w:val="00DF68E3"/>
    <w:rsid w:val="00DF6D59"/>
    <w:rsid w:val="00DF6EF0"/>
    <w:rsid w:val="00DF7008"/>
    <w:rsid w:val="00DF7100"/>
    <w:rsid w:val="00DF7233"/>
    <w:rsid w:val="00DF74BF"/>
    <w:rsid w:val="00DF77F6"/>
    <w:rsid w:val="00DF7AC6"/>
    <w:rsid w:val="00DF7C7C"/>
    <w:rsid w:val="00E00E63"/>
    <w:rsid w:val="00E01167"/>
    <w:rsid w:val="00E01509"/>
    <w:rsid w:val="00E01B45"/>
    <w:rsid w:val="00E02187"/>
    <w:rsid w:val="00E02245"/>
    <w:rsid w:val="00E023AA"/>
    <w:rsid w:val="00E027AA"/>
    <w:rsid w:val="00E029DE"/>
    <w:rsid w:val="00E02C76"/>
    <w:rsid w:val="00E02F44"/>
    <w:rsid w:val="00E0362A"/>
    <w:rsid w:val="00E0392D"/>
    <w:rsid w:val="00E03B43"/>
    <w:rsid w:val="00E03F97"/>
    <w:rsid w:val="00E04274"/>
    <w:rsid w:val="00E0433D"/>
    <w:rsid w:val="00E04446"/>
    <w:rsid w:val="00E048C6"/>
    <w:rsid w:val="00E05102"/>
    <w:rsid w:val="00E05149"/>
    <w:rsid w:val="00E0562B"/>
    <w:rsid w:val="00E058E3"/>
    <w:rsid w:val="00E05941"/>
    <w:rsid w:val="00E05A78"/>
    <w:rsid w:val="00E05D15"/>
    <w:rsid w:val="00E05E0A"/>
    <w:rsid w:val="00E0609D"/>
    <w:rsid w:val="00E0659A"/>
    <w:rsid w:val="00E06816"/>
    <w:rsid w:val="00E06931"/>
    <w:rsid w:val="00E06A3F"/>
    <w:rsid w:val="00E073B7"/>
    <w:rsid w:val="00E0798E"/>
    <w:rsid w:val="00E07AEC"/>
    <w:rsid w:val="00E07D60"/>
    <w:rsid w:val="00E10024"/>
    <w:rsid w:val="00E10549"/>
    <w:rsid w:val="00E1099A"/>
    <w:rsid w:val="00E10B44"/>
    <w:rsid w:val="00E10FAC"/>
    <w:rsid w:val="00E110B9"/>
    <w:rsid w:val="00E110DB"/>
    <w:rsid w:val="00E113D9"/>
    <w:rsid w:val="00E113DC"/>
    <w:rsid w:val="00E118FF"/>
    <w:rsid w:val="00E11934"/>
    <w:rsid w:val="00E11A26"/>
    <w:rsid w:val="00E11AA7"/>
    <w:rsid w:val="00E11B38"/>
    <w:rsid w:val="00E11BB0"/>
    <w:rsid w:val="00E120F8"/>
    <w:rsid w:val="00E122D3"/>
    <w:rsid w:val="00E12806"/>
    <w:rsid w:val="00E12A08"/>
    <w:rsid w:val="00E13443"/>
    <w:rsid w:val="00E1354B"/>
    <w:rsid w:val="00E13921"/>
    <w:rsid w:val="00E13D5D"/>
    <w:rsid w:val="00E14075"/>
    <w:rsid w:val="00E14193"/>
    <w:rsid w:val="00E14573"/>
    <w:rsid w:val="00E148F5"/>
    <w:rsid w:val="00E15339"/>
    <w:rsid w:val="00E15544"/>
    <w:rsid w:val="00E15824"/>
    <w:rsid w:val="00E16473"/>
    <w:rsid w:val="00E1654B"/>
    <w:rsid w:val="00E16BD9"/>
    <w:rsid w:val="00E16FBF"/>
    <w:rsid w:val="00E170B9"/>
    <w:rsid w:val="00E17984"/>
    <w:rsid w:val="00E179F9"/>
    <w:rsid w:val="00E17B9E"/>
    <w:rsid w:val="00E17C37"/>
    <w:rsid w:val="00E20043"/>
    <w:rsid w:val="00E2016D"/>
    <w:rsid w:val="00E20451"/>
    <w:rsid w:val="00E206E4"/>
    <w:rsid w:val="00E20C7D"/>
    <w:rsid w:val="00E20D50"/>
    <w:rsid w:val="00E20E28"/>
    <w:rsid w:val="00E20E7C"/>
    <w:rsid w:val="00E20FED"/>
    <w:rsid w:val="00E2127D"/>
    <w:rsid w:val="00E2131B"/>
    <w:rsid w:val="00E21D60"/>
    <w:rsid w:val="00E220F1"/>
    <w:rsid w:val="00E22921"/>
    <w:rsid w:val="00E22AD4"/>
    <w:rsid w:val="00E22F5E"/>
    <w:rsid w:val="00E23244"/>
    <w:rsid w:val="00E23331"/>
    <w:rsid w:val="00E236A6"/>
    <w:rsid w:val="00E23BAD"/>
    <w:rsid w:val="00E23C0F"/>
    <w:rsid w:val="00E23C23"/>
    <w:rsid w:val="00E23E1E"/>
    <w:rsid w:val="00E2400F"/>
    <w:rsid w:val="00E2411B"/>
    <w:rsid w:val="00E2425C"/>
    <w:rsid w:val="00E24538"/>
    <w:rsid w:val="00E249A0"/>
    <w:rsid w:val="00E24B38"/>
    <w:rsid w:val="00E24C88"/>
    <w:rsid w:val="00E24E82"/>
    <w:rsid w:val="00E2532E"/>
    <w:rsid w:val="00E257A9"/>
    <w:rsid w:val="00E25A70"/>
    <w:rsid w:val="00E25EC1"/>
    <w:rsid w:val="00E267D3"/>
    <w:rsid w:val="00E26960"/>
    <w:rsid w:val="00E26B36"/>
    <w:rsid w:val="00E272E2"/>
    <w:rsid w:val="00E27312"/>
    <w:rsid w:val="00E30627"/>
    <w:rsid w:val="00E311DC"/>
    <w:rsid w:val="00E31577"/>
    <w:rsid w:val="00E31582"/>
    <w:rsid w:val="00E31919"/>
    <w:rsid w:val="00E3207E"/>
    <w:rsid w:val="00E32265"/>
    <w:rsid w:val="00E32BA5"/>
    <w:rsid w:val="00E33675"/>
    <w:rsid w:val="00E336EC"/>
    <w:rsid w:val="00E33AAC"/>
    <w:rsid w:val="00E33E90"/>
    <w:rsid w:val="00E340F7"/>
    <w:rsid w:val="00E3424F"/>
    <w:rsid w:val="00E34348"/>
    <w:rsid w:val="00E34378"/>
    <w:rsid w:val="00E34DEA"/>
    <w:rsid w:val="00E34E99"/>
    <w:rsid w:val="00E351B1"/>
    <w:rsid w:val="00E35354"/>
    <w:rsid w:val="00E3588B"/>
    <w:rsid w:val="00E35CB2"/>
    <w:rsid w:val="00E362C9"/>
    <w:rsid w:val="00E363D8"/>
    <w:rsid w:val="00E3652E"/>
    <w:rsid w:val="00E36C3E"/>
    <w:rsid w:val="00E36E6D"/>
    <w:rsid w:val="00E36EAD"/>
    <w:rsid w:val="00E37326"/>
    <w:rsid w:val="00E3738C"/>
    <w:rsid w:val="00E377B9"/>
    <w:rsid w:val="00E37D5C"/>
    <w:rsid w:val="00E37FBA"/>
    <w:rsid w:val="00E37FED"/>
    <w:rsid w:val="00E4008D"/>
    <w:rsid w:val="00E4059F"/>
    <w:rsid w:val="00E4066A"/>
    <w:rsid w:val="00E40D1C"/>
    <w:rsid w:val="00E4106E"/>
    <w:rsid w:val="00E4107D"/>
    <w:rsid w:val="00E4116D"/>
    <w:rsid w:val="00E4117F"/>
    <w:rsid w:val="00E41376"/>
    <w:rsid w:val="00E41498"/>
    <w:rsid w:val="00E417FD"/>
    <w:rsid w:val="00E41D7F"/>
    <w:rsid w:val="00E41D95"/>
    <w:rsid w:val="00E41E97"/>
    <w:rsid w:val="00E41EEE"/>
    <w:rsid w:val="00E421BC"/>
    <w:rsid w:val="00E42352"/>
    <w:rsid w:val="00E429E9"/>
    <w:rsid w:val="00E42C29"/>
    <w:rsid w:val="00E42F43"/>
    <w:rsid w:val="00E42FE3"/>
    <w:rsid w:val="00E432D6"/>
    <w:rsid w:val="00E43393"/>
    <w:rsid w:val="00E43498"/>
    <w:rsid w:val="00E4386B"/>
    <w:rsid w:val="00E43984"/>
    <w:rsid w:val="00E43D96"/>
    <w:rsid w:val="00E442B9"/>
    <w:rsid w:val="00E4442D"/>
    <w:rsid w:val="00E4456D"/>
    <w:rsid w:val="00E4463F"/>
    <w:rsid w:val="00E44706"/>
    <w:rsid w:val="00E44AD1"/>
    <w:rsid w:val="00E44C6C"/>
    <w:rsid w:val="00E44CBF"/>
    <w:rsid w:val="00E44CDB"/>
    <w:rsid w:val="00E44D29"/>
    <w:rsid w:val="00E44F01"/>
    <w:rsid w:val="00E44FAF"/>
    <w:rsid w:val="00E45323"/>
    <w:rsid w:val="00E454B1"/>
    <w:rsid w:val="00E45787"/>
    <w:rsid w:val="00E4594F"/>
    <w:rsid w:val="00E45B41"/>
    <w:rsid w:val="00E45B9A"/>
    <w:rsid w:val="00E45BE4"/>
    <w:rsid w:val="00E45DD7"/>
    <w:rsid w:val="00E45F0C"/>
    <w:rsid w:val="00E45F47"/>
    <w:rsid w:val="00E46144"/>
    <w:rsid w:val="00E46183"/>
    <w:rsid w:val="00E46272"/>
    <w:rsid w:val="00E46305"/>
    <w:rsid w:val="00E46328"/>
    <w:rsid w:val="00E46845"/>
    <w:rsid w:val="00E468F7"/>
    <w:rsid w:val="00E46ADB"/>
    <w:rsid w:val="00E46B21"/>
    <w:rsid w:val="00E46CF5"/>
    <w:rsid w:val="00E4719D"/>
    <w:rsid w:val="00E471F2"/>
    <w:rsid w:val="00E476E3"/>
    <w:rsid w:val="00E47F20"/>
    <w:rsid w:val="00E47FC8"/>
    <w:rsid w:val="00E5002F"/>
    <w:rsid w:val="00E50338"/>
    <w:rsid w:val="00E50378"/>
    <w:rsid w:val="00E50747"/>
    <w:rsid w:val="00E508DA"/>
    <w:rsid w:val="00E50B5C"/>
    <w:rsid w:val="00E50DCD"/>
    <w:rsid w:val="00E50E2F"/>
    <w:rsid w:val="00E510B8"/>
    <w:rsid w:val="00E5118F"/>
    <w:rsid w:val="00E5212D"/>
    <w:rsid w:val="00E52D26"/>
    <w:rsid w:val="00E52E81"/>
    <w:rsid w:val="00E52FC0"/>
    <w:rsid w:val="00E535CB"/>
    <w:rsid w:val="00E53ACF"/>
    <w:rsid w:val="00E53C14"/>
    <w:rsid w:val="00E53EE1"/>
    <w:rsid w:val="00E54242"/>
    <w:rsid w:val="00E542E8"/>
    <w:rsid w:val="00E5441F"/>
    <w:rsid w:val="00E54463"/>
    <w:rsid w:val="00E544DB"/>
    <w:rsid w:val="00E54525"/>
    <w:rsid w:val="00E54544"/>
    <w:rsid w:val="00E548DA"/>
    <w:rsid w:val="00E54F15"/>
    <w:rsid w:val="00E55288"/>
    <w:rsid w:val="00E555B2"/>
    <w:rsid w:val="00E555E4"/>
    <w:rsid w:val="00E556BF"/>
    <w:rsid w:val="00E557DD"/>
    <w:rsid w:val="00E55DBD"/>
    <w:rsid w:val="00E5612A"/>
    <w:rsid w:val="00E5618C"/>
    <w:rsid w:val="00E562F8"/>
    <w:rsid w:val="00E56548"/>
    <w:rsid w:val="00E567CF"/>
    <w:rsid w:val="00E56BA2"/>
    <w:rsid w:val="00E56F46"/>
    <w:rsid w:val="00E570C2"/>
    <w:rsid w:val="00E5721A"/>
    <w:rsid w:val="00E5771C"/>
    <w:rsid w:val="00E57EA6"/>
    <w:rsid w:val="00E57ED3"/>
    <w:rsid w:val="00E6107B"/>
    <w:rsid w:val="00E61180"/>
    <w:rsid w:val="00E6197D"/>
    <w:rsid w:val="00E61AE2"/>
    <w:rsid w:val="00E61C3A"/>
    <w:rsid w:val="00E61D39"/>
    <w:rsid w:val="00E61D9D"/>
    <w:rsid w:val="00E61FCE"/>
    <w:rsid w:val="00E6202E"/>
    <w:rsid w:val="00E62110"/>
    <w:rsid w:val="00E62144"/>
    <w:rsid w:val="00E622A1"/>
    <w:rsid w:val="00E622DC"/>
    <w:rsid w:val="00E6232F"/>
    <w:rsid w:val="00E6264D"/>
    <w:rsid w:val="00E627F4"/>
    <w:rsid w:val="00E62984"/>
    <w:rsid w:val="00E62D43"/>
    <w:rsid w:val="00E62E1A"/>
    <w:rsid w:val="00E63A43"/>
    <w:rsid w:val="00E63E5B"/>
    <w:rsid w:val="00E63E87"/>
    <w:rsid w:val="00E63EDC"/>
    <w:rsid w:val="00E644CF"/>
    <w:rsid w:val="00E645C3"/>
    <w:rsid w:val="00E647C7"/>
    <w:rsid w:val="00E649D2"/>
    <w:rsid w:val="00E64B4F"/>
    <w:rsid w:val="00E64E2D"/>
    <w:rsid w:val="00E652C6"/>
    <w:rsid w:val="00E654F6"/>
    <w:rsid w:val="00E65B3F"/>
    <w:rsid w:val="00E65FA2"/>
    <w:rsid w:val="00E66072"/>
    <w:rsid w:val="00E6631D"/>
    <w:rsid w:val="00E66391"/>
    <w:rsid w:val="00E67EDC"/>
    <w:rsid w:val="00E67EE5"/>
    <w:rsid w:val="00E70042"/>
    <w:rsid w:val="00E7018F"/>
    <w:rsid w:val="00E70361"/>
    <w:rsid w:val="00E7067F"/>
    <w:rsid w:val="00E70831"/>
    <w:rsid w:val="00E70CA3"/>
    <w:rsid w:val="00E71444"/>
    <w:rsid w:val="00E7156B"/>
    <w:rsid w:val="00E7161E"/>
    <w:rsid w:val="00E71A77"/>
    <w:rsid w:val="00E71B95"/>
    <w:rsid w:val="00E71CF7"/>
    <w:rsid w:val="00E72015"/>
    <w:rsid w:val="00E72145"/>
    <w:rsid w:val="00E72AFE"/>
    <w:rsid w:val="00E730FE"/>
    <w:rsid w:val="00E73215"/>
    <w:rsid w:val="00E73835"/>
    <w:rsid w:val="00E73AAD"/>
    <w:rsid w:val="00E73ADD"/>
    <w:rsid w:val="00E73B7E"/>
    <w:rsid w:val="00E73ED3"/>
    <w:rsid w:val="00E73FA3"/>
    <w:rsid w:val="00E73FBD"/>
    <w:rsid w:val="00E74A89"/>
    <w:rsid w:val="00E74B62"/>
    <w:rsid w:val="00E750BD"/>
    <w:rsid w:val="00E75708"/>
    <w:rsid w:val="00E75789"/>
    <w:rsid w:val="00E75C4D"/>
    <w:rsid w:val="00E75CFC"/>
    <w:rsid w:val="00E75F82"/>
    <w:rsid w:val="00E766A5"/>
    <w:rsid w:val="00E76E72"/>
    <w:rsid w:val="00E76F15"/>
    <w:rsid w:val="00E777CD"/>
    <w:rsid w:val="00E77FBA"/>
    <w:rsid w:val="00E8010D"/>
    <w:rsid w:val="00E80220"/>
    <w:rsid w:val="00E80607"/>
    <w:rsid w:val="00E80997"/>
    <w:rsid w:val="00E809B2"/>
    <w:rsid w:val="00E809D8"/>
    <w:rsid w:val="00E811AD"/>
    <w:rsid w:val="00E81433"/>
    <w:rsid w:val="00E81586"/>
    <w:rsid w:val="00E82712"/>
    <w:rsid w:val="00E827ED"/>
    <w:rsid w:val="00E833C8"/>
    <w:rsid w:val="00E83683"/>
    <w:rsid w:val="00E837E3"/>
    <w:rsid w:val="00E83AE7"/>
    <w:rsid w:val="00E83B9B"/>
    <w:rsid w:val="00E83C0F"/>
    <w:rsid w:val="00E83CBD"/>
    <w:rsid w:val="00E841A4"/>
    <w:rsid w:val="00E8450B"/>
    <w:rsid w:val="00E846CF"/>
    <w:rsid w:val="00E848BB"/>
    <w:rsid w:val="00E84D07"/>
    <w:rsid w:val="00E84E60"/>
    <w:rsid w:val="00E84E85"/>
    <w:rsid w:val="00E84FDC"/>
    <w:rsid w:val="00E850FD"/>
    <w:rsid w:val="00E85134"/>
    <w:rsid w:val="00E8520A"/>
    <w:rsid w:val="00E852ED"/>
    <w:rsid w:val="00E85B70"/>
    <w:rsid w:val="00E85F07"/>
    <w:rsid w:val="00E85F67"/>
    <w:rsid w:val="00E8645C"/>
    <w:rsid w:val="00E86853"/>
    <w:rsid w:val="00E8692A"/>
    <w:rsid w:val="00E86DAD"/>
    <w:rsid w:val="00E87172"/>
    <w:rsid w:val="00E872BB"/>
    <w:rsid w:val="00E877B9"/>
    <w:rsid w:val="00E87A68"/>
    <w:rsid w:val="00E87D24"/>
    <w:rsid w:val="00E90662"/>
    <w:rsid w:val="00E9087C"/>
    <w:rsid w:val="00E90FCC"/>
    <w:rsid w:val="00E9108F"/>
    <w:rsid w:val="00E9165D"/>
    <w:rsid w:val="00E917EF"/>
    <w:rsid w:val="00E919CA"/>
    <w:rsid w:val="00E91B93"/>
    <w:rsid w:val="00E91DA1"/>
    <w:rsid w:val="00E91DF9"/>
    <w:rsid w:val="00E9245E"/>
    <w:rsid w:val="00E93218"/>
    <w:rsid w:val="00E938E2"/>
    <w:rsid w:val="00E93FFE"/>
    <w:rsid w:val="00E9411E"/>
    <w:rsid w:val="00E9435C"/>
    <w:rsid w:val="00E9489A"/>
    <w:rsid w:val="00E949A2"/>
    <w:rsid w:val="00E94ACA"/>
    <w:rsid w:val="00E94DB2"/>
    <w:rsid w:val="00E95436"/>
    <w:rsid w:val="00E9616A"/>
    <w:rsid w:val="00E967EE"/>
    <w:rsid w:val="00E96B64"/>
    <w:rsid w:val="00E977DA"/>
    <w:rsid w:val="00E978DD"/>
    <w:rsid w:val="00EA04F1"/>
    <w:rsid w:val="00EA0B62"/>
    <w:rsid w:val="00EA0BBB"/>
    <w:rsid w:val="00EA16F2"/>
    <w:rsid w:val="00EA1CFC"/>
    <w:rsid w:val="00EA205B"/>
    <w:rsid w:val="00EA214E"/>
    <w:rsid w:val="00EA24E6"/>
    <w:rsid w:val="00EA28D6"/>
    <w:rsid w:val="00EA2987"/>
    <w:rsid w:val="00EA2A81"/>
    <w:rsid w:val="00EA31B3"/>
    <w:rsid w:val="00EA3239"/>
    <w:rsid w:val="00EA3641"/>
    <w:rsid w:val="00EA38EF"/>
    <w:rsid w:val="00EA3A92"/>
    <w:rsid w:val="00EA3DD0"/>
    <w:rsid w:val="00EA3ED3"/>
    <w:rsid w:val="00EA480B"/>
    <w:rsid w:val="00EA48A7"/>
    <w:rsid w:val="00EA4902"/>
    <w:rsid w:val="00EA4AFF"/>
    <w:rsid w:val="00EA4D19"/>
    <w:rsid w:val="00EA537D"/>
    <w:rsid w:val="00EA55EB"/>
    <w:rsid w:val="00EA578C"/>
    <w:rsid w:val="00EA60DA"/>
    <w:rsid w:val="00EA61B7"/>
    <w:rsid w:val="00EA627B"/>
    <w:rsid w:val="00EA64AF"/>
    <w:rsid w:val="00EA69DB"/>
    <w:rsid w:val="00EA6CD3"/>
    <w:rsid w:val="00EA73A3"/>
    <w:rsid w:val="00EA78AB"/>
    <w:rsid w:val="00EA7AAD"/>
    <w:rsid w:val="00EA7C36"/>
    <w:rsid w:val="00EA7EAC"/>
    <w:rsid w:val="00EB03DC"/>
    <w:rsid w:val="00EB0817"/>
    <w:rsid w:val="00EB0A67"/>
    <w:rsid w:val="00EB0B84"/>
    <w:rsid w:val="00EB0E33"/>
    <w:rsid w:val="00EB1119"/>
    <w:rsid w:val="00EB1200"/>
    <w:rsid w:val="00EB12C7"/>
    <w:rsid w:val="00EB13F0"/>
    <w:rsid w:val="00EB140A"/>
    <w:rsid w:val="00EB190A"/>
    <w:rsid w:val="00EB1BE8"/>
    <w:rsid w:val="00EB1E3E"/>
    <w:rsid w:val="00EB22B4"/>
    <w:rsid w:val="00EB2546"/>
    <w:rsid w:val="00EB29A8"/>
    <w:rsid w:val="00EB3302"/>
    <w:rsid w:val="00EB3562"/>
    <w:rsid w:val="00EB39E5"/>
    <w:rsid w:val="00EB39F7"/>
    <w:rsid w:val="00EB41AB"/>
    <w:rsid w:val="00EB4482"/>
    <w:rsid w:val="00EB46C6"/>
    <w:rsid w:val="00EB47DE"/>
    <w:rsid w:val="00EB4AD3"/>
    <w:rsid w:val="00EB4B27"/>
    <w:rsid w:val="00EB4EA7"/>
    <w:rsid w:val="00EB5202"/>
    <w:rsid w:val="00EB5636"/>
    <w:rsid w:val="00EB5830"/>
    <w:rsid w:val="00EB58A3"/>
    <w:rsid w:val="00EB5A37"/>
    <w:rsid w:val="00EB5A5F"/>
    <w:rsid w:val="00EB5C52"/>
    <w:rsid w:val="00EB5F50"/>
    <w:rsid w:val="00EB665A"/>
    <w:rsid w:val="00EB68E8"/>
    <w:rsid w:val="00EB6952"/>
    <w:rsid w:val="00EB6AD0"/>
    <w:rsid w:val="00EB6BF0"/>
    <w:rsid w:val="00EB6FB2"/>
    <w:rsid w:val="00EB7096"/>
    <w:rsid w:val="00EB70D9"/>
    <w:rsid w:val="00EB75B4"/>
    <w:rsid w:val="00EB7DCD"/>
    <w:rsid w:val="00EB7FC4"/>
    <w:rsid w:val="00EC098C"/>
    <w:rsid w:val="00EC0A48"/>
    <w:rsid w:val="00EC0ADB"/>
    <w:rsid w:val="00EC0E63"/>
    <w:rsid w:val="00EC151C"/>
    <w:rsid w:val="00EC153E"/>
    <w:rsid w:val="00EC15EA"/>
    <w:rsid w:val="00EC1ECB"/>
    <w:rsid w:val="00EC21C0"/>
    <w:rsid w:val="00EC2290"/>
    <w:rsid w:val="00EC2291"/>
    <w:rsid w:val="00EC27E5"/>
    <w:rsid w:val="00EC2BE0"/>
    <w:rsid w:val="00EC323F"/>
    <w:rsid w:val="00EC3474"/>
    <w:rsid w:val="00EC3FA8"/>
    <w:rsid w:val="00EC4390"/>
    <w:rsid w:val="00EC4687"/>
    <w:rsid w:val="00EC470D"/>
    <w:rsid w:val="00EC4BFC"/>
    <w:rsid w:val="00EC4F14"/>
    <w:rsid w:val="00EC50C1"/>
    <w:rsid w:val="00EC51AC"/>
    <w:rsid w:val="00EC54B8"/>
    <w:rsid w:val="00EC54FD"/>
    <w:rsid w:val="00EC57FB"/>
    <w:rsid w:val="00EC5A80"/>
    <w:rsid w:val="00EC5B81"/>
    <w:rsid w:val="00EC5E23"/>
    <w:rsid w:val="00EC5F13"/>
    <w:rsid w:val="00EC64E5"/>
    <w:rsid w:val="00EC667D"/>
    <w:rsid w:val="00EC677C"/>
    <w:rsid w:val="00EC690E"/>
    <w:rsid w:val="00EC697B"/>
    <w:rsid w:val="00EC6ADC"/>
    <w:rsid w:val="00EC6C28"/>
    <w:rsid w:val="00EC6E91"/>
    <w:rsid w:val="00EC71E6"/>
    <w:rsid w:val="00EC7852"/>
    <w:rsid w:val="00EC7BD1"/>
    <w:rsid w:val="00ED01F4"/>
    <w:rsid w:val="00ED0880"/>
    <w:rsid w:val="00ED08DF"/>
    <w:rsid w:val="00ED0955"/>
    <w:rsid w:val="00ED0DC5"/>
    <w:rsid w:val="00ED0F0C"/>
    <w:rsid w:val="00ED0FD2"/>
    <w:rsid w:val="00ED1204"/>
    <w:rsid w:val="00ED12B7"/>
    <w:rsid w:val="00ED1CE8"/>
    <w:rsid w:val="00ED1D6B"/>
    <w:rsid w:val="00ED1FEF"/>
    <w:rsid w:val="00ED2109"/>
    <w:rsid w:val="00ED24ED"/>
    <w:rsid w:val="00ED27B2"/>
    <w:rsid w:val="00ED2884"/>
    <w:rsid w:val="00ED2CD0"/>
    <w:rsid w:val="00ED32BD"/>
    <w:rsid w:val="00ED3F63"/>
    <w:rsid w:val="00ED452F"/>
    <w:rsid w:val="00ED460B"/>
    <w:rsid w:val="00ED48A5"/>
    <w:rsid w:val="00ED53E5"/>
    <w:rsid w:val="00ED53EC"/>
    <w:rsid w:val="00ED5DCC"/>
    <w:rsid w:val="00ED682C"/>
    <w:rsid w:val="00ED6844"/>
    <w:rsid w:val="00ED6992"/>
    <w:rsid w:val="00ED69FE"/>
    <w:rsid w:val="00ED6BB9"/>
    <w:rsid w:val="00ED722A"/>
    <w:rsid w:val="00ED73A8"/>
    <w:rsid w:val="00ED7459"/>
    <w:rsid w:val="00ED76C6"/>
    <w:rsid w:val="00ED7CBC"/>
    <w:rsid w:val="00ED7E7C"/>
    <w:rsid w:val="00EE03CA"/>
    <w:rsid w:val="00EE06A3"/>
    <w:rsid w:val="00EE0B5D"/>
    <w:rsid w:val="00EE0D9A"/>
    <w:rsid w:val="00EE0DAA"/>
    <w:rsid w:val="00EE0ED6"/>
    <w:rsid w:val="00EE11CE"/>
    <w:rsid w:val="00EE167D"/>
    <w:rsid w:val="00EE1C7B"/>
    <w:rsid w:val="00EE1DDF"/>
    <w:rsid w:val="00EE2025"/>
    <w:rsid w:val="00EE20A1"/>
    <w:rsid w:val="00EE264D"/>
    <w:rsid w:val="00EE2662"/>
    <w:rsid w:val="00EE2948"/>
    <w:rsid w:val="00EE2CB4"/>
    <w:rsid w:val="00EE3382"/>
    <w:rsid w:val="00EE3607"/>
    <w:rsid w:val="00EE383E"/>
    <w:rsid w:val="00EE3FC8"/>
    <w:rsid w:val="00EE41CA"/>
    <w:rsid w:val="00EE4319"/>
    <w:rsid w:val="00EE43A8"/>
    <w:rsid w:val="00EE4589"/>
    <w:rsid w:val="00EE47F9"/>
    <w:rsid w:val="00EE48D0"/>
    <w:rsid w:val="00EE4B3F"/>
    <w:rsid w:val="00EE4D8C"/>
    <w:rsid w:val="00EE4ED6"/>
    <w:rsid w:val="00EE5129"/>
    <w:rsid w:val="00EE5224"/>
    <w:rsid w:val="00EE5D76"/>
    <w:rsid w:val="00EE5E32"/>
    <w:rsid w:val="00EE64CB"/>
    <w:rsid w:val="00EE6B91"/>
    <w:rsid w:val="00EE6BB0"/>
    <w:rsid w:val="00EE6BC3"/>
    <w:rsid w:val="00EE6E0F"/>
    <w:rsid w:val="00EE78B5"/>
    <w:rsid w:val="00EE7CE7"/>
    <w:rsid w:val="00EF0369"/>
    <w:rsid w:val="00EF0535"/>
    <w:rsid w:val="00EF069C"/>
    <w:rsid w:val="00EF06C0"/>
    <w:rsid w:val="00EF0937"/>
    <w:rsid w:val="00EF0AF6"/>
    <w:rsid w:val="00EF0C70"/>
    <w:rsid w:val="00EF1563"/>
    <w:rsid w:val="00EF1789"/>
    <w:rsid w:val="00EF1877"/>
    <w:rsid w:val="00EF1A46"/>
    <w:rsid w:val="00EF2621"/>
    <w:rsid w:val="00EF289A"/>
    <w:rsid w:val="00EF2B8A"/>
    <w:rsid w:val="00EF2CA1"/>
    <w:rsid w:val="00EF3623"/>
    <w:rsid w:val="00EF3B00"/>
    <w:rsid w:val="00EF3EC0"/>
    <w:rsid w:val="00EF3F68"/>
    <w:rsid w:val="00EF4086"/>
    <w:rsid w:val="00EF42BE"/>
    <w:rsid w:val="00EF44D2"/>
    <w:rsid w:val="00EF49A6"/>
    <w:rsid w:val="00EF4C83"/>
    <w:rsid w:val="00EF4CF5"/>
    <w:rsid w:val="00EF567B"/>
    <w:rsid w:val="00EF59ED"/>
    <w:rsid w:val="00EF5D87"/>
    <w:rsid w:val="00EF600E"/>
    <w:rsid w:val="00EF606A"/>
    <w:rsid w:val="00EF6454"/>
    <w:rsid w:val="00EF6717"/>
    <w:rsid w:val="00EF6BCA"/>
    <w:rsid w:val="00EF6DDE"/>
    <w:rsid w:val="00EF73BF"/>
    <w:rsid w:val="00EF76A1"/>
    <w:rsid w:val="00EF7916"/>
    <w:rsid w:val="00EF7B81"/>
    <w:rsid w:val="00EF7D29"/>
    <w:rsid w:val="00EF7EC1"/>
    <w:rsid w:val="00F008A1"/>
    <w:rsid w:val="00F00BB1"/>
    <w:rsid w:val="00F00CD7"/>
    <w:rsid w:val="00F00DF4"/>
    <w:rsid w:val="00F010AC"/>
    <w:rsid w:val="00F010C7"/>
    <w:rsid w:val="00F01141"/>
    <w:rsid w:val="00F0125F"/>
    <w:rsid w:val="00F018C3"/>
    <w:rsid w:val="00F01B21"/>
    <w:rsid w:val="00F01CC7"/>
    <w:rsid w:val="00F01D0E"/>
    <w:rsid w:val="00F01E9E"/>
    <w:rsid w:val="00F01FC0"/>
    <w:rsid w:val="00F02AD9"/>
    <w:rsid w:val="00F02E95"/>
    <w:rsid w:val="00F030BC"/>
    <w:rsid w:val="00F03603"/>
    <w:rsid w:val="00F03BCF"/>
    <w:rsid w:val="00F042D1"/>
    <w:rsid w:val="00F04548"/>
    <w:rsid w:val="00F04926"/>
    <w:rsid w:val="00F0493D"/>
    <w:rsid w:val="00F04B10"/>
    <w:rsid w:val="00F04DDB"/>
    <w:rsid w:val="00F0563F"/>
    <w:rsid w:val="00F05734"/>
    <w:rsid w:val="00F05921"/>
    <w:rsid w:val="00F05C2F"/>
    <w:rsid w:val="00F05D68"/>
    <w:rsid w:val="00F06606"/>
    <w:rsid w:val="00F06884"/>
    <w:rsid w:val="00F06F2E"/>
    <w:rsid w:val="00F07A73"/>
    <w:rsid w:val="00F07F13"/>
    <w:rsid w:val="00F1002E"/>
    <w:rsid w:val="00F10184"/>
    <w:rsid w:val="00F1027B"/>
    <w:rsid w:val="00F102F1"/>
    <w:rsid w:val="00F1042E"/>
    <w:rsid w:val="00F1078D"/>
    <w:rsid w:val="00F10B10"/>
    <w:rsid w:val="00F10F16"/>
    <w:rsid w:val="00F11087"/>
    <w:rsid w:val="00F11192"/>
    <w:rsid w:val="00F11339"/>
    <w:rsid w:val="00F1193C"/>
    <w:rsid w:val="00F11AFD"/>
    <w:rsid w:val="00F11D57"/>
    <w:rsid w:val="00F11F57"/>
    <w:rsid w:val="00F12542"/>
    <w:rsid w:val="00F125BB"/>
    <w:rsid w:val="00F12604"/>
    <w:rsid w:val="00F128F4"/>
    <w:rsid w:val="00F12D61"/>
    <w:rsid w:val="00F12FA6"/>
    <w:rsid w:val="00F13784"/>
    <w:rsid w:val="00F13A62"/>
    <w:rsid w:val="00F13AE9"/>
    <w:rsid w:val="00F13ECE"/>
    <w:rsid w:val="00F148E7"/>
    <w:rsid w:val="00F1496A"/>
    <w:rsid w:val="00F14E46"/>
    <w:rsid w:val="00F15223"/>
    <w:rsid w:val="00F1587D"/>
    <w:rsid w:val="00F15BD1"/>
    <w:rsid w:val="00F16144"/>
    <w:rsid w:val="00F165E8"/>
    <w:rsid w:val="00F16B5D"/>
    <w:rsid w:val="00F16F12"/>
    <w:rsid w:val="00F17D1F"/>
    <w:rsid w:val="00F20A2B"/>
    <w:rsid w:val="00F20DA3"/>
    <w:rsid w:val="00F216BD"/>
    <w:rsid w:val="00F2170A"/>
    <w:rsid w:val="00F2184F"/>
    <w:rsid w:val="00F21880"/>
    <w:rsid w:val="00F21B73"/>
    <w:rsid w:val="00F21DB4"/>
    <w:rsid w:val="00F21F08"/>
    <w:rsid w:val="00F22B5D"/>
    <w:rsid w:val="00F22E15"/>
    <w:rsid w:val="00F23375"/>
    <w:rsid w:val="00F23933"/>
    <w:rsid w:val="00F239AB"/>
    <w:rsid w:val="00F23A1A"/>
    <w:rsid w:val="00F23D2D"/>
    <w:rsid w:val="00F2421B"/>
    <w:rsid w:val="00F249C3"/>
    <w:rsid w:val="00F24ED2"/>
    <w:rsid w:val="00F24FD7"/>
    <w:rsid w:val="00F25368"/>
    <w:rsid w:val="00F255D1"/>
    <w:rsid w:val="00F25C8F"/>
    <w:rsid w:val="00F25D15"/>
    <w:rsid w:val="00F25F4A"/>
    <w:rsid w:val="00F26153"/>
    <w:rsid w:val="00F26911"/>
    <w:rsid w:val="00F26B5D"/>
    <w:rsid w:val="00F27319"/>
    <w:rsid w:val="00F2762F"/>
    <w:rsid w:val="00F27742"/>
    <w:rsid w:val="00F27BD4"/>
    <w:rsid w:val="00F3015A"/>
    <w:rsid w:val="00F30CD8"/>
    <w:rsid w:val="00F30CEB"/>
    <w:rsid w:val="00F30EC0"/>
    <w:rsid w:val="00F313C6"/>
    <w:rsid w:val="00F31B61"/>
    <w:rsid w:val="00F31C26"/>
    <w:rsid w:val="00F31FC0"/>
    <w:rsid w:val="00F3209E"/>
    <w:rsid w:val="00F320FA"/>
    <w:rsid w:val="00F32410"/>
    <w:rsid w:val="00F324CA"/>
    <w:rsid w:val="00F3273B"/>
    <w:rsid w:val="00F32767"/>
    <w:rsid w:val="00F3281C"/>
    <w:rsid w:val="00F33136"/>
    <w:rsid w:val="00F336A1"/>
    <w:rsid w:val="00F3420B"/>
    <w:rsid w:val="00F347DD"/>
    <w:rsid w:val="00F34A9A"/>
    <w:rsid w:val="00F34AF6"/>
    <w:rsid w:val="00F354C4"/>
    <w:rsid w:val="00F35529"/>
    <w:rsid w:val="00F35EE7"/>
    <w:rsid w:val="00F36374"/>
    <w:rsid w:val="00F36EA4"/>
    <w:rsid w:val="00F376A1"/>
    <w:rsid w:val="00F37BAD"/>
    <w:rsid w:val="00F37F2F"/>
    <w:rsid w:val="00F400E4"/>
    <w:rsid w:val="00F40278"/>
    <w:rsid w:val="00F403CD"/>
    <w:rsid w:val="00F404A2"/>
    <w:rsid w:val="00F407B6"/>
    <w:rsid w:val="00F4093C"/>
    <w:rsid w:val="00F40CC5"/>
    <w:rsid w:val="00F40E8F"/>
    <w:rsid w:val="00F40F7F"/>
    <w:rsid w:val="00F412EE"/>
    <w:rsid w:val="00F418D0"/>
    <w:rsid w:val="00F418FC"/>
    <w:rsid w:val="00F41BF8"/>
    <w:rsid w:val="00F42440"/>
    <w:rsid w:val="00F427A9"/>
    <w:rsid w:val="00F427B3"/>
    <w:rsid w:val="00F428A8"/>
    <w:rsid w:val="00F431DC"/>
    <w:rsid w:val="00F439B9"/>
    <w:rsid w:val="00F43E29"/>
    <w:rsid w:val="00F44865"/>
    <w:rsid w:val="00F44A13"/>
    <w:rsid w:val="00F44DBC"/>
    <w:rsid w:val="00F44E4D"/>
    <w:rsid w:val="00F44F67"/>
    <w:rsid w:val="00F45051"/>
    <w:rsid w:val="00F451A9"/>
    <w:rsid w:val="00F454EF"/>
    <w:rsid w:val="00F45918"/>
    <w:rsid w:val="00F46065"/>
    <w:rsid w:val="00F46311"/>
    <w:rsid w:val="00F463AB"/>
    <w:rsid w:val="00F46594"/>
    <w:rsid w:val="00F465D9"/>
    <w:rsid w:val="00F4661C"/>
    <w:rsid w:val="00F46A3F"/>
    <w:rsid w:val="00F46CC7"/>
    <w:rsid w:val="00F46E4E"/>
    <w:rsid w:val="00F46FA8"/>
    <w:rsid w:val="00F47000"/>
    <w:rsid w:val="00F47027"/>
    <w:rsid w:val="00F47845"/>
    <w:rsid w:val="00F4790F"/>
    <w:rsid w:val="00F47AE9"/>
    <w:rsid w:val="00F47C3B"/>
    <w:rsid w:val="00F50274"/>
    <w:rsid w:val="00F503F4"/>
    <w:rsid w:val="00F504EC"/>
    <w:rsid w:val="00F50523"/>
    <w:rsid w:val="00F51996"/>
    <w:rsid w:val="00F52638"/>
    <w:rsid w:val="00F528BF"/>
    <w:rsid w:val="00F52903"/>
    <w:rsid w:val="00F52E73"/>
    <w:rsid w:val="00F53998"/>
    <w:rsid w:val="00F539C7"/>
    <w:rsid w:val="00F5418F"/>
    <w:rsid w:val="00F541F0"/>
    <w:rsid w:val="00F542CF"/>
    <w:rsid w:val="00F5437A"/>
    <w:rsid w:val="00F54454"/>
    <w:rsid w:val="00F54674"/>
    <w:rsid w:val="00F54ADC"/>
    <w:rsid w:val="00F54CF1"/>
    <w:rsid w:val="00F54F3A"/>
    <w:rsid w:val="00F55280"/>
    <w:rsid w:val="00F552B6"/>
    <w:rsid w:val="00F55408"/>
    <w:rsid w:val="00F5582B"/>
    <w:rsid w:val="00F56529"/>
    <w:rsid w:val="00F56E06"/>
    <w:rsid w:val="00F56E41"/>
    <w:rsid w:val="00F56FDD"/>
    <w:rsid w:val="00F573F7"/>
    <w:rsid w:val="00F601C1"/>
    <w:rsid w:val="00F6024A"/>
    <w:rsid w:val="00F6053F"/>
    <w:rsid w:val="00F60721"/>
    <w:rsid w:val="00F60771"/>
    <w:rsid w:val="00F60839"/>
    <w:rsid w:val="00F60A9A"/>
    <w:rsid w:val="00F6124E"/>
    <w:rsid w:val="00F61459"/>
    <w:rsid w:val="00F61926"/>
    <w:rsid w:val="00F623C9"/>
    <w:rsid w:val="00F624CC"/>
    <w:rsid w:val="00F625A7"/>
    <w:rsid w:val="00F6286F"/>
    <w:rsid w:val="00F630C3"/>
    <w:rsid w:val="00F633E3"/>
    <w:rsid w:val="00F638F1"/>
    <w:rsid w:val="00F63C41"/>
    <w:rsid w:val="00F6426B"/>
    <w:rsid w:val="00F64279"/>
    <w:rsid w:val="00F642B6"/>
    <w:rsid w:val="00F64B2E"/>
    <w:rsid w:val="00F64DD4"/>
    <w:rsid w:val="00F64ED2"/>
    <w:rsid w:val="00F654C2"/>
    <w:rsid w:val="00F656C5"/>
    <w:rsid w:val="00F657B9"/>
    <w:rsid w:val="00F65E89"/>
    <w:rsid w:val="00F66423"/>
    <w:rsid w:val="00F66EF0"/>
    <w:rsid w:val="00F6781B"/>
    <w:rsid w:val="00F6785C"/>
    <w:rsid w:val="00F67878"/>
    <w:rsid w:val="00F6792B"/>
    <w:rsid w:val="00F67FAE"/>
    <w:rsid w:val="00F70702"/>
    <w:rsid w:val="00F7077C"/>
    <w:rsid w:val="00F707BB"/>
    <w:rsid w:val="00F70822"/>
    <w:rsid w:val="00F7096B"/>
    <w:rsid w:val="00F70C20"/>
    <w:rsid w:val="00F713BC"/>
    <w:rsid w:val="00F7148D"/>
    <w:rsid w:val="00F715DD"/>
    <w:rsid w:val="00F71C35"/>
    <w:rsid w:val="00F71DFE"/>
    <w:rsid w:val="00F72455"/>
    <w:rsid w:val="00F72799"/>
    <w:rsid w:val="00F72911"/>
    <w:rsid w:val="00F72E74"/>
    <w:rsid w:val="00F73370"/>
    <w:rsid w:val="00F73ABA"/>
    <w:rsid w:val="00F73D7D"/>
    <w:rsid w:val="00F74113"/>
    <w:rsid w:val="00F74D6F"/>
    <w:rsid w:val="00F74E4B"/>
    <w:rsid w:val="00F75106"/>
    <w:rsid w:val="00F75ADE"/>
    <w:rsid w:val="00F75E9B"/>
    <w:rsid w:val="00F75EE9"/>
    <w:rsid w:val="00F75FDA"/>
    <w:rsid w:val="00F76299"/>
    <w:rsid w:val="00F76469"/>
    <w:rsid w:val="00F766E4"/>
    <w:rsid w:val="00F76959"/>
    <w:rsid w:val="00F76C5A"/>
    <w:rsid w:val="00F771FB"/>
    <w:rsid w:val="00F77247"/>
    <w:rsid w:val="00F8002F"/>
    <w:rsid w:val="00F803ED"/>
    <w:rsid w:val="00F806D7"/>
    <w:rsid w:val="00F80828"/>
    <w:rsid w:val="00F80BEF"/>
    <w:rsid w:val="00F80DB8"/>
    <w:rsid w:val="00F81031"/>
    <w:rsid w:val="00F813BC"/>
    <w:rsid w:val="00F81923"/>
    <w:rsid w:val="00F8197F"/>
    <w:rsid w:val="00F81DD4"/>
    <w:rsid w:val="00F81F4B"/>
    <w:rsid w:val="00F820A8"/>
    <w:rsid w:val="00F82200"/>
    <w:rsid w:val="00F82266"/>
    <w:rsid w:val="00F8227D"/>
    <w:rsid w:val="00F824CC"/>
    <w:rsid w:val="00F82655"/>
    <w:rsid w:val="00F82A2F"/>
    <w:rsid w:val="00F82D8E"/>
    <w:rsid w:val="00F82E5B"/>
    <w:rsid w:val="00F8349D"/>
    <w:rsid w:val="00F8354A"/>
    <w:rsid w:val="00F83605"/>
    <w:rsid w:val="00F836AC"/>
    <w:rsid w:val="00F836CE"/>
    <w:rsid w:val="00F83900"/>
    <w:rsid w:val="00F83E5A"/>
    <w:rsid w:val="00F8417E"/>
    <w:rsid w:val="00F84556"/>
    <w:rsid w:val="00F84762"/>
    <w:rsid w:val="00F848B4"/>
    <w:rsid w:val="00F84FBA"/>
    <w:rsid w:val="00F85413"/>
    <w:rsid w:val="00F86091"/>
    <w:rsid w:val="00F86880"/>
    <w:rsid w:val="00F86C22"/>
    <w:rsid w:val="00F86C65"/>
    <w:rsid w:val="00F87418"/>
    <w:rsid w:val="00F87B48"/>
    <w:rsid w:val="00F87F95"/>
    <w:rsid w:val="00F87F9E"/>
    <w:rsid w:val="00F9088C"/>
    <w:rsid w:val="00F90D0E"/>
    <w:rsid w:val="00F90E6C"/>
    <w:rsid w:val="00F9151F"/>
    <w:rsid w:val="00F922DD"/>
    <w:rsid w:val="00F92B29"/>
    <w:rsid w:val="00F93465"/>
    <w:rsid w:val="00F9377E"/>
    <w:rsid w:val="00F93E8F"/>
    <w:rsid w:val="00F94006"/>
    <w:rsid w:val="00F94637"/>
    <w:rsid w:val="00F946D6"/>
    <w:rsid w:val="00F9486D"/>
    <w:rsid w:val="00F94C35"/>
    <w:rsid w:val="00F96091"/>
    <w:rsid w:val="00F96254"/>
    <w:rsid w:val="00F96813"/>
    <w:rsid w:val="00F9682C"/>
    <w:rsid w:val="00F9695E"/>
    <w:rsid w:val="00F96A4B"/>
    <w:rsid w:val="00F96D7D"/>
    <w:rsid w:val="00F9715A"/>
    <w:rsid w:val="00F9718C"/>
    <w:rsid w:val="00F972A2"/>
    <w:rsid w:val="00F976BE"/>
    <w:rsid w:val="00F976E7"/>
    <w:rsid w:val="00F977F4"/>
    <w:rsid w:val="00F97FA8"/>
    <w:rsid w:val="00FA048E"/>
    <w:rsid w:val="00FA04AF"/>
    <w:rsid w:val="00FA04B6"/>
    <w:rsid w:val="00FA0697"/>
    <w:rsid w:val="00FA16C8"/>
    <w:rsid w:val="00FA1738"/>
    <w:rsid w:val="00FA1D03"/>
    <w:rsid w:val="00FA1DC4"/>
    <w:rsid w:val="00FA1F24"/>
    <w:rsid w:val="00FA1FD0"/>
    <w:rsid w:val="00FA232B"/>
    <w:rsid w:val="00FA287B"/>
    <w:rsid w:val="00FA2E45"/>
    <w:rsid w:val="00FA2E73"/>
    <w:rsid w:val="00FA303B"/>
    <w:rsid w:val="00FA34F9"/>
    <w:rsid w:val="00FA4125"/>
    <w:rsid w:val="00FA45E2"/>
    <w:rsid w:val="00FA471F"/>
    <w:rsid w:val="00FA4DA9"/>
    <w:rsid w:val="00FA502B"/>
    <w:rsid w:val="00FA588D"/>
    <w:rsid w:val="00FA5A1F"/>
    <w:rsid w:val="00FA5BA6"/>
    <w:rsid w:val="00FA5C88"/>
    <w:rsid w:val="00FA61D0"/>
    <w:rsid w:val="00FA6209"/>
    <w:rsid w:val="00FA6677"/>
    <w:rsid w:val="00FA6702"/>
    <w:rsid w:val="00FA6904"/>
    <w:rsid w:val="00FA6CCB"/>
    <w:rsid w:val="00FA72BC"/>
    <w:rsid w:val="00FA73C3"/>
    <w:rsid w:val="00FB0142"/>
    <w:rsid w:val="00FB0656"/>
    <w:rsid w:val="00FB09E6"/>
    <w:rsid w:val="00FB0E14"/>
    <w:rsid w:val="00FB0E86"/>
    <w:rsid w:val="00FB0FC8"/>
    <w:rsid w:val="00FB11FE"/>
    <w:rsid w:val="00FB1348"/>
    <w:rsid w:val="00FB175F"/>
    <w:rsid w:val="00FB17E1"/>
    <w:rsid w:val="00FB1A04"/>
    <w:rsid w:val="00FB21B4"/>
    <w:rsid w:val="00FB2245"/>
    <w:rsid w:val="00FB294B"/>
    <w:rsid w:val="00FB2A89"/>
    <w:rsid w:val="00FB2B28"/>
    <w:rsid w:val="00FB379B"/>
    <w:rsid w:val="00FB3BAA"/>
    <w:rsid w:val="00FB3BC0"/>
    <w:rsid w:val="00FB3BC2"/>
    <w:rsid w:val="00FB41AF"/>
    <w:rsid w:val="00FB46CC"/>
    <w:rsid w:val="00FB474F"/>
    <w:rsid w:val="00FB47F4"/>
    <w:rsid w:val="00FB4870"/>
    <w:rsid w:val="00FB4E03"/>
    <w:rsid w:val="00FB5162"/>
    <w:rsid w:val="00FB5610"/>
    <w:rsid w:val="00FB574C"/>
    <w:rsid w:val="00FB5935"/>
    <w:rsid w:val="00FB5A9F"/>
    <w:rsid w:val="00FB687B"/>
    <w:rsid w:val="00FB727D"/>
    <w:rsid w:val="00FB7F67"/>
    <w:rsid w:val="00FC06E2"/>
    <w:rsid w:val="00FC07C9"/>
    <w:rsid w:val="00FC102A"/>
    <w:rsid w:val="00FC1160"/>
    <w:rsid w:val="00FC11BB"/>
    <w:rsid w:val="00FC11D4"/>
    <w:rsid w:val="00FC1EC3"/>
    <w:rsid w:val="00FC1EDC"/>
    <w:rsid w:val="00FC2A92"/>
    <w:rsid w:val="00FC2F3C"/>
    <w:rsid w:val="00FC2F96"/>
    <w:rsid w:val="00FC2FC5"/>
    <w:rsid w:val="00FC30A2"/>
    <w:rsid w:val="00FC3204"/>
    <w:rsid w:val="00FC354E"/>
    <w:rsid w:val="00FC35BA"/>
    <w:rsid w:val="00FC3C84"/>
    <w:rsid w:val="00FC3F36"/>
    <w:rsid w:val="00FC3F5E"/>
    <w:rsid w:val="00FC408B"/>
    <w:rsid w:val="00FC43C5"/>
    <w:rsid w:val="00FC445E"/>
    <w:rsid w:val="00FC463E"/>
    <w:rsid w:val="00FC47E8"/>
    <w:rsid w:val="00FC4883"/>
    <w:rsid w:val="00FC49BB"/>
    <w:rsid w:val="00FC4CAB"/>
    <w:rsid w:val="00FC5141"/>
    <w:rsid w:val="00FC59F2"/>
    <w:rsid w:val="00FC5B25"/>
    <w:rsid w:val="00FC6040"/>
    <w:rsid w:val="00FC62A7"/>
    <w:rsid w:val="00FC64E6"/>
    <w:rsid w:val="00FC67D4"/>
    <w:rsid w:val="00FC690E"/>
    <w:rsid w:val="00FC6BCC"/>
    <w:rsid w:val="00FC6CAC"/>
    <w:rsid w:val="00FC6DC9"/>
    <w:rsid w:val="00FC6EBC"/>
    <w:rsid w:val="00FC6FBA"/>
    <w:rsid w:val="00FC7019"/>
    <w:rsid w:val="00FC750F"/>
    <w:rsid w:val="00FC7783"/>
    <w:rsid w:val="00FC7E31"/>
    <w:rsid w:val="00FC7E66"/>
    <w:rsid w:val="00FC7EDE"/>
    <w:rsid w:val="00FD016B"/>
    <w:rsid w:val="00FD027E"/>
    <w:rsid w:val="00FD041A"/>
    <w:rsid w:val="00FD05A0"/>
    <w:rsid w:val="00FD0AFF"/>
    <w:rsid w:val="00FD0DB0"/>
    <w:rsid w:val="00FD13B7"/>
    <w:rsid w:val="00FD19D6"/>
    <w:rsid w:val="00FD1BCF"/>
    <w:rsid w:val="00FD2833"/>
    <w:rsid w:val="00FD2A18"/>
    <w:rsid w:val="00FD2CA1"/>
    <w:rsid w:val="00FD2ED6"/>
    <w:rsid w:val="00FD3049"/>
    <w:rsid w:val="00FD3245"/>
    <w:rsid w:val="00FD3877"/>
    <w:rsid w:val="00FD3BAF"/>
    <w:rsid w:val="00FD3CDD"/>
    <w:rsid w:val="00FD40F0"/>
    <w:rsid w:val="00FD441C"/>
    <w:rsid w:val="00FD4535"/>
    <w:rsid w:val="00FD45BA"/>
    <w:rsid w:val="00FD4A9A"/>
    <w:rsid w:val="00FD4D3B"/>
    <w:rsid w:val="00FD553B"/>
    <w:rsid w:val="00FD58EC"/>
    <w:rsid w:val="00FD590E"/>
    <w:rsid w:val="00FD5986"/>
    <w:rsid w:val="00FD59B0"/>
    <w:rsid w:val="00FD5A7A"/>
    <w:rsid w:val="00FD5C71"/>
    <w:rsid w:val="00FD5E17"/>
    <w:rsid w:val="00FD65C0"/>
    <w:rsid w:val="00FD69F4"/>
    <w:rsid w:val="00FD6A2F"/>
    <w:rsid w:val="00FD6C43"/>
    <w:rsid w:val="00FD6E72"/>
    <w:rsid w:val="00FD72A7"/>
    <w:rsid w:val="00FD72B3"/>
    <w:rsid w:val="00FD72E0"/>
    <w:rsid w:val="00FD77B4"/>
    <w:rsid w:val="00FD7CEB"/>
    <w:rsid w:val="00FD7D59"/>
    <w:rsid w:val="00FD7D62"/>
    <w:rsid w:val="00FD7E21"/>
    <w:rsid w:val="00FE014C"/>
    <w:rsid w:val="00FE0C7F"/>
    <w:rsid w:val="00FE0C9D"/>
    <w:rsid w:val="00FE0DCA"/>
    <w:rsid w:val="00FE100B"/>
    <w:rsid w:val="00FE11E4"/>
    <w:rsid w:val="00FE17E8"/>
    <w:rsid w:val="00FE2574"/>
    <w:rsid w:val="00FE2BEB"/>
    <w:rsid w:val="00FE2C5A"/>
    <w:rsid w:val="00FE2D0D"/>
    <w:rsid w:val="00FE2DB8"/>
    <w:rsid w:val="00FE300D"/>
    <w:rsid w:val="00FE325F"/>
    <w:rsid w:val="00FE3378"/>
    <w:rsid w:val="00FE3395"/>
    <w:rsid w:val="00FE378B"/>
    <w:rsid w:val="00FE3A4E"/>
    <w:rsid w:val="00FE3FB5"/>
    <w:rsid w:val="00FE43A2"/>
    <w:rsid w:val="00FE43E7"/>
    <w:rsid w:val="00FE452E"/>
    <w:rsid w:val="00FE4552"/>
    <w:rsid w:val="00FE4621"/>
    <w:rsid w:val="00FE48E6"/>
    <w:rsid w:val="00FE49FE"/>
    <w:rsid w:val="00FE4A86"/>
    <w:rsid w:val="00FE4FA1"/>
    <w:rsid w:val="00FE53F8"/>
    <w:rsid w:val="00FE5BE3"/>
    <w:rsid w:val="00FE5D04"/>
    <w:rsid w:val="00FE63C2"/>
    <w:rsid w:val="00FE6430"/>
    <w:rsid w:val="00FE65CF"/>
    <w:rsid w:val="00FE6728"/>
    <w:rsid w:val="00FE6B96"/>
    <w:rsid w:val="00FE6DC2"/>
    <w:rsid w:val="00FE7CBA"/>
    <w:rsid w:val="00FF00DB"/>
    <w:rsid w:val="00FF00DE"/>
    <w:rsid w:val="00FF05BF"/>
    <w:rsid w:val="00FF09C8"/>
    <w:rsid w:val="00FF11A9"/>
    <w:rsid w:val="00FF12A5"/>
    <w:rsid w:val="00FF1BD9"/>
    <w:rsid w:val="00FF1D70"/>
    <w:rsid w:val="00FF1F17"/>
    <w:rsid w:val="00FF1FA3"/>
    <w:rsid w:val="00FF21F6"/>
    <w:rsid w:val="00FF2208"/>
    <w:rsid w:val="00FF2220"/>
    <w:rsid w:val="00FF235A"/>
    <w:rsid w:val="00FF243E"/>
    <w:rsid w:val="00FF304C"/>
    <w:rsid w:val="00FF3079"/>
    <w:rsid w:val="00FF3473"/>
    <w:rsid w:val="00FF372B"/>
    <w:rsid w:val="00FF3891"/>
    <w:rsid w:val="00FF3B39"/>
    <w:rsid w:val="00FF3D35"/>
    <w:rsid w:val="00FF40B1"/>
    <w:rsid w:val="00FF40D6"/>
    <w:rsid w:val="00FF4207"/>
    <w:rsid w:val="00FF4455"/>
    <w:rsid w:val="00FF4604"/>
    <w:rsid w:val="00FF465A"/>
    <w:rsid w:val="00FF478F"/>
    <w:rsid w:val="00FF4928"/>
    <w:rsid w:val="00FF4AD5"/>
    <w:rsid w:val="00FF5212"/>
    <w:rsid w:val="00FF5263"/>
    <w:rsid w:val="00FF60F7"/>
    <w:rsid w:val="00FF6181"/>
    <w:rsid w:val="00FF6218"/>
    <w:rsid w:val="00FF63D6"/>
    <w:rsid w:val="00FF6534"/>
    <w:rsid w:val="00FF65C2"/>
    <w:rsid w:val="00FF6726"/>
    <w:rsid w:val="00FF69DD"/>
    <w:rsid w:val="00FF6BEB"/>
    <w:rsid w:val="00FF6EE7"/>
    <w:rsid w:val="00FF6F46"/>
    <w:rsid w:val="00FF7019"/>
    <w:rsid w:val="00FF72D7"/>
    <w:rsid w:val="00FF7318"/>
    <w:rsid w:val="00FF781B"/>
    <w:rsid w:val="00FF7993"/>
    <w:rsid w:val="00FF7A07"/>
    <w:rsid w:val="00FF7D7C"/>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227EF"/>
    <w:pPr>
      <w:widowControl w:val="0"/>
      <w:spacing w:line="400" w:lineRule="exact"/>
      <w:ind w:firstLineChars="200" w:firstLine="200"/>
      <w:jc w:val="both"/>
    </w:pPr>
    <w:rPr>
      <w:kern w:val="2"/>
      <w:sz w:val="24"/>
      <w:szCs w:val="24"/>
    </w:rPr>
  </w:style>
  <w:style w:type="paragraph" w:styleId="1">
    <w:name w:val="heading 1"/>
    <w:next w:val="a1"/>
    <w:autoRedefine/>
    <w:rsid w:val="00622FF5"/>
    <w:pPr>
      <w:spacing w:before="480" w:after="120"/>
      <w:outlineLvl w:val="0"/>
    </w:pPr>
    <w:rPr>
      <w:rFonts w:eastAsia="SimHei"/>
      <w:b/>
      <w:kern w:val="2"/>
      <w:sz w:val="28"/>
      <w:szCs w:val="24"/>
    </w:rPr>
  </w:style>
  <w:style w:type="paragraph" w:styleId="2">
    <w:name w:val="heading 2"/>
    <w:basedOn w:val="a1"/>
    <w:next w:val="a1"/>
    <w:rsid w:val="00683CD3"/>
    <w:pPr>
      <w:spacing w:before="240" w:after="120" w:line="240" w:lineRule="auto"/>
      <w:ind w:firstLineChars="0" w:firstLine="0"/>
      <w:jc w:val="left"/>
      <w:outlineLvl w:val="1"/>
    </w:pPr>
    <w:rPr>
      <w:rFonts w:eastAsia="SimHei"/>
      <w:b/>
      <w:noProof/>
      <w:sz w:val="26"/>
    </w:rPr>
  </w:style>
  <w:style w:type="paragraph" w:styleId="3">
    <w:name w:val="heading 3"/>
    <w:basedOn w:val="a1"/>
    <w:next w:val="a1"/>
    <w:pPr>
      <w:keepNext/>
      <w:keepLines/>
      <w:spacing w:before="260" w:after="260" w:line="416" w:lineRule="auto"/>
      <w:outlineLvl w:val="2"/>
    </w:pPr>
    <w:rPr>
      <w:b/>
      <w:bCs/>
      <w:sz w:val="32"/>
      <w:szCs w:val="32"/>
    </w:rPr>
  </w:style>
  <w:style w:type="paragraph" w:styleId="4">
    <w:name w:val="heading 4"/>
    <w:basedOn w:val="a1"/>
    <w:next w:val="a1"/>
    <w:pPr>
      <w:keepNext/>
      <w:keepLines/>
      <w:spacing w:before="280" w:after="290" w:line="376" w:lineRule="auto"/>
      <w:outlineLvl w:val="3"/>
    </w:pPr>
    <w:rPr>
      <w:rFonts w:ascii="Arial" w:eastAsia="SimHei" w:hAnsi="Arial"/>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FF"/>
      <w:u w:val="single"/>
    </w:rPr>
  </w:style>
  <w:style w:type="character" w:styleId="a6">
    <w:name w:val="page number"/>
    <w:basedOn w:val="a2"/>
  </w:style>
  <w:style w:type="character" w:styleId="a7">
    <w:name w:val="footnote reference"/>
    <w:semiHidden/>
    <w:rPr>
      <w:vertAlign w:val="superscript"/>
    </w:rPr>
  </w:style>
  <w:style w:type="paragraph" w:styleId="a8">
    <w:name w:val="Body Text Indent"/>
    <w:basedOn w:val="a1"/>
    <w:pPr>
      <w:spacing w:line="300" w:lineRule="auto"/>
      <w:ind w:firstLine="560"/>
    </w:pPr>
    <w:rPr>
      <w:sz w:val="28"/>
      <w:szCs w:val="28"/>
    </w:rPr>
  </w:style>
  <w:style w:type="paragraph" w:styleId="a9">
    <w:name w:val="Body Text"/>
    <w:basedOn w:val="a1"/>
    <w:pPr>
      <w:spacing w:after="120"/>
    </w:pPr>
  </w:style>
  <w:style w:type="paragraph" w:styleId="aa">
    <w:name w:val="Document Map"/>
    <w:basedOn w:val="a1"/>
    <w:semiHidden/>
    <w:pPr>
      <w:shd w:val="clear" w:color="auto" w:fill="000080"/>
    </w:pPr>
  </w:style>
  <w:style w:type="paragraph" w:styleId="ab">
    <w:name w:val="Normal Indent"/>
    <w:basedOn w:val="a1"/>
    <w:pPr>
      <w:ind w:firstLine="420"/>
    </w:pPr>
    <w:rPr>
      <w:szCs w:val="20"/>
    </w:rPr>
  </w:style>
  <w:style w:type="paragraph" w:styleId="TOC2">
    <w:name w:val="toc 2"/>
    <w:aliases w:val="章标题"/>
    <w:basedOn w:val="a1"/>
    <w:next w:val="a1"/>
    <w:uiPriority w:val="39"/>
    <w:rsid w:val="007E55BD"/>
    <w:pPr>
      <w:tabs>
        <w:tab w:val="right" w:leader="dot" w:pos="8268"/>
      </w:tabs>
      <w:spacing w:before="120" w:line="240" w:lineRule="auto"/>
      <w:ind w:leftChars="200" w:left="200" w:firstLineChars="0" w:firstLine="0"/>
    </w:pPr>
  </w:style>
  <w:style w:type="paragraph" w:styleId="20">
    <w:name w:val="Body Text Indent 2"/>
    <w:basedOn w:val="a1"/>
    <w:pPr>
      <w:spacing w:after="120" w:line="480" w:lineRule="auto"/>
      <w:ind w:leftChars="200" w:left="420"/>
    </w:pPr>
  </w:style>
  <w:style w:type="paragraph" w:styleId="TOC3">
    <w:name w:val="toc 3"/>
    <w:next w:val="a1"/>
    <w:uiPriority w:val="39"/>
    <w:rsid w:val="007E55BD"/>
    <w:pPr>
      <w:spacing w:before="120"/>
      <w:ind w:leftChars="400" w:left="400"/>
      <w:jc w:val="both"/>
    </w:pPr>
    <w:rPr>
      <w:kern w:val="2"/>
      <w:sz w:val="24"/>
      <w:szCs w:val="24"/>
    </w:rPr>
  </w:style>
  <w:style w:type="paragraph" w:styleId="21">
    <w:name w:val="Body Text 2"/>
    <w:basedOn w:val="a1"/>
    <w:pPr>
      <w:spacing w:after="120" w:line="480" w:lineRule="auto"/>
    </w:pPr>
  </w:style>
  <w:style w:type="paragraph" w:styleId="ac">
    <w:name w:val="footnote text"/>
    <w:basedOn w:val="a1"/>
    <w:semiHidden/>
    <w:pPr>
      <w:snapToGrid w:val="0"/>
      <w:jc w:val="left"/>
    </w:pPr>
    <w:rPr>
      <w:sz w:val="18"/>
      <w:szCs w:val="18"/>
    </w:rPr>
  </w:style>
  <w:style w:type="paragraph" w:styleId="ad">
    <w:name w:val="Balloon Text"/>
    <w:basedOn w:val="a1"/>
    <w:semiHidden/>
    <w:rPr>
      <w:sz w:val="18"/>
      <w:szCs w:val="18"/>
    </w:rPr>
  </w:style>
  <w:style w:type="paragraph" w:styleId="TOC1">
    <w:name w:val="toc 1"/>
    <w:next w:val="a1"/>
    <w:uiPriority w:val="39"/>
    <w:rsid w:val="0005032D"/>
    <w:pPr>
      <w:spacing w:before="120"/>
      <w:jc w:val="both"/>
    </w:pPr>
    <w:rPr>
      <w:kern w:val="2"/>
      <w:sz w:val="24"/>
      <w:szCs w:val="24"/>
    </w:rPr>
  </w:style>
  <w:style w:type="paragraph" w:styleId="ae">
    <w:name w:val="footer"/>
    <w:basedOn w:val="a1"/>
    <w:link w:val="af"/>
    <w:uiPriority w:val="99"/>
    <w:pPr>
      <w:tabs>
        <w:tab w:val="center" w:pos="4153"/>
        <w:tab w:val="right" w:pos="8306"/>
      </w:tabs>
      <w:snapToGrid w:val="0"/>
      <w:jc w:val="left"/>
    </w:pPr>
    <w:rPr>
      <w:sz w:val="18"/>
      <w:szCs w:val="18"/>
    </w:rPr>
  </w:style>
  <w:style w:type="paragraph" w:styleId="af0">
    <w:name w:val="header"/>
    <w:basedOn w:val="a1"/>
    <w:link w:val="af1"/>
    <w:uiPriority w:val="99"/>
    <w:pPr>
      <w:pBdr>
        <w:bottom w:val="single" w:sz="6" w:space="1" w:color="auto"/>
      </w:pBdr>
      <w:tabs>
        <w:tab w:val="center" w:pos="4153"/>
        <w:tab w:val="right" w:pos="8306"/>
      </w:tabs>
      <w:snapToGrid w:val="0"/>
      <w:jc w:val="center"/>
    </w:pPr>
    <w:rPr>
      <w:sz w:val="18"/>
      <w:szCs w:val="18"/>
    </w:rPr>
  </w:style>
  <w:style w:type="paragraph" w:styleId="af2">
    <w:name w:val="Normal (Web)"/>
    <w:basedOn w:val="a1"/>
    <w:uiPriority w:val="99"/>
  </w:style>
  <w:style w:type="paragraph" w:customStyle="1" w:styleId="af3">
    <w:name w:val="段落"/>
    <w:basedOn w:val="a1"/>
    <w:pPr>
      <w:widowControl/>
      <w:adjustRightInd w:val="0"/>
      <w:spacing w:line="420" w:lineRule="exact"/>
      <w:ind w:firstLine="520"/>
      <w:textAlignment w:val="baseline"/>
    </w:pPr>
    <w:rPr>
      <w:spacing w:val="10"/>
      <w:kern w:val="0"/>
      <w:szCs w:val="20"/>
    </w:rPr>
  </w:style>
  <w:style w:type="paragraph" w:customStyle="1" w:styleId="Style17">
    <w:name w:val="_Style 17"/>
    <w:basedOn w:val="a1"/>
    <w:next w:val="21"/>
    <w:pPr>
      <w:jc w:val="center"/>
    </w:pPr>
    <w:rPr>
      <w:rFonts w:eastAsia="SimHei"/>
      <w:b/>
      <w:bCs/>
      <w:color w:val="FF0000"/>
      <w:sz w:val="32"/>
      <w:szCs w:val="52"/>
    </w:rPr>
  </w:style>
  <w:style w:type="paragraph" w:styleId="TOC">
    <w:name w:val="TOC Heading"/>
    <w:basedOn w:val="1"/>
    <w:next w:val="a1"/>
    <w:uiPriority w:val="39"/>
    <w:unhideWhenUsed/>
    <w:rsid w:val="0085038F"/>
    <w:pPr>
      <w:keepLines/>
      <w:spacing w:before="240" w:after="0" w:line="259" w:lineRule="auto"/>
      <w:outlineLvl w:val="9"/>
    </w:pPr>
    <w:rPr>
      <w:rFonts w:ascii="DengXian Light" w:eastAsia="DengXian Light" w:hAnsi="DengXian Light"/>
      <w:b w:val="0"/>
      <w:bCs/>
      <w:color w:val="2F5496"/>
      <w:kern w:val="0"/>
    </w:rPr>
  </w:style>
  <w:style w:type="character" w:styleId="af4">
    <w:name w:val="FollowedHyperlink"/>
    <w:rsid w:val="0085038F"/>
    <w:rPr>
      <w:color w:val="954F72"/>
      <w:u w:val="single"/>
    </w:rPr>
  </w:style>
  <w:style w:type="paragraph" w:styleId="af5">
    <w:name w:val="Title"/>
    <w:basedOn w:val="1"/>
    <w:next w:val="a1"/>
    <w:link w:val="af6"/>
    <w:rsid w:val="003401F3"/>
    <w:pPr>
      <w:spacing w:after="360"/>
      <w:jc w:val="center"/>
    </w:pPr>
    <w:rPr>
      <w:bCs/>
      <w:sz w:val="32"/>
    </w:rPr>
  </w:style>
  <w:style w:type="character" w:customStyle="1" w:styleId="af6">
    <w:name w:val="标题 字符"/>
    <w:link w:val="af5"/>
    <w:rsid w:val="003401F3"/>
    <w:rPr>
      <w:rFonts w:eastAsia="SimHei" w:cs="Times New Roman"/>
      <w:b/>
      <w:kern w:val="2"/>
      <w:sz w:val="32"/>
      <w:szCs w:val="32"/>
    </w:rPr>
  </w:style>
  <w:style w:type="paragraph" w:styleId="af7">
    <w:name w:val="List Paragraph"/>
    <w:aliases w:val="表标题"/>
    <w:basedOn w:val="a1"/>
    <w:uiPriority w:val="99"/>
    <w:rsid w:val="000D580B"/>
    <w:pPr>
      <w:spacing w:before="120" w:after="120" w:line="240" w:lineRule="auto"/>
      <w:ind w:firstLineChars="0" w:firstLine="0"/>
    </w:pPr>
    <w:rPr>
      <w:sz w:val="21"/>
    </w:rPr>
  </w:style>
  <w:style w:type="paragraph" w:customStyle="1" w:styleId="0">
    <w:name w:val="0章节标题"/>
    <w:next w:val="a1"/>
    <w:link w:val="00"/>
    <w:autoRedefine/>
    <w:qFormat/>
    <w:rsid w:val="00C40A84"/>
    <w:pPr>
      <w:spacing w:before="480" w:after="360"/>
      <w:jc w:val="center"/>
      <w:outlineLvl w:val="0"/>
    </w:pPr>
    <w:rPr>
      <w:rFonts w:eastAsia="SimHei"/>
      <w:b/>
      <w:bCs/>
      <w:kern w:val="2"/>
      <w:sz w:val="32"/>
      <w:szCs w:val="24"/>
    </w:rPr>
  </w:style>
  <w:style w:type="paragraph" w:styleId="TOC4">
    <w:name w:val="toc 4"/>
    <w:basedOn w:val="a1"/>
    <w:next w:val="a1"/>
    <w:autoRedefine/>
    <w:rsid w:val="0049233E"/>
    <w:pPr>
      <w:ind w:leftChars="600" w:left="1260"/>
    </w:pPr>
  </w:style>
  <w:style w:type="paragraph" w:customStyle="1" w:styleId="10">
    <w:name w:val="1级节标题"/>
    <w:next w:val="a1"/>
    <w:link w:val="11"/>
    <w:qFormat/>
    <w:rsid w:val="00622FF5"/>
    <w:pPr>
      <w:spacing w:before="480" w:after="120"/>
      <w:outlineLvl w:val="1"/>
    </w:pPr>
    <w:rPr>
      <w:rFonts w:eastAsia="SimHei"/>
      <w:b/>
      <w:noProof/>
      <w:kern w:val="2"/>
      <w:sz w:val="28"/>
      <w:szCs w:val="24"/>
    </w:rPr>
  </w:style>
  <w:style w:type="character" w:customStyle="1" w:styleId="00">
    <w:name w:val="0章节标题 字符"/>
    <w:link w:val="0"/>
    <w:rsid w:val="00C40A84"/>
    <w:rPr>
      <w:rFonts w:eastAsia="SimHei"/>
      <w:b/>
      <w:bCs/>
      <w:kern w:val="2"/>
      <w:sz w:val="32"/>
      <w:szCs w:val="24"/>
    </w:rPr>
  </w:style>
  <w:style w:type="paragraph" w:customStyle="1" w:styleId="22">
    <w:name w:val="2级节标题"/>
    <w:next w:val="a1"/>
    <w:link w:val="23"/>
    <w:qFormat/>
    <w:rsid w:val="00756AB7"/>
    <w:pPr>
      <w:spacing w:before="240" w:after="120"/>
      <w:outlineLvl w:val="2"/>
    </w:pPr>
    <w:rPr>
      <w:rFonts w:eastAsia="SimHei"/>
      <w:b/>
      <w:noProof/>
      <w:kern w:val="2"/>
      <w:sz w:val="26"/>
      <w:szCs w:val="24"/>
    </w:rPr>
  </w:style>
  <w:style w:type="character" w:customStyle="1" w:styleId="11">
    <w:name w:val="1级节标题 字符"/>
    <w:link w:val="10"/>
    <w:rsid w:val="00622FF5"/>
    <w:rPr>
      <w:rFonts w:eastAsia="SimHei"/>
      <w:b/>
      <w:noProof/>
      <w:kern w:val="2"/>
      <w:sz w:val="28"/>
      <w:szCs w:val="24"/>
    </w:rPr>
  </w:style>
  <w:style w:type="paragraph" w:customStyle="1" w:styleId="af8">
    <w:name w:val="表头"/>
    <w:next w:val="a1"/>
    <w:link w:val="af9"/>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SimHei"/>
      <w:b/>
      <w:noProof/>
      <w:kern w:val="2"/>
      <w:sz w:val="26"/>
      <w:szCs w:val="24"/>
    </w:rPr>
  </w:style>
  <w:style w:type="paragraph" w:customStyle="1" w:styleId="afa">
    <w:name w:val="图题注"/>
    <w:next w:val="a1"/>
    <w:link w:val="afb"/>
    <w:qFormat/>
    <w:rsid w:val="003F0F6F"/>
    <w:pPr>
      <w:spacing w:before="120" w:after="120"/>
      <w:jc w:val="center"/>
    </w:pPr>
    <w:rPr>
      <w:kern w:val="2"/>
      <w:sz w:val="21"/>
      <w:szCs w:val="24"/>
    </w:rPr>
  </w:style>
  <w:style w:type="character" w:customStyle="1" w:styleId="af9">
    <w:name w:val="表头 字符"/>
    <w:link w:val="af8"/>
    <w:rsid w:val="003F0F6F"/>
    <w:rPr>
      <w:bCs/>
      <w:color w:val="000000"/>
      <w:kern w:val="2"/>
      <w:sz w:val="21"/>
      <w:szCs w:val="52"/>
    </w:rPr>
  </w:style>
  <w:style w:type="paragraph" w:customStyle="1" w:styleId="afc">
    <w:name w:val="致谢"/>
    <w:link w:val="afd"/>
    <w:qFormat/>
    <w:rsid w:val="003F0F6F"/>
    <w:pPr>
      <w:tabs>
        <w:tab w:val="center" w:pos="4139"/>
        <w:tab w:val="left" w:pos="7545"/>
        <w:tab w:val="right" w:leader="middleDot" w:pos="7740"/>
      </w:tabs>
      <w:spacing w:before="480" w:after="360" w:line="360" w:lineRule="auto"/>
      <w:jc w:val="center"/>
      <w:outlineLvl w:val="0"/>
    </w:pPr>
    <w:rPr>
      <w:rFonts w:eastAsia="SimHei"/>
      <w:b/>
      <w:bCs/>
      <w:kern w:val="2"/>
      <w:sz w:val="32"/>
      <w:szCs w:val="32"/>
    </w:rPr>
  </w:style>
  <w:style w:type="character" w:customStyle="1" w:styleId="afb">
    <w:name w:val="图题注 字符"/>
    <w:link w:val="afa"/>
    <w:rsid w:val="003F0F6F"/>
    <w:rPr>
      <w:kern w:val="2"/>
      <w:sz w:val="21"/>
      <w:szCs w:val="24"/>
    </w:rPr>
  </w:style>
  <w:style w:type="paragraph" w:customStyle="1" w:styleId="afe">
    <w:name w:val="致谢正文"/>
    <w:link w:val="aff"/>
    <w:qFormat/>
    <w:rsid w:val="003F0F6F"/>
    <w:pPr>
      <w:spacing w:line="320" w:lineRule="exact"/>
      <w:ind w:firstLineChars="200" w:firstLine="200"/>
      <w:jc w:val="both"/>
    </w:pPr>
    <w:rPr>
      <w:rFonts w:eastAsia="FangSong"/>
      <w:bCs/>
      <w:kern w:val="2"/>
      <w:sz w:val="24"/>
      <w:szCs w:val="32"/>
    </w:rPr>
  </w:style>
  <w:style w:type="character" w:customStyle="1" w:styleId="afd">
    <w:name w:val="致谢 字符"/>
    <w:link w:val="afc"/>
    <w:rsid w:val="003F0F6F"/>
    <w:rPr>
      <w:rFonts w:eastAsia="SimHei"/>
      <w:b/>
      <w:bCs/>
      <w:kern w:val="2"/>
      <w:sz w:val="32"/>
      <w:szCs w:val="32"/>
    </w:rPr>
  </w:style>
  <w:style w:type="paragraph" w:customStyle="1" w:styleId="a0">
    <w:name w:val="参考文献"/>
    <w:link w:val="aff0"/>
    <w:qFormat/>
    <w:rsid w:val="005C79E7"/>
    <w:pPr>
      <w:numPr>
        <w:numId w:val="4"/>
      </w:numPr>
      <w:spacing w:line="320" w:lineRule="exact"/>
      <w:jc w:val="both"/>
    </w:pPr>
    <w:rPr>
      <w:bCs/>
      <w:kern w:val="2"/>
      <w:sz w:val="21"/>
      <w:szCs w:val="32"/>
    </w:rPr>
  </w:style>
  <w:style w:type="character" w:customStyle="1" w:styleId="aff">
    <w:name w:val="致谢正文 字符"/>
    <w:link w:val="afe"/>
    <w:rsid w:val="003F0F6F"/>
    <w:rPr>
      <w:rFonts w:eastAsia="FangSong"/>
      <w:bCs/>
      <w:kern w:val="2"/>
      <w:sz w:val="24"/>
      <w:szCs w:val="32"/>
    </w:rPr>
  </w:style>
  <w:style w:type="paragraph" w:customStyle="1" w:styleId="aff1">
    <w:name w:val="参考文献标题"/>
    <w:next w:val="a0"/>
    <w:link w:val="aff2"/>
    <w:qFormat/>
    <w:rsid w:val="00F94637"/>
    <w:pPr>
      <w:spacing w:before="480" w:after="360"/>
      <w:jc w:val="center"/>
      <w:outlineLvl w:val="0"/>
    </w:pPr>
    <w:rPr>
      <w:rFonts w:eastAsia="SimHei"/>
      <w:b/>
      <w:bCs/>
      <w:kern w:val="2"/>
      <w:sz w:val="32"/>
      <w:szCs w:val="32"/>
    </w:rPr>
  </w:style>
  <w:style w:type="character" w:customStyle="1" w:styleId="aff0">
    <w:name w:val="参考文献 字符"/>
    <w:link w:val="a0"/>
    <w:rsid w:val="00F94637"/>
    <w:rPr>
      <w:bCs/>
      <w:kern w:val="2"/>
      <w:sz w:val="21"/>
      <w:szCs w:val="32"/>
    </w:rPr>
  </w:style>
  <w:style w:type="paragraph" w:customStyle="1" w:styleId="aff3">
    <w:name w:val="附录"/>
    <w:link w:val="aff4"/>
    <w:qFormat/>
    <w:rsid w:val="00A70DBA"/>
    <w:pPr>
      <w:spacing w:line="400" w:lineRule="exact"/>
      <w:ind w:firstLineChars="200" w:firstLine="200"/>
      <w:jc w:val="both"/>
    </w:pPr>
    <w:rPr>
      <w:kern w:val="2"/>
      <w:sz w:val="24"/>
      <w:szCs w:val="24"/>
    </w:rPr>
  </w:style>
  <w:style w:type="character" w:customStyle="1" w:styleId="aff2">
    <w:name w:val="参考文献标题 字符"/>
    <w:link w:val="aff1"/>
    <w:rsid w:val="00F94637"/>
    <w:rPr>
      <w:rFonts w:eastAsia="SimHei"/>
      <w:b/>
      <w:bCs/>
      <w:kern w:val="2"/>
      <w:sz w:val="32"/>
      <w:szCs w:val="32"/>
    </w:rPr>
  </w:style>
  <w:style w:type="paragraph" w:customStyle="1" w:styleId="aff5">
    <w:name w:val="研究成果"/>
    <w:basedOn w:val="a1"/>
    <w:link w:val="aff6"/>
    <w:qFormat/>
    <w:rsid w:val="00A70DBA"/>
    <w:pPr>
      <w:spacing w:line="320" w:lineRule="exact"/>
      <w:ind w:firstLineChars="0" w:firstLine="0"/>
    </w:pPr>
    <w:rPr>
      <w:bCs/>
      <w:sz w:val="21"/>
      <w:szCs w:val="21"/>
    </w:rPr>
  </w:style>
  <w:style w:type="character" w:customStyle="1" w:styleId="aff4">
    <w:name w:val="附录 字符"/>
    <w:link w:val="aff3"/>
    <w:rsid w:val="00A70DBA"/>
    <w:rPr>
      <w:kern w:val="2"/>
      <w:sz w:val="24"/>
      <w:szCs w:val="24"/>
    </w:rPr>
  </w:style>
  <w:style w:type="paragraph" w:customStyle="1" w:styleId="aff7">
    <w:name w:val="页眉格式"/>
    <w:basedOn w:val="af0"/>
    <w:link w:val="aff8"/>
    <w:qFormat/>
    <w:rsid w:val="00FC07C9"/>
    <w:pPr>
      <w:spacing w:line="240" w:lineRule="auto"/>
      <w:ind w:firstLineChars="0" w:firstLine="0"/>
    </w:pPr>
    <w:rPr>
      <w:sz w:val="21"/>
    </w:rPr>
  </w:style>
  <w:style w:type="character" w:customStyle="1" w:styleId="aff6">
    <w:name w:val="研究成果 字符"/>
    <w:link w:val="aff5"/>
    <w:rsid w:val="00A70DBA"/>
    <w:rPr>
      <w:bCs/>
      <w:kern w:val="2"/>
      <w:sz w:val="21"/>
      <w:szCs w:val="21"/>
    </w:rPr>
  </w:style>
  <w:style w:type="paragraph" w:customStyle="1" w:styleId="aff9">
    <w:name w:val="摘要文本"/>
    <w:basedOn w:val="a1"/>
    <w:link w:val="affa"/>
    <w:qFormat/>
    <w:rsid w:val="008905BD"/>
  </w:style>
  <w:style w:type="character" w:customStyle="1" w:styleId="af1">
    <w:name w:val="页眉 字符"/>
    <w:link w:val="af0"/>
    <w:uiPriority w:val="99"/>
    <w:rsid w:val="00D10168"/>
    <w:rPr>
      <w:kern w:val="2"/>
      <w:sz w:val="18"/>
      <w:szCs w:val="18"/>
    </w:rPr>
  </w:style>
  <w:style w:type="character" w:customStyle="1" w:styleId="aff8">
    <w:name w:val="页眉格式 字符"/>
    <w:link w:val="aff7"/>
    <w:rsid w:val="00FC07C9"/>
    <w:rPr>
      <w:kern w:val="2"/>
      <w:sz w:val="21"/>
      <w:szCs w:val="18"/>
    </w:rPr>
  </w:style>
  <w:style w:type="paragraph" w:customStyle="1" w:styleId="affb">
    <w:name w:val="关键词"/>
    <w:link w:val="affc"/>
    <w:qFormat/>
    <w:rsid w:val="006178E9"/>
    <w:pPr>
      <w:spacing w:line="400" w:lineRule="exact"/>
    </w:pPr>
    <w:rPr>
      <w:rFonts w:hAnsi="SimSun"/>
      <w:bCs/>
      <w:kern w:val="2"/>
      <w:sz w:val="24"/>
      <w:szCs w:val="24"/>
    </w:rPr>
  </w:style>
  <w:style w:type="character" w:customStyle="1" w:styleId="affa">
    <w:name w:val="摘要文本 字符"/>
    <w:link w:val="aff9"/>
    <w:rsid w:val="008905BD"/>
    <w:rPr>
      <w:kern w:val="2"/>
      <w:sz w:val="24"/>
      <w:szCs w:val="24"/>
    </w:rPr>
  </w:style>
  <w:style w:type="paragraph" w:customStyle="1" w:styleId="affd">
    <w:name w:val="摘要标题"/>
    <w:link w:val="affe"/>
    <w:qFormat/>
    <w:rsid w:val="004710E5"/>
    <w:pPr>
      <w:spacing w:before="480" w:after="360"/>
      <w:jc w:val="center"/>
    </w:pPr>
    <w:rPr>
      <w:rFonts w:eastAsia="SimHei"/>
      <w:b/>
      <w:bCs/>
      <w:kern w:val="2"/>
      <w:sz w:val="32"/>
      <w:szCs w:val="32"/>
    </w:rPr>
  </w:style>
  <w:style w:type="character" w:customStyle="1" w:styleId="affc">
    <w:name w:val="关键词 字符"/>
    <w:link w:val="affb"/>
    <w:rsid w:val="006178E9"/>
    <w:rPr>
      <w:rFonts w:hAnsi="SimSun"/>
      <w:bCs/>
      <w:kern w:val="2"/>
      <w:sz w:val="24"/>
      <w:szCs w:val="24"/>
    </w:rPr>
  </w:style>
  <w:style w:type="paragraph" w:customStyle="1" w:styleId="afff">
    <w:name w:val="表格文字"/>
    <w:link w:val="afff0"/>
    <w:qFormat/>
    <w:rsid w:val="00F56FDD"/>
    <w:pPr>
      <w:spacing w:line="280" w:lineRule="exact"/>
      <w:jc w:val="center"/>
    </w:pPr>
    <w:rPr>
      <w:kern w:val="2"/>
      <w:sz w:val="21"/>
      <w:szCs w:val="24"/>
    </w:rPr>
  </w:style>
  <w:style w:type="character" w:customStyle="1" w:styleId="affe">
    <w:name w:val="摘要标题 字符"/>
    <w:link w:val="affd"/>
    <w:rsid w:val="004710E5"/>
    <w:rPr>
      <w:rFonts w:eastAsia="SimHei"/>
      <w:b/>
      <w:bCs/>
      <w:kern w:val="2"/>
      <w:sz w:val="32"/>
      <w:szCs w:val="32"/>
    </w:rPr>
  </w:style>
  <w:style w:type="paragraph" w:customStyle="1" w:styleId="afff1">
    <w:name w:val="待修改内容"/>
    <w:basedOn w:val="a1"/>
    <w:link w:val="afff2"/>
    <w:qFormat/>
    <w:rsid w:val="009E4CA5"/>
    <w:pPr>
      <w:ind w:firstLine="480"/>
    </w:pPr>
    <w:rPr>
      <w:color w:val="FF0000"/>
    </w:rPr>
  </w:style>
  <w:style w:type="character" w:customStyle="1" w:styleId="afff0">
    <w:name w:val="表格文字 字符"/>
    <w:link w:val="afff"/>
    <w:rsid w:val="00F56FDD"/>
    <w:rPr>
      <w:kern w:val="2"/>
      <w:sz w:val="21"/>
      <w:szCs w:val="24"/>
    </w:rPr>
  </w:style>
  <w:style w:type="character" w:customStyle="1" w:styleId="afff2">
    <w:name w:val="待修改内容 字符"/>
    <w:basedOn w:val="a2"/>
    <w:link w:val="afff1"/>
    <w:rsid w:val="009E4CA5"/>
    <w:rPr>
      <w:color w:val="FF0000"/>
      <w:kern w:val="2"/>
      <w:sz w:val="24"/>
      <w:szCs w:val="24"/>
    </w:rPr>
  </w:style>
  <w:style w:type="paragraph" w:styleId="afff3">
    <w:name w:val="endnote text"/>
    <w:basedOn w:val="a1"/>
    <w:link w:val="afff4"/>
    <w:rsid w:val="00DF3FEF"/>
    <w:pPr>
      <w:snapToGrid w:val="0"/>
      <w:jc w:val="left"/>
    </w:pPr>
  </w:style>
  <w:style w:type="character" w:customStyle="1" w:styleId="afff4">
    <w:name w:val="尾注文本 字符"/>
    <w:basedOn w:val="a2"/>
    <w:link w:val="afff3"/>
    <w:rsid w:val="00DF3FEF"/>
    <w:rPr>
      <w:kern w:val="2"/>
      <w:sz w:val="24"/>
      <w:szCs w:val="24"/>
    </w:rPr>
  </w:style>
  <w:style w:type="character" w:styleId="afff5">
    <w:name w:val="endnote reference"/>
    <w:basedOn w:val="a2"/>
    <w:rsid w:val="00DF3FEF"/>
    <w:rPr>
      <w:vertAlign w:val="superscript"/>
    </w:rPr>
  </w:style>
  <w:style w:type="paragraph" w:styleId="afff6">
    <w:name w:val="Bibliography"/>
    <w:basedOn w:val="a1"/>
    <w:next w:val="a1"/>
    <w:uiPriority w:val="37"/>
    <w:unhideWhenUsed/>
    <w:rsid w:val="006161C9"/>
  </w:style>
  <w:style w:type="character" w:styleId="afff7">
    <w:name w:val="annotation reference"/>
    <w:basedOn w:val="a2"/>
    <w:rsid w:val="008B20BB"/>
    <w:rPr>
      <w:sz w:val="21"/>
      <w:szCs w:val="21"/>
    </w:rPr>
  </w:style>
  <w:style w:type="paragraph" w:styleId="afff8">
    <w:name w:val="annotation text"/>
    <w:basedOn w:val="a1"/>
    <w:link w:val="afff9"/>
    <w:rsid w:val="008B20BB"/>
    <w:pPr>
      <w:jc w:val="left"/>
    </w:pPr>
  </w:style>
  <w:style w:type="character" w:customStyle="1" w:styleId="afff9">
    <w:name w:val="批注文字 字符"/>
    <w:basedOn w:val="a2"/>
    <w:link w:val="afff8"/>
    <w:rsid w:val="008B20BB"/>
    <w:rPr>
      <w:kern w:val="2"/>
      <w:sz w:val="24"/>
      <w:szCs w:val="24"/>
    </w:rPr>
  </w:style>
  <w:style w:type="paragraph" w:styleId="afffa">
    <w:name w:val="annotation subject"/>
    <w:basedOn w:val="afff8"/>
    <w:next w:val="afff8"/>
    <w:link w:val="afffb"/>
    <w:semiHidden/>
    <w:unhideWhenUsed/>
    <w:rsid w:val="008B20BB"/>
    <w:rPr>
      <w:b/>
      <w:bCs/>
    </w:rPr>
  </w:style>
  <w:style w:type="character" w:customStyle="1" w:styleId="afffb">
    <w:name w:val="批注主题 字符"/>
    <w:basedOn w:val="afff9"/>
    <w:link w:val="afffa"/>
    <w:semiHidden/>
    <w:rsid w:val="008B20BB"/>
    <w:rPr>
      <w:b/>
      <w:bCs/>
      <w:kern w:val="2"/>
      <w:sz w:val="24"/>
      <w:szCs w:val="24"/>
    </w:rPr>
  </w:style>
  <w:style w:type="paragraph" w:styleId="afffc">
    <w:name w:val="Revision"/>
    <w:hidden/>
    <w:uiPriority w:val="99"/>
    <w:unhideWhenUsed/>
    <w:rsid w:val="00922CB8"/>
    <w:rPr>
      <w:kern w:val="2"/>
      <w:sz w:val="24"/>
      <w:szCs w:val="24"/>
    </w:rPr>
  </w:style>
  <w:style w:type="paragraph" w:styleId="afffd">
    <w:name w:val="caption"/>
    <w:basedOn w:val="a1"/>
    <w:next w:val="a1"/>
    <w:unhideWhenUsed/>
    <w:qFormat/>
    <w:rsid w:val="00751CA5"/>
    <w:rPr>
      <w:rFonts w:asciiTheme="majorHAnsi" w:eastAsia="SimHei" w:hAnsiTheme="majorHAnsi" w:cstheme="majorBidi"/>
      <w:sz w:val="20"/>
      <w:szCs w:val="20"/>
    </w:rPr>
  </w:style>
  <w:style w:type="character" w:customStyle="1" w:styleId="af">
    <w:name w:val="页脚 字符"/>
    <w:basedOn w:val="a2"/>
    <w:link w:val="ae"/>
    <w:uiPriority w:val="99"/>
    <w:rsid w:val="00342687"/>
    <w:rPr>
      <w:kern w:val="2"/>
      <w:sz w:val="18"/>
      <w:szCs w:val="18"/>
    </w:rPr>
  </w:style>
  <w:style w:type="table" w:styleId="afffe">
    <w:name w:val="Table Grid"/>
    <w:basedOn w:val="a3"/>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Placeholder Text"/>
    <w:basedOn w:val="a2"/>
    <w:uiPriority w:val="99"/>
    <w:unhideWhenUsed/>
    <w:rsid w:val="002615B4"/>
    <w:rPr>
      <w:color w:val="808080"/>
    </w:rPr>
  </w:style>
  <w:style w:type="paragraph" w:styleId="a">
    <w:name w:val="List Bullet"/>
    <w:basedOn w:val="a1"/>
    <w:rsid w:val="00747F23"/>
    <w:pPr>
      <w:numPr>
        <w:numId w:val="19"/>
      </w:numPr>
      <w:contextualSpacing/>
    </w:pPr>
  </w:style>
  <w:style w:type="character" w:customStyle="1" w:styleId="affff0">
    <w:name w:val="_"/>
    <w:basedOn w:val="a2"/>
    <w:rsid w:val="00372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485440698">
      <w:bodyDiv w:val="1"/>
      <w:marLeft w:val="0"/>
      <w:marRight w:val="0"/>
      <w:marTop w:val="0"/>
      <w:marBottom w:val="0"/>
      <w:divBdr>
        <w:top w:val="none" w:sz="0" w:space="0" w:color="auto"/>
        <w:left w:val="none" w:sz="0" w:space="0" w:color="auto"/>
        <w:bottom w:val="none" w:sz="0" w:space="0" w:color="auto"/>
        <w:right w:val="none" w:sz="0" w:space="0" w:color="auto"/>
      </w:divBdr>
      <w:divsChild>
        <w:div w:id="881022328">
          <w:marLeft w:val="0"/>
          <w:marRight w:val="0"/>
          <w:marTop w:val="0"/>
          <w:marBottom w:val="0"/>
          <w:divBdr>
            <w:top w:val="none" w:sz="0" w:space="0" w:color="auto"/>
            <w:left w:val="none" w:sz="0" w:space="0" w:color="auto"/>
            <w:bottom w:val="none" w:sz="0" w:space="0" w:color="auto"/>
            <w:right w:val="none" w:sz="0" w:space="0" w:color="auto"/>
          </w:divBdr>
        </w:div>
        <w:div w:id="2038968336">
          <w:marLeft w:val="0"/>
          <w:marRight w:val="0"/>
          <w:marTop w:val="0"/>
          <w:marBottom w:val="0"/>
          <w:divBdr>
            <w:top w:val="none" w:sz="0" w:space="0" w:color="auto"/>
            <w:left w:val="none" w:sz="0" w:space="0" w:color="auto"/>
            <w:bottom w:val="none" w:sz="0" w:space="0" w:color="auto"/>
            <w:right w:val="none" w:sz="0" w:space="0" w:color="auto"/>
          </w:divBdr>
        </w:div>
        <w:div w:id="2064257468">
          <w:marLeft w:val="0"/>
          <w:marRight w:val="0"/>
          <w:marTop w:val="0"/>
          <w:marBottom w:val="0"/>
          <w:divBdr>
            <w:top w:val="none" w:sz="0" w:space="0" w:color="auto"/>
            <w:left w:val="none" w:sz="0" w:space="0" w:color="auto"/>
            <w:bottom w:val="none" w:sz="0" w:space="0" w:color="auto"/>
            <w:right w:val="none" w:sz="0" w:space="0" w:color="auto"/>
          </w:divBdr>
        </w:div>
        <w:div w:id="1889799052">
          <w:marLeft w:val="0"/>
          <w:marRight w:val="0"/>
          <w:marTop w:val="0"/>
          <w:marBottom w:val="0"/>
          <w:divBdr>
            <w:top w:val="none" w:sz="0" w:space="0" w:color="auto"/>
            <w:left w:val="none" w:sz="0" w:space="0" w:color="auto"/>
            <w:bottom w:val="none" w:sz="0" w:space="0" w:color="auto"/>
            <w:right w:val="none" w:sz="0" w:space="0" w:color="auto"/>
          </w:divBdr>
        </w:div>
        <w:div w:id="390421741">
          <w:marLeft w:val="0"/>
          <w:marRight w:val="0"/>
          <w:marTop w:val="0"/>
          <w:marBottom w:val="0"/>
          <w:divBdr>
            <w:top w:val="none" w:sz="0" w:space="0" w:color="auto"/>
            <w:left w:val="none" w:sz="0" w:space="0" w:color="auto"/>
            <w:bottom w:val="none" w:sz="0" w:space="0" w:color="auto"/>
            <w:right w:val="none" w:sz="0" w:space="0" w:color="auto"/>
          </w:divBdr>
        </w:div>
        <w:div w:id="444733773">
          <w:marLeft w:val="0"/>
          <w:marRight w:val="0"/>
          <w:marTop w:val="0"/>
          <w:marBottom w:val="0"/>
          <w:divBdr>
            <w:top w:val="none" w:sz="0" w:space="0" w:color="auto"/>
            <w:left w:val="none" w:sz="0" w:space="0" w:color="auto"/>
            <w:bottom w:val="none" w:sz="0" w:space="0" w:color="auto"/>
            <w:right w:val="none" w:sz="0" w:space="0" w:color="auto"/>
          </w:divBdr>
        </w:div>
        <w:div w:id="962734838">
          <w:marLeft w:val="0"/>
          <w:marRight w:val="0"/>
          <w:marTop w:val="0"/>
          <w:marBottom w:val="0"/>
          <w:divBdr>
            <w:top w:val="none" w:sz="0" w:space="0" w:color="auto"/>
            <w:left w:val="none" w:sz="0" w:space="0" w:color="auto"/>
            <w:bottom w:val="none" w:sz="0" w:space="0" w:color="auto"/>
            <w:right w:val="none" w:sz="0" w:space="0" w:color="auto"/>
          </w:divBdr>
        </w:div>
        <w:div w:id="1126509791">
          <w:marLeft w:val="0"/>
          <w:marRight w:val="0"/>
          <w:marTop w:val="0"/>
          <w:marBottom w:val="0"/>
          <w:divBdr>
            <w:top w:val="none" w:sz="0" w:space="0" w:color="auto"/>
            <w:left w:val="none" w:sz="0" w:space="0" w:color="auto"/>
            <w:bottom w:val="none" w:sz="0" w:space="0" w:color="auto"/>
            <w:right w:val="none" w:sz="0" w:space="0" w:color="auto"/>
          </w:divBdr>
        </w:div>
        <w:div w:id="2090493589">
          <w:marLeft w:val="0"/>
          <w:marRight w:val="0"/>
          <w:marTop w:val="0"/>
          <w:marBottom w:val="0"/>
          <w:divBdr>
            <w:top w:val="none" w:sz="0" w:space="0" w:color="auto"/>
            <w:left w:val="none" w:sz="0" w:space="0" w:color="auto"/>
            <w:bottom w:val="none" w:sz="0" w:space="0" w:color="auto"/>
            <w:right w:val="none" w:sz="0" w:space="0" w:color="auto"/>
          </w:divBdr>
        </w:div>
        <w:div w:id="334499501">
          <w:marLeft w:val="0"/>
          <w:marRight w:val="0"/>
          <w:marTop w:val="0"/>
          <w:marBottom w:val="0"/>
          <w:divBdr>
            <w:top w:val="none" w:sz="0" w:space="0" w:color="auto"/>
            <w:left w:val="none" w:sz="0" w:space="0" w:color="auto"/>
            <w:bottom w:val="none" w:sz="0" w:space="0" w:color="auto"/>
            <w:right w:val="none" w:sz="0" w:space="0" w:color="auto"/>
          </w:divBdr>
        </w:div>
        <w:div w:id="179661263">
          <w:marLeft w:val="0"/>
          <w:marRight w:val="0"/>
          <w:marTop w:val="0"/>
          <w:marBottom w:val="0"/>
          <w:divBdr>
            <w:top w:val="none" w:sz="0" w:space="0" w:color="auto"/>
            <w:left w:val="none" w:sz="0" w:space="0" w:color="auto"/>
            <w:bottom w:val="none" w:sz="0" w:space="0" w:color="auto"/>
            <w:right w:val="none" w:sz="0" w:space="0" w:color="auto"/>
          </w:divBdr>
        </w:div>
        <w:div w:id="1221483269">
          <w:marLeft w:val="0"/>
          <w:marRight w:val="0"/>
          <w:marTop w:val="0"/>
          <w:marBottom w:val="0"/>
          <w:divBdr>
            <w:top w:val="none" w:sz="0" w:space="0" w:color="auto"/>
            <w:left w:val="none" w:sz="0" w:space="0" w:color="auto"/>
            <w:bottom w:val="none" w:sz="0" w:space="0" w:color="auto"/>
            <w:right w:val="none" w:sz="0" w:space="0" w:color="auto"/>
          </w:divBdr>
        </w:div>
        <w:div w:id="2024934486">
          <w:marLeft w:val="0"/>
          <w:marRight w:val="0"/>
          <w:marTop w:val="0"/>
          <w:marBottom w:val="0"/>
          <w:divBdr>
            <w:top w:val="none" w:sz="0" w:space="0" w:color="auto"/>
            <w:left w:val="none" w:sz="0" w:space="0" w:color="auto"/>
            <w:bottom w:val="none" w:sz="0" w:space="0" w:color="auto"/>
            <w:right w:val="none" w:sz="0" w:space="0" w:color="auto"/>
          </w:divBdr>
        </w:div>
        <w:div w:id="1178347339">
          <w:marLeft w:val="0"/>
          <w:marRight w:val="0"/>
          <w:marTop w:val="0"/>
          <w:marBottom w:val="0"/>
          <w:divBdr>
            <w:top w:val="none" w:sz="0" w:space="0" w:color="auto"/>
            <w:left w:val="none" w:sz="0" w:space="0" w:color="auto"/>
            <w:bottom w:val="none" w:sz="0" w:space="0" w:color="auto"/>
            <w:right w:val="none" w:sz="0" w:space="0" w:color="auto"/>
          </w:divBdr>
        </w:div>
        <w:div w:id="1970472842">
          <w:marLeft w:val="0"/>
          <w:marRight w:val="0"/>
          <w:marTop w:val="0"/>
          <w:marBottom w:val="0"/>
          <w:divBdr>
            <w:top w:val="none" w:sz="0" w:space="0" w:color="auto"/>
            <w:left w:val="none" w:sz="0" w:space="0" w:color="auto"/>
            <w:bottom w:val="none" w:sz="0" w:space="0" w:color="auto"/>
            <w:right w:val="none" w:sz="0" w:space="0" w:color="auto"/>
          </w:divBdr>
        </w:div>
        <w:div w:id="1006714390">
          <w:marLeft w:val="0"/>
          <w:marRight w:val="0"/>
          <w:marTop w:val="0"/>
          <w:marBottom w:val="0"/>
          <w:divBdr>
            <w:top w:val="none" w:sz="0" w:space="0" w:color="auto"/>
            <w:left w:val="none" w:sz="0" w:space="0" w:color="auto"/>
            <w:bottom w:val="none" w:sz="0" w:space="0" w:color="auto"/>
            <w:right w:val="none" w:sz="0" w:space="0" w:color="auto"/>
          </w:divBdr>
        </w:div>
        <w:div w:id="2044362432">
          <w:marLeft w:val="0"/>
          <w:marRight w:val="0"/>
          <w:marTop w:val="0"/>
          <w:marBottom w:val="0"/>
          <w:divBdr>
            <w:top w:val="none" w:sz="0" w:space="0" w:color="auto"/>
            <w:left w:val="none" w:sz="0" w:space="0" w:color="auto"/>
            <w:bottom w:val="none" w:sz="0" w:space="0" w:color="auto"/>
            <w:right w:val="none" w:sz="0" w:space="0" w:color="auto"/>
          </w:divBdr>
        </w:div>
        <w:div w:id="1157528152">
          <w:marLeft w:val="0"/>
          <w:marRight w:val="0"/>
          <w:marTop w:val="0"/>
          <w:marBottom w:val="0"/>
          <w:divBdr>
            <w:top w:val="none" w:sz="0" w:space="0" w:color="auto"/>
            <w:left w:val="none" w:sz="0" w:space="0" w:color="auto"/>
            <w:bottom w:val="none" w:sz="0" w:space="0" w:color="auto"/>
            <w:right w:val="none" w:sz="0" w:space="0" w:color="auto"/>
          </w:divBdr>
        </w:div>
        <w:div w:id="924263532">
          <w:marLeft w:val="0"/>
          <w:marRight w:val="0"/>
          <w:marTop w:val="0"/>
          <w:marBottom w:val="0"/>
          <w:divBdr>
            <w:top w:val="none" w:sz="0" w:space="0" w:color="auto"/>
            <w:left w:val="none" w:sz="0" w:space="0" w:color="auto"/>
            <w:bottom w:val="none" w:sz="0" w:space="0" w:color="auto"/>
            <w:right w:val="none" w:sz="0" w:space="0" w:color="auto"/>
          </w:divBdr>
        </w:div>
        <w:div w:id="1379277833">
          <w:marLeft w:val="0"/>
          <w:marRight w:val="0"/>
          <w:marTop w:val="0"/>
          <w:marBottom w:val="0"/>
          <w:divBdr>
            <w:top w:val="none" w:sz="0" w:space="0" w:color="auto"/>
            <w:left w:val="none" w:sz="0" w:space="0" w:color="auto"/>
            <w:bottom w:val="none" w:sz="0" w:space="0" w:color="auto"/>
            <w:right w:val="none" w:sz="0" w:space="0" w:color="auto"/>
          </w:divBdr>
        </w:div>
        <w:div w:id="142083603">
          <w:marLeft w:val="0"/>
          <w:marRight w:val="0"/>
          <w:marTop w:val="0"/>
          <w:marBottom w:val="0"/>
          <w:divBdr>
            <w:top w:val="none" w:sz="0" w:space="0" w:color="auto"/>
            <w:left w:val="none" w:sz="0" w:space="0" w:color="auto"/>
            <w:bottom w:val="none" w:sz="0" w:space="0" w:color="auto"/>
            <w:right w:val="none" w:sz="0" w:space="0" w:color="auto"/>
          </w:divBdr>
        </w:div>
        <w:div w:id="2125686806">
          <w:marLeft w:val="0"/>
          <w:marRight w:val="0"/>
          <w:marTop w:val="0"/>
          <w:marBottom w:val="0"/>
          <w:divBdr>
            <w:top w:val="none" w:sz="0" w:space="0" w:color="auto"/>
            <w:left w:val="none" w:sz="0" w:space="0" w:color="auto"/>
            <w:bottom w:val="none" w:sz="0" w:space="0" w:color="auto"/>
            <w:right w:val="none" w:sz="0" w:space="0" w:color="auto"/>
          </w:divBdr>
        </w:div>
        <w:div w:id="792938935">
          <w:marLeft w:val="0"/>
          <w:marRight w:val="0"/>
          <w:marTop w:val="0"/>
          <w:marBottom w:val="0"/>
          <w:divBdr>
            <w:top w:val="none" w:sz="0" w:space="0" w:color="auto"/>
            <w:left w:val="none" w:sz="0" w:space="0" w:color="auto"/>
            <w:bottom w:val="none" w:sz="0" w:space="0" w:color="auto"/>
            <w:right w:val="none" w:sz="0" w:space="0" w:color="auto"/>
          </w:divBdr>
        </w:div>
      </w:divsChild>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766121684">
      <w:bodyDiv w:val="1"/>
      <w:marLeft w:val="0"/>
      <w:marRight w:val="0"/>
      <w:marTop w:val="0"/>
      <w:marBottom w:val="0"/>
      <w:divBdr>
        <w:top w:val="none" w:sz="0" w:space="0" w:color="auto"/>
        <w:left w:val="none" w:sz="0" w:space="0" w:color="auto"/>
        <w:bottom w:val="none" w:sz="0" w:space="0" w:color="auto"/>
        <w:right w:val="none" w:sz="0" w:space="0" w:color="auto"/>
      </w:divBdr>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54526939">
      <w:bodyDiv w:val="1"/>
      <w:marLeft w:val="0"/>
      <w:marRight w:val="0"/>
      <w:marTop w:val="0"/>
      <w:marBottom w:val="0"/>
      <w:divBdr>
        <w:top w:val="none" w:sz="0" w:space="0" w:color="auto"/>
        <w:left w:val="none" w:sz="0" w:space="0" w:color="auto"/>
        <w:bottom w:val="none" w:sz="0" w:space="0" w:color="auto"/>
        <w:right w:val="none" w:sz="0" w:space="0" w:color="auto"/>
      </w:divBdr>
      <w:divsChild>
        <w:div w:id="370612192">
          <w:marLeft w:val="0"/>
          <w:marRight w:val="0"/>
          <w:marTop w:val="0"/>
          <w:marBottom w:val="0"/>
          <w:divBdr>
            <w:top w:val="none" w:sz="0" w:space="0" w:color="auto"/>
            <w:left w:val="none" w:sz="0" w:space="0" w:color="auto"/>
            <w:bottom w:val="none" w:sz="0" w:space="0" w:color="auto"/>
            <w:right w:val="none" w:sz="0" w:space="0" w:color="auto"/>
          </w:divBdr>
        </w:div>
        <w:div w:id="93331406">
          <w:marLeft w:val="0"/>
          <w:marRight w:val="0"/>
          <w:marTop w:val="0"/>
          <w:marBottom w:val="0"/>
          <w:divBdr>
            <w:top w:val="none" w:sz="0" w:space="0" w:color="auto"/>
            <w:left w:val="none" w:sz="0" w:space="0" w:color="auto"/>
            <w:bottom w:val="none" w:sz="0" w:space="0" w:color="auto"/>
            <w:right w:val="none" w:sz="0" w:space="0" w:color="auto"/>
          </w:divBdr>
        </w:div>
        <w:div w:id="778914849">
          <w:marLeft w:val="0"/>
          <w:marRight w:val="0"/>
          <w:marTop w:val="0"/>
          <w:marBottom w:val="0"/>
          <w:divBdr>
            <w:top w:val="none" w:sz="0" w:space="0" w:color="auto"/>
            <w:left w:val="none" w:sz="0" w:space="0" w:color="auto"/>
            <w:bottom w:val="none" w:sz="0" w:space="0" w:color="auto"/>
            <w:right w:val="none" w:sz="0" w:space="0" w:color="auto"/>
          </w:divBdr>
        </w:div>
        <w:div w:id="969243004">
          <w:marLeft w:val="0"/>
          <w:marRight w:val="0"/>
          <w:marTop w:val="0"/>
          <w:marBottom w:val="0"/>
          <w:divBdr>
            <w:top w:val="none" w:sz="0" w:space="0" w:color="auto"/>
            <w:left w:val="none" w:sz="0" w:space="0" w:color="auto"/>
            <w:bottom w:val="none" w:sz="0" w:space="0" w:color="auto"/>
            <w:right w:val="none" w:sz="0" w:space="0" w:color="auto"/>
          </w:divBdr>
        </w:div>
        <w:div w:id="742219712">
          <w:marLeft w:val="0"/>
          <w:marRight w:val="0"/>
          <w:marTop w:val="0"/>
          <w:marBottom w:val="0"/>
          <w:divBdr>
            <w:top w:val="none" w:sz="0" w:space="0" w:color="auto"/>
            <w:left w:val="none" w:sz="0" w:space="0" w:color="auto"/>
            <w:bottom w:val="none" w:sz="0" w:space="0" w:color="auto"/>
            <w:right w:val="none" w:sz="0" w:space="0" w:color="auto"/>
          </w:divBdr>
        </w:div>
        <w:div w:id="1818767501">
          <w:marLeft w:val="0"/>
          <w:marRight w:val="0"/>
          <w:marTop w:val="0"/>
          <w:marBottom w:val="0"/>
          <w:divBdr>
            <w:top w:val="none" w:sz="0" w:space="0" w:color="auto"/>
            <w:left w:val="none" w:sz="0" w:space="0" w:color="auto"/>
            <w:bottom w:val="none" w:sz="0" w:space="0" w:color="auto"/>
            <w:right w:val="none" w:sz="0" w:space="0" w:color="auto"/>
          </w:divBdr>
        </w:div>
        <w:div w:id="950933384">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388724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1264">
          <w:marLeft w:val="0"/>
          <w:marRight w:val="0"/>
          <w:marTop w:val="0"/>
          <w:marBottom w:val="0"/>
          <w:divBdr>
            <w:top w:val="none" w:sz="0" w:space="0" w:color="auto"/>
            <w:left w:val="none" w:sz="0" w:space="0" w:color="auto"/>
            <w:bottom w:val="none" w:sz="0" w:space="0" w:color="auto"/>
            <w:right w:val="none" w:sz="0" w:space="0" w:color="auto"/>
          </w:divBdr>
        </w:div>
        <w:div w:id="1988823200">
          <w:marLeft w:val="0"/>
          <w:marRight w:val="0"/>
          <w:marTop w:val="0"/>
          <w:marBottom w:val="0"/>
          <w:divBdr>
            <w:top w:val="none" w:sz="0" w:space="0" w:color="auto"/>
            <w:left w:val="none" w:sz="0" w:space="0" w:color="auto"/>
            <w:bottom w:val="none" w:sz="0" w:space="0" w:color="auto"/>
            <w:right w:val="none" w:sz="0" w:space="0" w:color="auto"/>
          </w:divBdr>
        </w:div>
        <w:div w:id="2037146594">
          <w:marLeft w:val="0"/>
          <w:marRight w:val="0"/>
          <w:marTop w:val="0"/>
          <w:marBottom w:val="0"/>
          <w:divBdr>
            <w:top w:val="none" w:sz="0" w:space="0" w:color="auto"/>
            <w:left w:val="none" w:sz="0" w:space="0" w:color="auto"/>
            <w:bottom w:val="none" w:sz="0" w:space="0" w:color="auto"/>
            <w:right w:val="none" w:sz="0" w:space="0" w:color="auto"/>
          </w:divBdr>
        </w:div>
        <w:div w:id="151022188">
          <w:marLeft w:val="0"/>
          <w:marRight w:val="0"/>
          <w:marTop w:val="0"/>
          <w:marBottom w:val="0"/>
          <w:divBdr>
            <w:top w:val="none" w:sz="0" w:space="0" w:color="auto"/>
            <w:left w:val="none" w:sz="0" w:space="0" w:color="auto"/>
            <w:bottom w:val="none" w:sz="0" w:space="0" w:color="auto"/>
            <w:right w:val="none" w:sz="0" w:space="0" w:color="auto"/>
          </w:divBdr>
        </w:div>
        <w:div w:id="1659532332">
          <w:marLeft w:val="0"/>
          <w:marRight w:val="0"/>
          <w:marTop w:val="0"/>
          <w:marBottom w:val="0"/>
          <w:divBdr>
            <w:top w:val="none" w:sz="0" w:space="0" w:color="auto"/>
            <w:left w:val="none" w:sz="0" w:space="0" w:color="auto"/>
            <w:bottom w:val="none" w:sz="0" w:space="0" w:color="auto"/>
            <w:right w:val="none" w:sz="0" w:space="0" w:color="auto"/>
          </w:divBdr>
        </w:div>
        <w:div w:id="1522815108">
          <w:marLeft w:val="0"/>
          <w:marRight w:val="0"/>
          <w:marTop w:val="0"/>
          <w:marBottom w:val="0"/>
          <w:divBdr>
            <w:top w:val="none" w:sz="0" w:space="0" w:color="auto"/>
            <w:left w:val="none" w:sz="0" w:space="0" w:color="auto"/>
            <w:bottom w:val="none" w:sz="0" w:space="0" w:color="auto"/>
            <w:right w:val="none" w:sz="0" w:space="0" w:color="auto"/>
          </w:divBdr>
        </w:div>
        <w:div w:id="1708140842">
          <w:marLeft w:val="0"/>
          <w:marRight w:val="0"/>
          <w:marTop w:val="0"/>
          <w:marBottom w:val="0"/>
          <w:divBdr>
            <w:top w:val="none" w:sz="0" w:space="0" w:color="auto"/>
            <w:left w:val="none" w:sz="0" w:space="0" w:color="auto"/>
            <w:bottom w:val="none" w:sz="0" w:space="0" w:color="auto"/>
            <w:right w:val="none" w:sz="0" w:space="0" w:color="auto"/>
          </w:divBdr>
        </w:div>
      </w:divsChild>
    </w:div>
    <w:div w:id="1549955507">
      <w:bodyDiv w:val="1"/>
      <w:marLeft w:val="0"/>
      <w:marRight w:val="0"/>
      <w:marTop w:val="0"/>
      <w:marBottom w:val="0"/>
      <w:divBdr>
        <w:top w:val="none" w:sz="0" w:space="0" w:color="auto"/>
        <w:left w:val="none" w:sz="0" w:space="0" w:color="auto"/>
        <w:bottom w:val="none" w:sz="0" w:space="0" w:color="auto"/>
        <w:right w:val="none" w:sz="0" w:space="0" w:color="auto"/>
      </w:divBdr>
      <w:divsChild>
        <w:div w:id="420683991">
          <w:marLeft w:val="0"/>
          <w:marRight w:val="0"/>
          <w:marTop w:val="0"/>
          <w:marBottom w:val="0"/>
          <w:divBdr>
            <w:top w:val="none" w:sz="0" w:space="0" w:color="auto"/>
            <w:left w:val="none" w:sz="0" w:space="0" w:color="auto"/>
            <w:bottom w:val="none" w:sz="0" w:space="0" w:color="auto"/>
            <w:right w:val="none" w:sz="0" w:space="0" w:color="auto"/>
          </w:divBdr>
        </w:div>
        <w:div w:id="1633634163">
          <w:marLeft w:val="0"/>
          <w:marRight w:val="0"/>
          <w:marTop w:val="0"/>
          <w:marBottom w:val="0"/>
          <w:divBdr>
            <w:top w:val="none" w:sz="0" w:space="0" w:color="auto"/>
            <w:left w:val="none" w:sz="0" w:space="0" w:color="auto"/>
            <w:bottom w:val="none" w:sz="0" w:space="0" w:color="auto"/>
            <w:right w:val="none" w:sz="0" w:space="0" w:color="auto"/>
          </w:divBdr>
        </w:div>
        <w:div w:id="747770742">
          <w:marLeft w:val="0"/>
          <w:marRight w:val="0"/>
          <w:marTop w:val="0"/>
          <w:marBottom w:val="0"/>
          <w:divBdr>
            <w:top w:val="none" w:sz="0" w:space="0" w:color="auto"/>
            <w:left w:val="none" w:sz="0" w:space="0" w:color="auto"/>
            <w:bottom w:val="none" w:sz="0" w:space="0" w:color="auto"/>
            <w:right w:val="none" w:sz="0" w:space="0" w:color="auto"/>
          </w:divBdr>
        </w:div>
        <w:div w:id="913515128">
          <w:marLeft w:val="0"/>
          <w:marRight w:val="0"/>
          <w:marTop w:val="0"/>
          <w:marBottom w:val="0"/>
          <w:divBdr>
            <w:top w:val="none" w:sz="0" w:space="0" w:color="auto"/>
            <w:left w:val="none" w:sz="0" w:space="0" w:color="auto"/>
            <w:bottom w:val="none" w:sz="0" w:space="0" w:color="auto"/>
            <w:right w:val="none" w:sz="0" w:space="0" w:color="auto"/>
          </w:divBdr>
        </w:div>
        <w:div w:id="1600259743">
          <w:marLeft w:val="0"/>
          <w:marRight w:val="0"/>
          <w:marTop w:val="0"/>
          <w:marBottom w:val="0"/>
          <w:divBdr>
            <w:top w:val="none" w:sz="0" w:space="0" w:color="auto"/>
            <w:left w:val="none" w:sz="0" w:space="0" w:color="auto"/>
            <w:bottom w:val="none" w:sz="0" w:space="0" w:color="auto"/>
            <w:right w:val="none" w:sz="0" w:space="0" w:color="auto"/>
          </w:divBdr>
        </w:div>
        <w:div w:id="466052929">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880509334">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header" Target="header8.xml"/><Relationship Id="rId39" Type="http://schemas.openxmlformats.org/officeDocument/2006/relationships/image" Target="media/image9.png"/><Relationship Id="rId21" Type="http://schemas.openxmlformats.org/officeDocument/2006/relationships/header" Target="header6.xm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5.xml"/><Relationship Id="rId29" Type="http://schemas.openxmlformats.org/officeDocument/2006/relationships/image" Target="media/image2.png"/><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header" Target="header14.xml"/><Relationship Id="rId61" Type="http://schemas.openxmlformats.org/officeDocument/2006/relationships/header" Target="header17.xml"/><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footer" Target="footer8.xm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footer" Target="footer7.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header" Target="header12.xml"/><Relationship Id="rId59" Type="http://schemas.openxmlformats.org/officeDocument/2006/relationships/hyperlink" Target="https://github.com/OpenXiangShan/XiangShan-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62</Pages>
  <Words>9095</Words>
  <Characters>51845</Characters>
  <Application>Microsoft Office Word</Application>
  <DocSecurity>0</DocSecurity>
  <PresentationFormat/>
  <Lines>432</Lines>
  <Paragraphs>121</Paragraphs>
  <Slides>0</Slides>
  <Notes>0</Notes>
  <HiddenSlides>0</HiddenSlides>
  <MMClips>0</MMClips>
  <ScaleCrop>false</ScaleCrop>
  <Manager/>
  <Company>gs</Company>
  <LinksUpToDate>false</LinksUpToDate>
  <CharactersWithSpaces>60819</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c</dc:creator>
  <cp:keywords/>
  <dc:description/>
  <cp:lastModifiedBy>Xu Zichen</cp:lastModifiedBy>
  <cp:revision>2</cp:revision>
  <cp:lastPrinted>2005-03-03T00:44:00Z</cp:lastPrinted>
  <dcterms:created xsi:type="dcterms:W3CDTF">2022-04-04T13:49:00Z</dcterms:created>
  <dcterms:modified xsi:type="dcterms:W3CDTF">2022-04-04T13:49:00Z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